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802D2" w14:textId="77777777" w:rsidR="004B0384" w:rsidRDefault="004B0384" w:rsidP="004B0384">
      <w:pPr>
        <w:jc w:val="center"/>
        <w:rPr>
          <w:sz w:val="32"/>
          <w:szCs w:val="32"/>
        </w:rPr>
      </w:pPr>
      <w:r>
        <w:rPr>
          <w:sz w:val="32"/>
          <w:szCs w:val="32"/>
        </w:rPr>
        <w:t>LATVIJAS UNIVERSITĀTE</w:t>
      </w:r>
    </w:p>
    <w:p w14:paraId="173E671B" w14:textId="0B3ADBF4" w:rsidR="004B0384" w:rsidRDefault="004B0384" w:rsidP="004B0384">
      <w:pPr>
        <w:jc w:val="center"/>
        <w:rPr>
          <w:sz w:val="32"/>
          <w:szCs w:val="32"/>
        </w:rPr>
      </w:pPr>
      <w:r>
        <w:rPr>
          <w:sz w:val="32"/>
          <w:szCs w:val="32"/>
        </w:rPr>
        <w:t>DATORIKAS FAKULTĀTE</w:t>
      </w:r>
    </w:p>
    <w:p w14:paraId="6C14E47F" w14:textId="788ED990" w:rsidR="004B0384" w:rsidRDefault="004B0384" w:rsidP="004B0384">
      <w:pPr>
        <w:jc w:val="center"/>
        <w:rPr>
          <w:sz w:val="32"/>
          <w:szCs w:val="32"/>
        </w:rPr>
      </w:pPr>
    </w:p>
    <w:p w14:paraId="1B3D6C37" w14:textId="1E6D3A0C" w:rsidR="004B0384" w:rsidRDefault="004B0384" w:rsidP="004B0384">
      <w:pPr>
        <w:jc w:val="center"/>
        <w:rPr>
          <w:sz w:val="32"/>
          <w:szCs w:val="32"/>
        </w:rPr>
      </w:pPr>
    </w:p>
    <w:p w14:paraId="5F589D73" w14:textId="659D1C5E" w:rsidR="004B0384" w:rsidRDefault="004B0384" w:rsidP="004B0384">
      <w:pPr>
        <w:jc w:val="center"/>
        <w:rPr>
          <w:sz w:val="32"/>
          <w:szCs w:val="32"/>
        </w:rPr>
      </w:pPr>
    </w:p>
    <w:p w14:paraId="575628F3" w14:textId="77777777" w:rsidR="004B0384" w:rsidRDefault="004B0384" w:rsidP="004B0384">
      <w:pPr>
        <w:jc w:val="center"/>
        <w:rPr>
          <w:sz w:val="28"/>
          <w:szCs w:val="28"/>
        </w:rPr>
      </w:pPr>
    </w:p>
    <w:p w14:paraId="50064722" w14:textId="77777777" w:rsidR="004B0384" w:rsidRDefault="004B0384" w:rsidP="004B0384">
      <w:pPr>
        <w:jc w:val="center"/>
        <w:rPr>
          <w:b/>
        </w:rPr>
      </w:pPr>
    </w:p>
    <w:p w14:paraId="1BE3B267" w14:textId="77777777" w:rsidR="004B0384" w:rsidRDefault="004B0384" w:rsidP="004B0384">
      <w:pPr>
        <w:jc w:val="center"/>
        <w:rPr>
          <w:b/>
        </w:rPr>
      </w:pPr>
    </w:p>
    <w:p w14:paraId="093FE519" w14:textId="77777777" w:rsidR="004B0384" w:rsidRDefault="004B0384" w:rsidP="004B0384">
      <w:pPr>
        <w:jc w:val="center"/>
        <w:rPr>
          <w:b/>
        </w:rPr>
      </w:pPr>
    </w:p>
    <w:p w14:paraId="7344B517" w14:textId="77777777" w:rsidR="004B0384" w:rsidRDefault="004B0384" w:rsidP="004B0384">
      <w:pPr>
        <w:jc w:val="center"/>
        <w:rPr>
          <w:b/>
        </w:rPr>
      </w:pPr>
    </w:p>
    <w:p w14:paraId="2DE4185C" w14:textId="77777777" w:rsidR="004B0384" w:rsidRDefault="004B0384" w:rsidP="004B0384">
      <w:pPr>
        <w:jc w:val="center"/>
        <w:rPr>
          <w:b/>
        </w:rPr>
      </w:pPr>
    </w:p>
    <w:p w14:paraId="22875592" w14:textId="77777777" w:rsidR="004B0384" w:rsidRDefault="004B0384" w:rsidP="004B0384">
      <w:pPr>
        <w:jc w:val="center"/>
        <w:rPr>
          <w:b/>
        </w:rPr>
      </w:pPr>
    </w:p>
    <w:p w14:paraId="3CEA74D7" w14:textId="77777777" w:rsidR="004B0384" w:rsidRDefault="004B0384" w:rsidP="004B0384">
      <w:pPr>
        <w:jc w:val="center"/>
        <w:rPr>
          <w:b/>
        </w:rPr>
      </w:pPr>
    </w:p>
    <w:p w14:paraId="09913BCB" w14:textId="77777777" w:rsidR="004B0384" w:rsidRDefault="004B0384" w:rsidP="004B0384">
      <w:pPr>
        <w:jc w:val="center"/>
        <w:rPr>
          <w:b/>
        </w:rPr>
      </w:pPr>
    </w:p>
    <w:p w14:paraId="20ADD55B" w14:textId="78393EAA" w:rsidR="004B0384" w:rsidRDefault="004B0384" w:rsidP="004B0384">
      <w:pPr>
        <w:jc w:val="center"/>
        <w:rPr>
          <w:b/>
          <w:sz w:val="36"/>
          <w:szCs w:val="36"/>
        </w:rPr>
      </w:pPr>
      <w:r>
        <w:rPr>
          <w:b/>
          <w:sz w:val="36"/>
          <w:szCs w:val="36"/>
        </w:rPr>
        <w:t>NEVIENDABĪGU INTEGRĒTU DATU AVOTU EVOLŪCIJAS APSTRĀDE</w:t>
      </w:r>
    </w:p>
    <w:p w14:paraId="47DEC924" w14:textId="77777777" w:rsidR="004B0384" w:rsidRDefault="004B0384" w:rsidP="004B0384">
      <w:pPr>
        <w:jc w:val="center"/>
        <w:rPr>
          <w:b/>
        </w:rPr>
      </w:pPr>
    </w:p>
    <w:p w14:paraId="48D7560D" w14:textId="77777777" w:rsidR="004B0384" w:rsidRDefault="004B0384" w:rsidP="004B0384">
      <w:pPr>
        <w:jc w:val="center"/>
        <w:rPr>
          <w:b/>
        </w:rPr>
      </w:pPr>
    </w:p>
    <w:p w14:paraId="080D00C0" w14:textId="77777777" w:rsidR="004B0384" w:rsidRDefault="004B0384" w:rsidP="004B0384">
      <w:pPr>
        <w:jc w:val="center"/>
        <w:rPr>
          <w:b/>
        </w:rPr>
      </w:pPr>
    </w:p>
    <w:p w14:paraId="75E278EC" w14:textId="77777777" w:rsidR="004B0384" w:rsidRDefault="004B0384" w:rsidP="004B0384">
      <w:pPr>
        <w:jc w:val="center"/>
        <w:rPr>
          <w:sz w:val="32"/>
          <w:szCs w:val="32"/>
        </w:rPr>
      </w:pPr>
      <w:r>
        <w:rPr>
          <w:sz w:val="32"/>
          <w:szCs w:val="32"/>
        </w:rPr>
        <w:t>BAKALAURA DARBS</w:t>
      </w:r>
    </w:p>
    <w:p w14:paraId="0C45F843" w14:textId="77777777" w:rsidR="004B0384" w:rsidRDefault="004B0384" w:rsidP="004B0384">
      <w:pPr>
        <w:jc w:val="center"/>
        <w:rPr>
          <w:sz w:val="28"/>
          <w:szCs w:val="28"/>
        </w:rPr>
      </w:pPr>
    </w:p>
    <w:p w14:paraId="7351E5FF" w14:textId="77777777" w:rsidR="004B0384" w:rsidRDefault="004B0384" w:rsidP="004B0384">
      <w:pPr>
        <w:jc w:val="center"/>
        <w:rPr>
          <w:sz w:val="28"/>
          <w:szCs w:val="28"/>
        </w:rPr>
      </w:pPr>
    </w:p>
    <w:p w14:paraId="27F168AA" w14:textId="77777777" w:rsidR="004B0384" w:rsidRDefault="004B0384" w:rsidP="004B0384">
      <w:pPr>
        <w:jc w:val="center"/>
        <w:rPr>
          <w:sz w:val="28"/>
          <w:szCs w:val="28"/>
        </w:rPr>
      </w:pPr>
    </w:p>
    <w:p w14:paraId="73491380" w14:textId="77777777" w:rsidR="004B0384" w:rsidRDefault="004B0384" w:rsidP="004B0384">
      <w:pPr>
        <w:jc w:val="center"/>
        <w:rPr>
          <w:sz w:val="28"/>
          <w:szCs w:val="28"/>
        </w:rPr>
      </w:pPr>
    </w:p>
    <w:p w14:paraId="557E1C38" w14:textId="68B41FA3" w:rsidR="004B0384" w:rsidRDefault="004B0384" w:rsidP="004B0384">
      <w:pPr>
        <w:jc w:val="center"/>
        <w:rPr>
          <w:sz w:val="28"/>
          <w:szCs w:val="28"/>
        </w:rPr>
      </w:pPr>
    </w:p>
    <w:p w14:paraId="612E8EFF" w14:textId="5230C439" w:rsidR="004B0384" w:rsidRDefault="004B0384" w:rsidP="004B0384">
      <w:pPr>
        <w:jc w:val="center"/>
        <w:rPr>
          <w:sz w:val="28"/>
          <w:szCs w:val="28"/>
        </w:rPr>
      </w:pPr>
    </w:p>
    <w:p w14:paraId="33E494A7" w14:textId="63278B41" w:rsidR="004B0384" w:rsidRDefault="004B0384" w:rsidP="004B0384">
      <w:pPr>
        <w:jc w:val="center"/>
        <w:rPr>
          <w:sz w:val="28"/>
          <w:szCs w:val="28"/>
        </w:rPr>
      </w:pPr>
    </w:p>
    <w:p w14:paraId="16296DCF" w14:textId="77777777" w:rsidR="004B0384" w:rsidRDefault="004B0384" w:rsidP="0010434F">
      <w:pPr>
        <w:pStyle w:val="apaknodaasvirsraksts"/>
      </w:pPr>
    </w:p>
    <w:p w14:paraId="7D5B2EB7" w14:textId="2E1C1EA3" w:rsidR="004B0384" w:rsidRDefault="004B0384" w:rsidP="004B0384">
      <w:pPr>
        <w:jc w:val="center"/>
        <w:rPr>
          <w:sz w:val="28"/>
          <w:szCs w:val="28"/>
        </w:rPr>
      </w:pPr>
    </w:p>
    <w:p w14:paraId="07D02C4F" w14:textId="5840850D" w:rsidR="004B0384" w:rsidRDefault="004B0384" w:rsidP="004B0384">
      <w:pPr>
        <w:jc w:val="center"/>
        <w:rPr>
          <w:sz w:val="28"/>
          <w:szCs w:val="28"/>
        </w:rPr>
      </w:pPr>
    </w:p>
    <w:p w14:paraId="3E3D1FF6" w14:textId="77777777" w:rsidR="004B0384" w:rsidRDefault="004B0384" w:rsidP="004B0384">
      <w:pPr>
        <w:jc w:val="center"/>
        <w:rPr>
          <w:sz w:val="28"/>
          <w:szCs w:val="28"/>
        </w:rPr>
      </w:pPr>
    </w:p>
    <w:p w14:paraId="620D80F6" w14:textId="77777777" w:rsidR="004B0384" w:rsidRDefault="004B0384" w:rsidP="004B0384">
      <w:pPr>
        <w:jc w:val="center"/>
        <w:rPr>
          <w:sz w:val="28"/>
          <w:szCs w:val="28"/>
        </w:rPr>
      </w:pPr>
    </w:p>
    <w:p w14:paraId="3B19376E" w14:textId="0A6DC5C0" w:rsidR="004B0384" w:rsidRDefault="004B0384" w:rsidP="004B0384">
      <w:pPr>
        <w:rPr>
          <w:b/>
          <w:sz w:val="28"/>
          <w:szCs w:val="28"/>
        </w:rPr>
      </w:pPr>
      <w:r>
        <w:rPr>
          <w:sz w:val="28"/>
          <w:szCs w:val="28"/>
        </w:rPr>
        <w:t xml:space="preserve">Autors: </w:t>
      </w:r>
      <w:r>
        <w:rPr>
          <w:b/>
          <w:sz w:val="28"/>
          <w:szCs w:val="28"/>
        </w:rPr>
        <w:t>Lauma Svilpe</w:t>
      </w:r>
    </w:p>
    <w:p w14:paraId="51705D89" w14:textId="7F6EA49F" w:rsidR="004B0384" w:rsidRDefault="004B0384" w:rsidP="004B0384">
      <w:pPr>
        <w:rPr>
          <w:sz w:val="28"/>
          <w:szCs w:val="28"/>
        </w:rPr>
      </w:pPr>
      <w:r>
        <w:rPr>
          <w:sz w:val="28"/>
          <w:szCs w:val="28"/>
        </w:rPr>
        <w:t>Studenta apliecības Nr.: ls16043</w:t>
      </w:r>
    </w:p>
    <w:p w14:paraId="5EC14428" w14:textId="1B7F6793" w:rsidR="004B0384" w:rsidRDefault="004B0384" w:rsidP="004B0384">
      <w:pPr>
        <w:rPr>
          <w:sz w:val="28"/>
          <w:szCs w:val="28"/>
        </w:rPr>
      </w:pPr>
      <w:r>
        <w:rPr>
          <w:sz w:val="28"/>
          <w:szCs w:val="28"/>
        </w:rPr>
        <w:t xml:space="preserve">Darba vadītājs: </w:t>
      </w:r>
      <w:r w:rsidR="001510FA">
        <w:rPr>
          <w:sz w:val="28"/>
          <w:szCs w:val="28"/>
        </w:rPr>
        <w:t>aso</w:t>
      </w:r>
      <w:r w:rsidR="002D6865">
        <w:rPr>
          <w:sz w:val="28"/>
          <w:szCs w:val="28"/>
        </w:rPr>
        <w:t>c</w:t>
      </w:r>
      <w:r w:rsidR="00E37695">
        <w:rPr>
          <w:sz w:val="28"/>
          <w:szCs w:val="28"/>
        </w:rPr>
        <w:t>iētā</w:t>
      </w:r>
      <w:r w:rsidR="001510FA">
        <w:rPr>
          <w:sz w:val="28"/>
          <w:szCs w:val="28"/>
        </w:rPr>
        <w:t xml:space="preserve"> </w:t>
      </w:r>
      <w:r w:rsidR="002D6865">
        <w:rPr>
          <w:sz w:val="28"/>
          <w:szCs w:val="28"/>
        </w:rPr>
        <w:t>p</w:t>
      </w:r>
      <w:r>
        <w:rPr>
          <w:sz w:val="28"/>
          <w:szCs w:val="28"/>
        </w:rPr>
        <w:t>rof</w:t>
      </w:r>
      <w:r w:rsidR="00E37695">
        <w:rPr>
          <w:sz w:val="28"/>
          <w:szCs w:val="28"/>
        </w:rPr>
        <w:t>esore</w:t>
      </w:r>
      <w:r>
        <w:rPr>
          <w:sz w:val="28"/>
          <w:szCs w:val="28"/>
        </w:rPr>
        <w:t xml:space="preserve"> Dr. dat. Darja Solodovņikova</w:t>
      </w:r>
    </w:p>
    <w:p w14:paraId="3760A83F" w14:textId="77777777" w:rsidR="004B0384" w:rsidRDefault="004B0384" w:rsidP="004B0384">
      <w:pPr>
        <w:ind w:hanging="720"/>
        <w:jc w:val="center"/>
        <w:rPr>
          <w:b/>
        </w:rPr>
      </w:pPr>
    </w:p>
    <w:p w14:paraId="12233A14" w14:textId="77777777" w:rsidR="004B0384" w:rsidRDefault="004B0384" w:rsidP="004B0384">
      <w:pPr>
        <w:jc w:val="center"/>
        <w:rPr>
          <w:b/>
        </w:rPr>
      </w:pPr>
    </w:p>
    <w:p w14:paraId="44FEE626" w14:textId="49FFEAD8" w:rsidR="004B0384" w:rsidRDefault="004B0384" w:rsidP="004B0384">
      <w:pPr>
        <w:jc w:val="center"/>
        <w:rPr>
          <w:b/>
        </w:rPr>
      </w:pPr>
    </w:p>
    <w:p w14:paraId="297A0956" w14:textId="77777777" w:rsidR="004B0384" w:rsidRDefault="004B0384" w:rsidP="004B0384">
      <w:pPr>
        <w:jc w:val="center"/>
        <w:rPr>
          <w:b/>
        </w:rPr>
      </w:pPr>
    </w:p>
    <w:p w14:paraId="49C4F4BF" w14:textId="77777777" w:rsidR="004B0384" w:rsidRDefault="004B0384" w:rsidP="004B0384">
      <w:pPr>
        <w:jc w:val="center"/>
        <w:rPr>
          <w:b/>
        </w:rPr>
      </w:pPr>
    </w:p>
    <w:p w14:paraId="23EE1F53" w14:textId="77777777" w:rsidR="004B0384" w:rsidRDefault="004B0384" w:rsidP="004B0384">
      <w:pPr>
        <w:jc w:val="center"/>
        <w:rPr>
          <w:b/>
        </w:rPr>
      </w:pPr>
    </w:p>
    <w:p w14:paraId="11B7413E" w14:textId="3E4E9B99" w:rsidR="004B0384" w:rsidRDefault="004B0384" w:rsidP="004B0384">
      <w:pPr>
        <w:jc w:val="center"/>
        <w:rPr>
          <w:sz w:val="32"/>
          <w:szCs w:val="32"/>
        </w:rPr>
      </w:pPr>
      <w:r>
        <w:rPr>
          <w:sz w:val="32"/>
          <w:szCs w:val="32"/>
        </w:rPr>
        <w:t>RĪGA 2020</w:t>
      </w:r>
      <w:r>
        <w:rPr>
          <w:sz w:val="32"/>
          <w:szCs w:val="32"/>
        </w:rPr>
        <w:br w:type="page"/>
      </w:r>
    </w:p>
    <w:p w14:paraId="3F7AF351" w14:textId="26D8AF77" w:rsidR="00F0549C" w:rsidRDefault="00E53D40" w:rsidP="0090464E">
      <w:pPr>
        <w:spacing w:after="480"/>
        <w:jc w:val="center"/>
        <w:rPr>
          <w:sz w:val="28"/>
          <w:szCs w:val="28"/>
        </w:rPr>
      </w:pPr>
      <w:r>
        <w:rPr>
          <w:sz w:val="28"/>
          <w:szCs w:val="28"/>
        </w:rPr>
        <w:lastRenderedPageBreak/>
        <w:t>ANOTĀCIJA</w:t>
      </w:r>
    </w:p>
    <w:p w14:paraId="157D5F43" w14:textId="05BC569D" w:rsidR="0010434F" w:rsidRDefault="0010434F" w:rsidP="00631A83">
      <w:pPr>
        <w:pStyle w:val="attlavirsraksts"/>
      </w:pPr>
    </w:p>
    <w:p w14:paraId="255381FE" w14:textId="638C2119" w:rsidR="0010434F" w:rsidRDefault="0090464E" w:rsidP="00E53D40">
      <w:pPr>
        <w:pStyle w:val="Teksts"/>
      </w:pPr>
      <w:r w:rsidRPr="0090464E">
        <w:t>Neviendabīgu integrētu datu avotu evolūcija ir kļuvusi par aktuālu problēmu, jo dati mūsdienās ir ļoti daudzveidīgi un to mainība ir dinamiska. Šī iemesla dēļ nepieciešams atrast veidus, kā datus no dažādiem datu avotiem maksimāli efektīvi apkopot un uzkrāt, apstrādājot arī datu struktūrās evolūcijas rezultātā radušās izmaiņas.</w:t>
      </w:r>
    </w:p>
    <w:p w14:paraId="2D0715B5" w14:textId="61B613E3" w:rsidR="00E53D40" w:rsidRDefault="00DB40E7" w:rsidP="00E53D40">
      <w:pPr>
        <w:pStyle w:val="Teksts"/>
      </w:pPr>
      <w:r>
        <w:t>D</w:t>
      </w:r>
      <w:r w:rsidR="0090464E">
        <w:t xml:space="preserve">arba mērķis ir atrast risinājumu, kā apstrādāt neviendabīgu integrētu datu avotu evolūcijas rezultātā radušās izmaiņas un adaptēt tās </w:t>
      </w:r>
      <w:r w:rsidR="00E53D40">
        <w:t>sistēmā</w:t>
      </w:r>
      <w:r w:rsidR="0090464E">
        <w:t>. Darbā veikta literatūras analīze par datu noliktavām</w:t>
      </w:r>
      <w:r w:rsidR="00E53D40">
        <w:t>, ETL procesiem un</w:t>
      </w:r>
      <w:r w:rsidR="0090464E">
        <w:t xml:space="preserve"> lielajiem datiem, kā arī izpētīta esoša datu avotu evolūcijas sistēma. </w:t>
      </w:r>
    </w:p>
    <w:p w14:paraId="2664DD73" w14:textId="195F7AF8" w:rsidR="0090464E" w:rsidRDefault="0090464E" w:rsidP="00E53D40">
      <w:pPr>
        <w:pStyle w:val="Teksts"/>
      </w:pPr>
      <w:r>
        <w:t>Rezultātā piedāvāts r</w:t>
      </w:r>
      <w:ins w:id="0" w:author="Lauma" w:date="2020-05-21T13:35:00Z">
        <w:r w:rsidR="003543DD">
          <w:t>i</w:t>
        </w:r>
      </w:ins>
      <w:r>
        <w:t>sinājums - neviendabīgu integrētu datu avotu e</w:t>
      </w:r>
      <w:r w:rsidR="00FC63DD">
        <w:t>v</w:t>
      </w:r>
      <w:r>
        <w:t>olūcijas apstrādes mehānisms datu bāzes struktūras un procedūru formā, kas paredzēts datu avotu izmaiņu adaptācijai esošajā sistēmā.</w:t>
      </w:r>
    </w:p>
    <w:p w14:paraId="2CBED3D8" w14:textId="77777777" w:rsidR="00D87136" w:rsidRDefault="00D87136" w:rsidP="00E53D40">
      <w:pPr>
        <w:pStyle w:val="Teksts"/>
      </w:pPr>
    </w:p>
    <w:p w14:paraId="3ADF35E6" w14:textId="226A9119" w:rsidR="0010434F" w:rsidRDefault="00D87136" w:rsidP="00E53D40">
      <w:pPr>
        <w:pStyle w:val="Teksts"/>
      </w:pPr>
      <w:r>
        <w:t xml:space="preserve">Atslēgvārdi: </w:t>
      </w:r>
      <w:r w:rsidR="00E53D40">
        <w:t>datu noliktava, lielie dati, ETL procesi, datu avotu evolūcija, metadati</w:t>
      </w:r>
      <w:r w:rsidR="00276DA8">
        <w:t>.</w:t>
      </w:r>
      <w:r w:rsidR="0010434F">
        <w:br w:type="page"/>
      </w:r>
    </w:p>
    <w:p w14:paraId="0F50D2DE" w14:textId="23145950" w:rsidR="0010434F" w:rsidRDefault="00E53D40" w:rsidP="0010434F">
      <w:pPr>
        <w:pStyle w:val="Teksts"/>
        <w:jc w:val="center"/>
        <w:rPr>
          <w:sz w:val="28"/>
        </w:rPr>
      </w:pPr>
      <w:r>
        <w:rPr>
          <w:sz w:val="28"/>
        </w:rPr>
        <w:lastRenderedPageBreak/>
        <w:t>ABSTRACT</w:t>
      </w:r>
    </w:p>
    <w:p w14:paraId="4CF118ED" w14:textId="0FB4B083" w:rsidR="0010434F" w:rsidRPr="00974E32" w:rsidRDefault="0010434F" w:rsidP="0010434F">
      <w:pPr>
        <w:pStyle w:val="Teksts"/>
        <w:jc w:val="center"/>
        <w:rPr>
          <w:b/>
          <w:bCs/>
        </w:rPr>
      </w:pPr>
      <w:r w:rsidRPr="00974E32">
        <w:rPr>
          <w:b/>
          <w:bCs/>
        </w:rPr>
        <w:t>Processing of integrated heterogeneous data sources evolution</w:t>
      </w:r>
    </w:p>
    <w:p w14:paraId="21E459D3" w14:textId="5056AB06" w:rsidR="0010434F" w:rsidRDefault="0010434F" w:rsidP="0010434F">
      <w:pPr>
        <w:pStyle w:val="Teksts"/>
      </w:pPr>
    </w:p>
    <w:p w14:paraId="5888F2AD" w14:textId="48458F76" w:rsidR="00E53D40" w:rsidRDefault="00E53D40" w:rsidP="00E53D40">
      <w:pPr>
        <w:pStyle w:val="Teksts"/>
      </w:pPr>
      <w:r>
        <w:t>The evolution of heterogeneous integrated data sources has become a topical issue, as data today is very diverse and dynamic. For this reason, it is necessary to find ways to collect and store data from different data sources as efficiently as possible, while also processing the changes in data structures that have occurred as a result of data source evolution.</w:t>
      </w:r>
    </w:p>
    <w:p w14:paraId="18D2CE49" w14:textId="608B4A99" w:rsidR="00E53D40" w:rsidRDefault="00E53D40" w:rsidP="00E53D40">
      <w:pPr>
        <w:pStyle w:val="Teksts"/>
      </w:pPr>
      <w:r>
        <w:t xml:space="preserve">The aim of the thesis is to find a solution to process the changes caused by the evolution of integrated heterogeneous data sources and to adapt them into the system. The analysis of the literature on data warehouses, ETL processes and </w:t>
      </w:r>
      <w:r w:rsidR="00211C4E">
        <w:t>big</w:t>
      </w:r>
      <w:r>
        <w:t xml:space="preserve"> data is performed in the paper, as well as the existing system of data source evolution is studied.</w:t>
      </w:r>
    </w:p>
    <w:p w14:paraId="6A408E86" w14:textId="630B0A64" w:rsidR="00E53D40" w:rsidRDefault="00E53D40" w:rsidP="00E53D40">
      <w:pPr>
        <w:pStyle w:val="Teksts"/>
      </w:pPr>
      <w:r>
        <w:t>As a result, a solution is proposed - a mechanism for processing the evolution of integrated heterogeneous data sources in the form of a database structure and procedures for adapting changes to data sources in the existing system.</w:t>
      </w:r>
    </w:p>
    <w:p w14:paraId="49A899DF" w14:textId="77777777" w:rsidR="00E53D40" w:rsidRDefault="00E53D40" w:rsidP="00E53D40">
      <w:pPr>
        <w:pStyle w:val="Teksts"/>
      </w:pPr>
    </w:p>
    <w:p w14:paraId="27EBE7F0" w14:textId="4AE731B4" w:rsidR="0010434F" w:rsidRDefault="00E53D40" w:rsidP="00E53D40">
      <w:pPr>
        <w:pStyle w:val="Teksts"/>
      </w:pPr>
      <w:r>
        <w:t>Keywords: data warehouse, big data, ETL processes, data source evolution, metadata</w:t>
      </w:r>
      <w:r w:rsidR="00276DA8">
        <w:t>.</w:t>
      </w:r>
      <w:r w:rsidR="0010434F">
        <w:br w:type="page"/>
      </w:r>
    </w:p>
    <w:p w14:paraId="122391CB" w14:textId="0C375C59" w:rsidR="0010434F" w:rsidRDefault="0010434F" w:rsidP="00974E32">
      <w:pPr>
        <w:pStyle w:val="Teksts"/>
        <w:spacing w:after="480"/>
        <w:jc w:val="center"/>
        <w:rPr>
          <w:sz w:val="28"/>
        </w:rPr>
      </w:pPr>
      <w:r>
        <w:rPr>
          <w:sz w:val="28"/>
        </w:rPr>
        <w:lastRenderedPageBreak/>
        <w:t>SATURA RĀDĪTĀJS</w:t>
      </w:r>
    </w:p>
    <w:p w14:paraId="591494C7" w14:textId="718C68D2" w:rsidR="00B670E3" w:rsidRDefault="00974E32" w:rsidP="00B670E3">
      <w:pPr>
        <w:pStyle w:val="TOC1"/>
        <w:tabs>
          <w:tab w:val="right" w:leader="dot" w:pos="9061"/>
        </w:tabs>
        <w:spacing w:line="360" w:lineRule="auto"/>
        <w:rPr>
          <w:rFonts w:asciiTheme="minorHAnsi" w:eastAsiaTheme="minorEastAsia" w:hAnsiTheme="minorHAnsi" w:cstheme="minorBidi"/>
          <w:noProof/>
          <w:sz w:val="22"/>
          <w:szCs w:val="22"/>
          <w:lang w:val="en-US" w:eastAsia="en-US"/>
        </w:rPr>
      </w:pPr>
      <w:r>
        <w:rPr>
          <w:b/>
        </w:rPr>
        <w:fldChar w:fldCharType="begin"/>
      </w:r>
      <w:r>
        <w:rPr>
          <w:b/>
        </w:rPr>
        <w:instrText xml:space="preserve"> TOC \o "1-3" \h \z \t "nodaļas virsraksts,1,apakšnodaļas virsraksts,2,apakš-apakšnod virsr,3" </w:instrText>
      </w:r>
      <w:r>
        <w:rPr>
          <w:b/>
        </w:rPr>
        <w:fldChar w:fldCharType="separate"/>
      </w:r>
      <w:hyperlink w:anchor="_Toc40698909" w:history="1">
        <w:r w:rsidR="00B670E3" w:rsidRPr="00841A9B">
          <w:rPr>
            <w:rStyle w:val="Hyperlink"/>
            <w:rFonts w:eastAsiaTheme="majorEastAsia"/>
            <w:bCs/>
            <w:noProof/>
          </w:rPr>
          <w:t>Apzīmējumu saraksts</w:t>
        </w:r>
        <w:r w:rsidR="00B670E3">
          <w:rPr>
            <w:noProof/>
            <w:webHidden/>
          </w:rPr>
          <w:tab/>
        </w:r>
        <w:r w:rsidR="00B670E3">
          <w:rPr>
            <w:noProof/>
            <w:webHidden/>
          </w:rPr>
          <w:fldChar w:fldCharType="begin"/>
        </w:r>
        <w:r w:rsidR="00B670E3">
          <w:rPr>
            <w:noProof/>
            <w:webHidden/>
          </w:rPr>
          <w:instrText xml:space="preserve"> PAGEREF _Toc40698909 \h </w:instrText>
        </w:r>
        <w:r w:rsidR="00B670E3">
          <w:rPr>
            <w:noProof/>
            <w:webHidden/>
          </w:rPr>
        </w:r>
        <w:r w:rsidR="00B670E3">
          <w:rPr>
            <w:noProof/>
            <w:webHidden/>
          </w:rPr>
          <w:fldChar w:fldCharType="separate"/>
        </w:r>
        <w:r w:rsidR="00B670E3">
          <w:rPr>
            <w:noProof/>
            <w:webHidden/>
          </w:rPr>
          <w:t>6</w:t>
        </w:r>
        <w:r w:rsidR="00B670E3">
          <w:rPr>
            <w:noProof/>
            <w:webHidden/>
          </w:rPr>
          <w:fldChar w:fldCharType="end"/>
        </w:r>
      </w:hyperlink>
    </w:p>
    <w:p w14:paraId="059C7E99" w14:textId="7B2345D6" w:rsidR="00B670E3" w:rsidRDefault="00C81CE8" w:rsidP="00B670E3">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698910" w:history="1">
        <w:r w:rsidR="00B670E3" w:rsidRPr="00841A9B">
          <w:rPr>
            <w:rStyle w:val="Hyperlink"/>
            <w:rFonts w:eastAsiaTheme="majorEastAsia"/>
            <w:noProof/>
          </w:rPr>
          <w:t>Ievads</w:t>
        </w:r>
        <w:r w:rsidR="00B670E3">
          <w:rPr>
            <w:noProof/>
            <w:webHidden/>
          </w:rPr>
          <w:tab/>
        </w:r>
        <w:r w:rsidR="00B670E3">
          <w:rPr>
            <w:noProof/>
            <w:webHidden/>
          </w:rPr>
          <w:fldChar w:fldCharType="begin"/>
        </w:r>
        <w:r w:rsidR="00B670E3">
          <w:rPr>
            <w:noProof/>
            <w:webHidden/>
          </w:rPr>
          <w:instrText xml:space="preserve"> PAGEREF _Toc40698910 \h </w:instrText>
        </w:r>
        <w:r w:rsidR="00B670E3">
          <w:rPr>
            <w:noProof/>
            <w:webHidden/>
          </w:rPr>
        </w:r>
        <w:r w:rsidR="00B670E3">
          <w:rPr>
            <w:noProof/>
            <w:webHidden/>
          </w:rPr>
          <w:fldChar w:fldCharType="separate"/>
        </w:r>
        <w:r w:rsidR="00B670E3">
          <w:rPr>
            <w:noProof/>
            <w:webHidden/>
          </w:rPr>
          <w:t>8</w:t>
        </w:r>
        <w:r w:rsidR="00B670E3">
          <w:rPr>
            <w:noProof/>
            <w:webHidden/>
          </w:rPr>
          <w:fldChar w:fldCharType="end"/>
        </w:r>
      </w:hyperlink>
    </w:p>
    <w:p w14:paraId="5FB16110" w14:textId="0B75B5D3" w:rsidR="00B670E3" w:rsidRDefault="00C81CE8" w:rsidP="00B670E3">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0698911" w:history="1">
        <w:r w:rsidR="00B670E3" w:rsidRPr="00841A9B">
          <w:rPr>
            <w:rStyle w:val="Hyperlink"/>
            <w:rFonts w:eastAsiaTheme="majorEastAsia"/>
            <w:noProof/>
          </w:rPr>
          <w:t>1.</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 noliktavas</w:t>
        </w:r>
        <w:r w:rsidR="00B670E3">
          <w:rPr>
            <w:noProof/>
            <w:webHidden/>
          </w:rPr>
          <w:tab/>
        </w:r>
        <w:r w:rsidR="00B670E3">
          <w:rPr>
            <w:noProof/>
            <w:webHidden/>
          </w:rPr>
          <w:fldChar w:fldCharType="begin"/>
        </w:r>
        <w:r w:rsidR="00B670E3">
          <w:rPr>
            <w:noProof/>
            <w:webHidden/>
          </w:rPr>
          <w:instrText xml:space="preserve"> PAGEREF _Toc40698911 \h </w:instrText>
        </w:r>
        <w:r w:rsidR="00B670E3">
          <w:rPr>
            <w:noProof/>
            <w:webHidden/>
          </w:rPr>
        </w:r>
        <w:r w:rsidR="00B670E3">
          <w:rPr>
            <w:noProof/>
            <w:webHidden/>
          </w:rPr>
          <w:fldChar w:fldCharType="separate"/>
        </w:r>
        <w:r w:rsidR="00B670E3">
          <w:rPr>
            <w:noProof/>
            <w:webHidden/>
          </w:rPr>
          <w:t>9</w:t>
        </w:r>
        <w:r w:rsidR="00B670E3">
          <w:rPr>
            <w:noProof/>
            <w:webHidden/>
          </w:rPr>
          <w:fldChar w:fldCharType="end"/>
        </w:r>
      </w:hyperlink>
    </w:p>
    <w:p w14:paraId="32E58678" w14:textId="5B4DFE98" w:rsidR="00B670E3" w:rsidRDefault="00C81CE8"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12" w:history="1">
        <w:r w:rsidR="00B670E3" w:rsidRPr="00841A9B">
          <w:rPr>
            <w:rStyle w:val="Hyperlink"/>
            <w:rFonts w:eastAsiaTheme="majorEastAsia"/>
            <w:noProof/>
          </w:rPr>
          <w:t>1.1.</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 noliktavu attīstība</w:t>
        </w:r>
        <w:r w:rsidR="00B670E3">
          <w:rPr>
            <w:noProof/>
            <w:webHidden/>
          </w:rPr>
          <w:tab/>
        </w:r>
        <w:r w:rsidR="00B670E3">
          <w:rPr>
            <w:noProof/>
            <w:webHidden/>
          </w:rPr>
          <w:fldChar w:fldCharType="begin"/>
        </w:r>
        <w:r w:rsidR="00B670E3">
          <w:rPr>
            <w:noProof/>
            <w:webHidden/>
          </w:rPr>
          <w:instrText xml:space="preserve"> PAGEREF _Toc40698912 \h </w:instrText>
        </w:r>
        <w:r w:rsidR="00B670E3">
          <w:rPr>
            <w:noProof/>
            <w:webHidden/>
          </w:rPr>
        </w:r>
        <w:r w:rsidR="00B670E3">
          <w:rPr>
            <w:noProof/>
            <w:webHidden/>
          </w:rPr>
          <w:fldChar w:fldCharType="separate"/>
        </w:r>
        <w:r w:rsidR="00B670E3">
          <w:rPr>
            <w:noProof/>
            <w:webHidden/>
          </w:rPr>
          <w:t>9</w:t>
        </w:r>
        <w:r w:rsidR="00B670E3">
          <w:rPr>
            <w:noProof/>
            <w:webHidden/>
          </w:rPr>
          <w:fldChar w:fldCharType="end"/>
        </w:r>
      </w:hyperlink>
    </w:p>
    <w:p w14:paraId="2A647366" w14:textId="67BC6C9C" w:rsidR="00B670E3" w:rsidRDefault="00C81CE8"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13" w:history="1">
        <w:r w:rsidR="00B670E3" w:rsidRPr="00841A9B">
          <w:rPr>
            <w:rStyle w:val="Hyperlink"/>
            <w:rFonts w:eastAsiaTheme="majorEastAsia"/>
            <w:noProof/>
          </w:rPr>
          <w:t>1.2.</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 noliktavas arhitektūra</w:t>
        </w:r>
        <w:r w:rsidR="00B670E3">
          <w:rPr>
            <w:noProof/>
            <w:webHidden/>
          </w:rPr>
          <w:tab/>
        </w:r>
        <w:r w:rsidR="00B670E3">
          <w:rPr>
            <w:noProof/>
            <w:webHidden/>
          </w:rPr>
          <w:fldChar w:fldCharType="begin"/>
        </w:r>
        <w:r w:rsidR="00B670E3">
          <w:rPr>
            <w:noProof/>
            <w:webHidden/>
          </w:rPr>
          <w:instrText xml:space="preserve"> PAGEREF _Toc40698913 \h </w:instrText>
        </w:r>
        <w:r w:rsidR="00B670E3">
          <w:rPr>
            <w:noProof/>
            <w:webHidden/>
          </w:rPr>
        </w:r>
        <w:r w:rsidR="00B670E3">
          <w:rPr>
            <w:noProof/>
            <w:webHidden/>
          </w:rPr>
          <w:fldChar w:fldCharType="separate"/>
        </w:r>
        <w:r w:rsidR="00B670E3">
          <w:rPr>
            <w:noProof/>
            <w:webHidden/>
          </w:rPr>
          <w:t>12</w:t>
        </w:r>
        <w:r w:rsidR="00B670E3">
          <w:rPr>
            <w:noProof/>
            <w:webHidden/>
          </w:rPr>
          <w:fldChar w:fldCharType="end"/>
        </w:r>
      </w:hyperlink>
    </w:p>
    <w:p w14:paraId="6AABE6AB" w14:textId="09BA68EF"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14" w:history="1">
        <w:r w:rsidR="00B670E3" w:rsidRPr="00841A9B">
          <w:rPr>
            <w:rStyle w:val="Hyperlink"/>
            <w:rFonts w:eastAsiaTheme="majorEastAsia"/>
            <w:noProof/>
          </w:rPr>
          <w:t>1.2.1.</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Centralizēta datu noliktava</w:t>
        </w:r>
        <w:r w:rsidR="00B670E3">
          <w:rPr>
            <w:noProof/>
            <w:webHidden/>
          </w:rPr>
          <w:tab/>
        </w:r>
        <w:r w:rsidR="00B670E3">
          <w:rPr>
            <w:noProof/>
            <w:webHidden/>
          </w:rPr>
          <w:fldChar w:fldCharType="begin"/>
        </w:r>
        <w:r w:rsidR="00B670E3">
          <w:rPr>
            <w:noProof/>
            <w:webHidden/>
          </w:rPr>
          <w:instrText xml:space="preserve"> PAGEREF _Toc40698914 \h </w:instrText>
        </w:r>
        <w:r w:rsidR="00B670E3">
          <w:rPr>
            <w:noProof/>
            <w:webHidden/>
          </w:rPr>
        </w:r>
        <w:r w:rsidR="00B670E3">
          <w:rPr>
            <w:noProof/>
            <w:webHidden/>
          </w:rPr>
          <w:fldChar w:fldCharType="separate"/>
        </w:r>
        <w:r w:rsidR="00B670E3">
          <w:rPr>
            <w:noProof/>
            <w:webHidden/>
          </w:rPr>
          <w:t>13</w:t>
        </w:r>
        <w:r w:rsidR="00B670E3">
          <w:rPr>
            <w:noProof/>
            <w:webHidden/>
          </w:rPr>
          <w:fldChar w:fldCharType="end"/>
        </w:r>
      </w:hyperlink>
    </w:p>
    <w:p w14:paraId="5FBD2D6C" w14:textId="4318B03D"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15" w:history="1">
        <w:r w:rsidR="00B670E3" w:rsidRPr="00841A9B">
          <w:rPr>
            <w:rStyle w:val="Hyperlink"/>
            <w:rFonts w:eastAsiaTheme="majorEastAsia"/>
            <w:noProof/>
          </w:rPr>
          <w:t>1.2.2.</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Neatkarīgas datuves</w:t>
        </w:r>
        <w:r w:rsidR="00B670E3">
          <w:rPr>
            <w:noProof/>
            <w:webHidden/>
          </w:rPr>
          <w:tab/>
        </w:r>
        <w:r w:rsidR="00B670E3">
          <w:rPr>
            <w:noProof/>
            <w:webHidden/>
          </w:rPr>
          <w:fldChar w:fldCharType="begin"/>
        </w:r>
        <w:r w:rsidR="00B670E3">
          <w:rPr>
            <w:noProof/>
            <w:webHidden/>
          </w:rPr>
          <w:instrText xml:space="preserve"> PAGEREF _Toc40698915 \h </w:instrText>
        </w:r>
        <w:r w:rsidR="00B670E3">
          <w:rPr>
            <w:noProof/>
            <w:webHidden/>
          </w:rPr>
        </w:r>
        <w:r w:rsidR="00B670E3">
          <w:rPr>
            <w:noProof/>
            <w:webHidden/>
          </w:rPr>
          <w:fldChar w:fldCharType="separate"/>
        </w:r>
        <w:r w:rsidR="00B670E3">
          <w:rPr>
            <w:noProof/>
            <w:webHidden/>
          </w:rPr>
          <w:t>14</w:t>
        </w:r>
        <w:r w:rsidR="00B670E3">
          <w:rPr>
            <w:noProof/>
            <w:webHidden/>
          </w:rPr>
          <w:fldChar w:fldCharType="end"/>
        </w:r>
      </w:hyperlink>
    </w:p>
    <w:p w14:paraId="7784795F" w14:textId="0B4FC119"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16" w:history="1">
        <w:r w:rsidR="00B670E3" w:rsidRPr="00841A9B">
          <w:rPr>
            <w:rStyle w:val="Hyperlink"/>
            <w:rFonts w:eastAsiaTheme="majorEastAsia"/>
            <w:noProof/>
          </w:rPr>
          <w:t>1.2.3.</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Apvienotais datu noliktavas tips</w:t>
        </w:r>
        <w:r w:rsidR="00B670E3">
          <w:rPr>
            <w:noProof/>
            <w:webHidden/>
          </w:rPr>
          <w:tab/>
        </w:r>
        <w:r w:rsidR="00B670E3">
          <w:rPr>
            <w:noProof/>
            <w:webHidden/>
          </w:rPr>
          <w:fldChar w:fldCharType="begin"/>
        </w:r>
        <w:r w:rsidR="00B670E3">
          <w:rPr>
            <w:noProof/>
            <w:webHidden/>
          </w:rPr>
          <w:instrText xml:space="preserve"> PAGEREF _Toc40698916 \h </w:instrText>
        </w:r>
        <w:r w:rsidR="00B670E3">
          <w:rPr>
            <w:noProof/>
            <w:webHidden/>
          </w:rPr>
        </w:r>
        <w:r w:rsidR="00B670E3">
          <w:rPr>
            <w:noProof/>
            <w:webHidden/>
          </w:rPr>
          <w:fldChar w:fldCharType="separate"/>
        </w:r>
        <w:r w:rsidR="00B670E3">
          <w:rPr>
            <w:noProof/>
            <w:webHidden/>
          </w:rPr>
          <w:t>14</w:t>
        </w:r>
        <w:r w:rsidR="00B670E3">
          <w:rPr>
            <w:noProof/>
            <w:webHidden/>
          </w:rPr>
          <w:fldChar w:fldCharType="end"/>
        </w:r>
      </w:hyperlink>
    </w:p>
    <w:p w14:paraId="30313C5B" w14:textId="07389949"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17" w:history="1">
        <w:r w:rsidR="00B670E3" w:rsidRPr="00841A9B">
          <w:rPr>
            <w:rStyle w:val="Hyperlink"/>
            <w:rFonts w:eastAsiaTheme="majorEastAsia"/>
            <w:noProof/>
          </w:rPr>
          <w:t>1.2.4.</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Zvaigžņveida datu noliktava</w:t>
        </w:r>
        <w:r w:rsidR="00B670E3">
          <w:rPr>
            <w:noProof/>
            <w:webHidden/>
          </w:rPr>
          <w:tab/>
        </w:r>
        <w:r w:rsidR="00B670E3">
          <w:rPr>
            <w:noProof/>
            <w:webHidden/>
          </w:rPr>
          <w:fldChar w:fldCharType="begin"/>
        </w:r>
        <w:r w:rsidR="00B670E3">
          <w:rPr>
            <w:noProof/>
            <w:webHidden/>
          </w:rPr>
          <w:instrText xml:space="preserve"> PAGEREF _Toc40698917 \h </w:instrText>
        </w:r>
        <w:r w:rsidR="00B670E3">
          <w:rPr>
            <w:noProof/>
            <w:webHidden/>
          </w:rPr>
        </w:r>
        <w:r w:rsidR="00B670E3">
          <w:rPr>
            <w:noProof/>
            <w:webHidden/>
          </w:rPr>
          <w:fldChar w:fldCharType="separate"/>
        </w:r>
        <w:r w:rsidR="00B670E3">
          <w:rPr>
            <w:noProof/>
            <w:webHidden/>
          </w:rPr>
          <w:t>14</w:t>
        </w:r>
        <w:r w:rsidR="00B670E3">
          <w:rPr>
            <w:noProof/>
            <w:webHidden/>
          </w:rPr>
          <w:fldChar w:fldCharType="end"/>
        </w:r>
      </w:hyperlink>
    </w:p>
    <w:p w14:paraId="6BE538DC" w14:textId="0D550EEA"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18" w:history="1">
        <w:r w:rsidR="00B670E3" w:rsidRPr="00841A9B">
          <w:rPr>
            <w:rStyle w:val="Hyperlink"/>
            <w:rFonts w:eastAsiaTheme="majorEastAsia"/>
            <w:noProof/>
          </w:rPr>
          <w:t>1.2.5.</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Datuvju kopne</w:t>
        </w:r>
        <w:r w:rsidR="00B670E3">
          <w:rPr>
            <w:noProof/>
            <w:webHidden/>
          </w:rPr>
          <w:tab/>
        </w:r>
        <w:r w:rsidR="00B670E3">
          <w:rPr>
            <w:noProof/>
            <w:webHidden/>
          </w:rPr>
          <w:fldChar w:fldCharType="begin"/>
        </w:r>
        <w:r w:rsidR="00B670E3">
          <w:rPr>
            <w:noProof/>
            <w:webHidden/>
          </w:rPr>
          <w:instrText xml:space="preserve"> PAGEREF _Toc40698918 \h </w:instrText>
        </w:r>
        <w:r w:rsidR="00B670E3">
          <w:rPr>
            <w:noProof/>
            <w:webHidden/>
          </w:rPr>
        </w:r>
        <w:r w:rsidR="00B670E3">
          <w:rPr>
            <w:noProof/>
            <w:webHidden/>
          </w:rPr>
          <w:fldChar w:fldCharType="separate"/>
        </w:r>
        <w:r w:rsidR="00B670E3">
          <w:rPr>
            <w:noProof/>
            <w:webHidden/>
          </w:rPr>
          <w:t>15</w:t>
        </w:r>
        <w:r w:rsidR="00B670E3">
          <w:rPr>
            <w:noProof/>
            <w:webHidden/>
          </w:rPr>
          <w:fldChar w:fldCharType="end"/>
        </w:r>
      </w:hyperlink>
    </w:p>
    <w:p w14:paraId="53C34CE7" w14:textId="0BBF3039" w:rsidR="00B670E3" w:rsidRDefault="00C81CE8"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19" w:history="1">
        <w:r w:rsidR="00B670E3" w:rsidRPr="00841A9B">
          <w:rPr>
            <w:rStyle w:val="Hyperlink"/>
            <w:rFonts w:eastAsiaTheme="majorEastAsia"/>
            <w:noProof/>
          </w:rPr>
          <w:t>1.3.</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Lielie dati</w:t>
        </w:r>
        <w:r w:rsidR="00B670E3">
          <w:rPr>
            <w:noProof/>
            <w:webHidden/>
          </w:rPr>
          <w:tab/>
        </w:r>
        <w:r w:rsidR="00B670E3">
          <w:rPr>
            <w:noProof/>
            <w:webHidden/>
          </w:rPr>
          <w:fldChar w:fldCharType="begin"/>
        </w:r>
        <w:r w:rsidR="00B670E3">
          <w:rPr>
            <w:noProof/>
            <w:webHidden/>
          </w:rPr>
          <w:instrText xml:space="preserve"> PAGEREF _Toc40698919 \h </w:instrText>
        </w:r>
        <w:r w:rsidR="00B670E3">
          <w:rPr>
            <w:noProof/>
            <w:webHidden/>
          </w:rPr>
        </w:r>
        <w:r w:rsidR="00B670E3">
          <w:rPr>
            <w:noProof/>
            <w:webHidden/>
          </w:rPr>
          <w:fldChar w:fldCharType="separate"/>
        </w:r>
        <w:r w:rsidR="00B670E3">
          <w:rPr>
            <w:noProof/>
            <w:webHidden/>
          </w:rPr>
          <w:t>15</w:t>
        </w:r>
        <w:r w:rsidR="00B670E3">
          <w:rPr>
            <w:noProof/>
            <w:webHidden/>
          </w:rPr>
          <w:fldChar w:fldCharType="end"/>
        </w:r>
      </w:hyperlink>
    </w:p>
    <w:p w14:paraId="066A12DD" w14:textId="06654C68"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0" w:history="1">
        <w:r w:rsidR="00B670E3" w:rsidRPr="00841A9B">
          <w:rPr>
            <w:rStyle w:val="Hyperlink"/>
            <w:rFonts w:eastAsiaTheme="majorEastAsia"/>
            <w:noProof/>
          </w:rPr>
          <w:t>1.3.1.</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Lielo datu apjoms</w:t>
        </w:r>
        <w:r w:rsidR="00B670E3">
          <w:rPr>
            <w:noProof/>
            <w:webHidden/>
          </w:rPr>
          <w:tab/>
        </w:r>
        <w:r w:rsidR="00B670E3">
          <w:rPr>
            <w:noProof/>
            <w:webHidden/>
          </w:rPr>
          <w:fldChar w:fldCharType="begin"/>
        </w:r>
        <w:r w:rsidR="00B670E3">
          <w:rPr>
            <w:noProof/>
            <w:webHidden/>
          </w:rPr>
          <w:instrText xml:space="preserve"> PAGEREF _Toc40698920 \h </w:instrText>
        </w:r>
        <w:r w:rsidR="00B670E3">
          <w:rPr>
            <w:noProof/>
            <w:webHidden/>
          </w:rPr>
        </w:r>
        <w:r w:rsidR="00B670E3">
          <w:rPr>
            <w:noProof/>
            <w:webHidden/>
          </w:rPr>
          <w:fldChar w:fldCharType="separate"/>
        </w:r>
        <w:r w:rsidR="00B670E3">
          <w:rPr>
            <w:noProof/>
            <w:webHidden/>
          </w:rPr>
          <w:t>16</w:t>
        </w:r>
        <w:r w:rsidR="00B670E3">
          <w:rPr>
            <w:noProof/>
            <w:webHidden/>
          </w:rPr>
          <w:fldChar w:fldCharType="end"/>
        </w:r>
      </w:hyperlink>
    </w:p>
    <w:p w14:paraId="2E624CB4" w14:textId="344203D7"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1" w:history="1">
        <w:r w:rsidR="00B670E3" w:rsidRPr="00841A9B">
          <w:rPr>
            <w:rStyle w:val="Hyperlink"/>
            <w:rFonts w:eastAsiaTheme="majorEastAsia"/>
            <w:noProof/>
          </w:rPr>
          <w:t>1.3.2.</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Lielo datu ieplūšanas ātrums</w:t>
        </w:r>
        <w:r w:rsidR="00B670E3">
          <w:rPr>
            <w:noProof/>
            <w:webHidden/>
          </w:rPr>
          <w:tab/>
        </w:r>
        <w:r w:rsidR="00B670E3">
          <w:rPr>
            <w:noProof/>
            <w:webHidden/>
          </w:rPr>
          <w:fldChar w:fldCharType="begin"/>
        </w:r>
        <w:r w:rsidR="00B670E3">
          <w:rPr>
            <w:noProof/>
            <w:webHidden/>
          </w:rPr>
          <w:instrText xml:space="preserve"> PAGEREF _Toc40698921 \h </w:instrText>
        </w:r>
        <w:r w:rsidR="00B670E3">
          <w:rPr>
            <w:noProof/>
            <w:webHidden/>
          </w:rPr>
        </w:r>
        <w:r w:rsidR="00B670E3">
          <w:rPr>
            <w:noProof/>
            <w:webHidden/>
          </w:rPr>
          <w:fldChar w:fldCharType="separate"/>
        </w:r>
        <w:r w:rsidR="00B670E3">
          <w:rPr>
            <w:noProof/>
            <w:webHidden/>
          </w:rPr>
          <w:t>17</w:t>
        </w:r>
        <w:r w:rsidR="00B670E3">
          <w:rPr>
            <w:noProof/>
            <w:webHidden/>
          </w:rPr>
          <w:fldChar w:fldCharType="end"/>
        </w:r>
      </w:hyperlink>
    </w:p>
    <w:p w14:paraId="0C255382" w14:textId="697BCC41"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2" w:history="1">
        <w:r w:rsidR="00B670E3" w:rsidRPr="00841A9B">
          <w:rPr>
            <w:rStyle w:val="Hyperlink"/>
            <w:rFonts w:eastAsiaTheme="majorEastAsia"/>
            <w:noProof/>
          </w:rPr>
          <w:t>1.3.3.</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Lielo datu dažādība</w:t>
        </w:r>
        <w:r w:rsidR="00B670E3">
          <w:rPr>
            <w:noProof/>
            <w:webHidden/>
          </w:rPr>
          <w:tab/>
        </w:r>
        <w:r w:rsidR="00B670E3">
          <w:rPr>
            <w:noProof/>
            <w:webHidden/>
          </w:rPr>
          <w:fldChar w:fldCharType="begin"/>
        </w:r>
        <w:r w:rsidR="00B670E3">
          <w:rPr>
            <w:noProof/>
            <w:webHidden/>
          </w:rPr>
          <w:instrText xml:space="preserve"> PAGEREF _Toc40698922 \h </w:instrText>
        </w:r>
        <w:r w:rsidR="00B670E3">
          <w:rPr>
            <w:noProof/>
            <w:webHidden/>
          </w:rPr>
        </w:r>
        <w:r w:rsidR="00B670E3">
          <w:rPr>
            <w:noProof/>
            <w:webHidden/>
          </w:rPr>
          <w:fldChar w:fldCharType="separate"/>
        </w:r>
        <w:r w:rsidR="00B670E3">
          <w:rPr>
            <w:noProof/>
            <w:webHidden/>
          </w:rPr>
          <w:t>17</w:t>
        </w:r>
        <w:r w:rsidR="00B670E3">
          <w:rPr>
            <w:noProof/>
            <w:webHidden/>
          </w:rPr>
          <w:fldChar w:fldCharType="end"/>
        </w:r>
      </w:hyperlink>
    </w:p>
    <w:p w14:paraId="0F016BF6" w14:textId="57BB78FB"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3" w:history="1">
        <w:r w:rsidR="00B670E3" w:rsidRPr="00841A9B">
          <w:rPr>
            <w:rStyle w:val="Hyperlink"/>
            <w:rFonts w:eastAsiaTheme="majorEastAsia"/>
            <w:noProof/>
          </w:rPr>
          <w:t>1.3.4.</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Lielie dati datu noliktavu kontekstā</w:t>
        </w:r>
        <w:r w:rsidR="00B670E3">
          <w:rPr>
            <w:noProof/>
            <w:webHidden/>
          </w:rPr>
          <w:tab/>
        </w:r>
        <w:r w:rsidR="00B670E3">
          <w:rPr>
            <w:noProof/>
            <w:webHidden/>
          </w:rPr>
          <w:fldChar w:fldCharType="begin"/>
        </w:r>
        <w:r w:rsidR="00B670E3">
          <w:rPr>
            <w:noProof/>
            <w:webHidden/>
          </w:rPr>
          <w:instrText xml:space="preserve"> PAGEREF _Toc40698923 \h </w:instrText>
        </w:r>
        <w:r w:rsidR="00B670E3">
          <w:rPr>
            <w:noProof/>
            <w:webHidden/>
          </w:rPr>
        </w:r>
        <w:r w:rsidR="00B670E3">
          <w:rPr>
            <w:noProof/>
            <w:webHidden/>
          </w:rPr>
          <w:fldChar w:fldCharType="separate"/>
        </w:r>
        <w:r w:rsidR="00B670E3">
          <w:rPr>
            <w:noProof/>
            <w:webHidden/>
          </w:rPr>
          <w:t>18</w:t>
        </w:r>
        <w:r w:rsidR="00B670E3">
          <w:rPr>
            <w:noProof/>
            <w:webHidden/>
          </w:rPr>
          <w:fldChar w:fldCharType="end"/>
        </w:r>
      </w:hyperlink>
    </w:p>
    <w:p w14:paraId="449765A7" w14:textId="3D5EE828" w:rsidR="00B670E3" w:rsidRDefault="00C81CE8"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24" w:history="1">
        <w:r w:rsidR="00B670E3" w:rsidRPr="00841A9B">
          <w:rPr>
            <w:rStyle w:val="Hyperlink"/>
            <w:rFonts w:eastAsiaTheme="majorEastAsia"/>
            <w:noProof/>
          </w:rPr>
          <w:t>1.4.</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ETL procesi</w:t>
        </w:r>
        <w:r w:rsidR="00B670E3">
          <w:rPr>
            <w:noProof/>
            <w:webHidden/>
          </w:rPr>
          <w:tab/>
        </w:r>
        <w:r w:rsidR="00B670E3">
          <w:rPr>
            <w:noProof/>
            <w:webHidden/>
          </w:rPr>
          <w:fldChar w:fldCharType="begin"/>
        </w:r>
        <w:r w:rsidR="00B670E3">
          <w:rPr>
            <w:noProof/>
            <w:webHidden/>
          </w:rPr>
          <w:instrText xml:space="preserve"> PAGEREF _Toc40698924 \h </w:instrText>
        </w:r>
        <w:r w:rsidR="00B670E3">
          <w:rPr>
            <w:noProof/>
            <w:webHidden/>
          </w:rPr>
        </w:r>
        <w:r w:rsidR="00B670E3">
          <w:rPr>
            <w:noProof/>
            <w:webHidden/>
          </w:rPr>
          <w:fldChar w:fldCharType="separate"/>
        </w:r>
        <w:r w:rsidR="00B670E3">
          <w:rPr>
            <w:noProof/>
            <w:webHidden/>
          </w:rPr>
          <w:t>18</w:t>
        </w:r>
        <w:r w:rsidR="00B670E3">
          <w:rPr>
            <w:noProof/>
            <w:webHidden/>
          </w:rPr>
          <w:fldChar w:fldCharType="end"/>
        </w:r>
      </w:hyperlink>
    </w:p>
    <w:p w14:paraId="7F2394BA" w14:textId="57EB4BA6"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5" w:history="1">
        <w:r w:rsidR="00B670E3" w:rsidRPr="00841A9B">
          <w:rPr>
            <w:rStyle w:val="Hyperlink"/>
            <w:rFonts w:eastAsiaTheme="majorEastAsia"/>
            <w:noProof/>
          </w:rPr>
          <w:t>1.4.1.</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Ievākšana</w:t>
        </w:r>
        <w:r w:rsidR="00B670E3">
          <w:rPr>
            <w:noProof/>
            <w:webHidden/>
          </w:rPr>
          <w:tab/>
        </w:r>
        <w:r w:rsidR="00B670E3">
          <w:rPr>
            <w:noProof/>
            <w:webHidden/>
          </w:rPr>
          <w:fldChar w:fldCharType="begin"/>
        </w:r>
        <w:r w:rsidR="00B670E3">
          <w:rPr>
            <w:noProof/>
            <w:webHidden/>
          </w:rPr>
          <w:instrText xml:space="preserve"> PAGEREF _Toc40698925 \h </w:instrText>
        </w:r>
        <w:r w:rsidR="00B670E3">
          <w:rPr>
            <w:noProof/>
            <w:webHidden/>
          </w:rPr>
        </w:r>
        <w:r w:rsidR="00B670E3">
          <w:rPr>
            <w:noProof/>
            <w:webHidden/>
          </w:rPr>
          <w:fldChar w:fldCharType="separate"/>
        </w:r>
        <w:r w:rsidR="00B670E3">
          <w:rPr>
            <w:noProof/>
            <w:webHidden/>
          </w:rPr>
          <w:t>20</w:t>
        </w:r>
        <w:r w:rsidR="00B670E3">
          <w:rPr>
            <w:noProof/>
            <w:webHidden/>
          </w:rPr>
          <w:fldChar w:fldCharType="end"/>
        </w:r>
      </w:hyperlink>
    </w:p>
    <w:p w14:paraId="130D9457" w14:textId="12BC852A"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6" w:history="1">
        <w:r w:rsidR="00B670E3" w:rsidRPr="00841A9B">
          <w:rPr>
            <w:rStyle w:val="Hyperlink"/>
            <w:rFonts w:eastAsiaTheme="majorEastAsia"/>
            <w:noProof/>
          </w:rPr>
          <w:t>1.4.2.</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Transformācija</w:t>
        </w:r>
        <w:r w:rsidR="00B670E3">
          <w:rPr>
            <w:noProof/>
            <w:webHidden/>
          </w:rPr>
          <w:tab/>
        </w:r>
        <w:r w:rsidR="00B670E3">
          <w:rPr>
            <w:noProof/>
            <w:webHidden/>
          </w:rPr>
          <w:fldChar w:fldCharType="begin"/>
        </w:r>
        <w:r w:rsidR="00B670E3">
          <w:rPr>
            <w:noProof/>
            <w:webHidden/>
          </w:rPr>
          <w:instrText xml:space="preserve"> PAGEREF _Toc40698926 \h </w:instrText>
        </w:r>
        <w:r w:rsidR="00B670E3">
          <w:rPr>
            <w:noProof/>
            <w:webHidden/>
          </w:rPr>
        </w:r>
        <w:r w:rsidR="00B670E3">
          <w:rPr>
            <w:noProof/>
            <w:webHidden/>
          </w:rPr>
          <w:fldChar w:fldCharType="separate"/>
        </w:r>
        <w:r w:rsidR="00B670E3">
          <w:rPr>
            <w:noProof/>
            <w:webHidden/>
          </w:rPr>
          <w:t>20</w:t>
        </w:r>
        <w:r w:rsidR="00B670E3">
          <w:rPr>
            <w:noProof/>
            <w:webHidden/>
          </w:rPr>
          <w:fldChar w:fldCharType="end"/>
        </w:r>
      </w:hyperlink>
    </w:p>
    <w:p w14:paraId="0B008F52" w14:textId="51248513"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27" w:history="1">
        <w:r w:rsidR="00B670E3" w:rsidRPr="00841A9B">
          <w:rPr>
            <w:rStyle w:val="Hyperlink"/>
            <w:rFonts w:eastAsiaTheme="majorEastAsia"/>
            <w:noProof/>
          </w:rPr>
          <w:t>1.4.3.</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Ievietošana datu noliktavā</w:t>
        </w:r>
        <w:r w:rsidR="00B670E3">
          <w:rPr>
            <w:noProof/>
            <w:webHidden/>
          </w:rPr>
          <w:tab/>
        </w:r>
        <w:r w:rsidR="00B670E3">
          <w:rPr>
            <w:noProof/>
            <w:webHidden/>
          </w:rPr>
          <w:fldChar w:fldCharType="begin"/>
        </w:r>
        <w:r w:rsidR="00B670E3">
          <w:rPr>
            <w:noProof/>
            <w:webHidden/>
          </w:rPr>
          <w:instrText xml:space="preserve"> PAGEREF _Toc40698927 \h </w:instrText>
        </w:r>
        <w:r w:rsidR="00B670E3">
          <w:rPr>
            <w:noProof/>
            <w:webHidden/>
          </w:rPr>
        </w:r>
        <w:r w:rsidR="00B670E3">
          <w:rPr>
            <w:noProof/>
            <w:webHidden/>
          </w:rPr>
          <w:fldChar w:fldCharType="separate"/>
        </w:r>
        <w:r w:rsidR="00B670E3">
          <w:rPr>
            <w:noProof/>
            <w:webHidden/>
          </w:rPr>
          <w:t>21</w:t>
        </w:r>
        <w:r w:rsidR="00B670E3">
          <w:rPr>
            <w:noProof/>
            <w:webHidden/>
          </w:rPr>
          <w:fldChar w:fldCharType="end"/>
        </w:r>
      </w:hyperlink>
    </w:p>
    <w:p w14:paraId="2F86FBBB" w14:textId="386FBA32" w:rsidR="00B670E3" w:rsidRDefault="00C81CE8" w:rsidP="00B670E3">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0698928" w:history="1">
        <w:r w:rsidR="00B670E3" w:rsidRPr="00841A9B">
          <w:rPr>
            <w:rStyle w:val="Hyperlink"/>
            <w:rFonts w:eastAsiaTheme="majorEastAsia"/>
            <w:noProof/>
          </w:rPr>
          <w:t>2.</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 avotu evolūcijas sistēma</w:t>
        </w:r>
        <w:r w:rsidR="00B670E3">
          <w:rPr>
            <w:noProof/>
            <w:webHidden/>
          </w:rPr>
          <w:tab/>
        </w:r>
        <w:r w:rsidR="00B670E3">
          <w:rPr>
            <w:noProof/>
            <w:webHidden/>
          </w:rPr>
          <w:fldChar w:fldCharType="begin"/>
        </w:r>
        <w:r w:rsidR="00B670E3">
          <w:rPr>
            <w:noProof/>
            <w:webHidden/>
          </w:rPr>
          <w:instrText xml:space="preserve"> PAGEREF _Toc40698928 \h </w:instrText>
        </w:r>
        <w:r w:rsidR="00B670E3">
          <w:rPr>
            <w:noProof/>
            <w:webHidden/>
          </w:rPr>
        </w:r>
        <w:r w:rsidR="00B670E3">
          <w:rPr>
            <w:noProof/>
            <w:webHidden/>
          </w:rPr>
          <w:fldChar w:fldCharType="separate"/>
        </w:r>
        <w:r w:rsidR="00B670E3">
          <w:rPr>
            <w:noProof/>
            <w:webHidden/>
          </w:rPr>
          <w:t>23</w:t>
        </w:r>
        <w:r w:rsidR="00B670E3">
          <w:rPr>
            <w:noProof/>
            <w:webHidden/>
          </w:rPr>
          <w:fldChar w:fldCharType="end"/>
        </w:r>
      </w:hyperlink>
    </w:p>
    <w:p w14:paraId="6873FE96" w14:textId="24FE44E9" w:rsidR="00B670E3" w:rsidRDefault="00C81CE8"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29" w:history="1">
        <w:r w:rsidR="00B670E3" w:rsidRPr="00841A9B">
          <w:rPr>
            <w:rStyle w:val="Hyperlink"/>
            <w:rFonts w:eastAsiaTheme="majorEastAsia"/>
            <w:noProof/>
          </w:rPr>
          <w:t>2.1.</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Arhitektūra</w:t>
        </w:r>
        <w:r w:rsidR="00B670E3">
          <w:rPr>
            <w:noProof/>
            <w:webHidden/>
          </w:rPr>
          <w:tab/>
        </w:r>
        <w:r w:rsidR="00B670E3">
          <w:rPr>
            <w:noProof/>
            <w:webHidden/>
          </w:rPr>
          <w:fldChar w:fldCharType="begin"/>
        </w:r>
        <w:r w:rsidR="00B670E3">
          <w:rPr>
            <w:noProof/>
            <w:webHidden/>
          </w:rPr>
          <w:instrText xml:space="preserve"> PAGEREF _Toc40698929 \h </w:instrText>
        </w:r>
        <w:r w:rsidR="00B670E3">
          <w:rPr>
            <w:noProof/>
            <w:webHidden/>
          </w:rPr>
        </w:r>
        <w:r w:rsidR="00B670E3">
          <w:rPr>
            <w:noProof/>
            <w:webHidden/>
          </w:rPr>
          <w:fldChar w:fldCharType="separate"/>
        </w:r>
        <w:r w:rsidR="00B670E3">
          <w:rPr>
            <w:noProof/>
            <w:webHidden/>
          </w:rPr>
          <w:t>23</w:t>
        </w:r>
        <w:r w:rsidR="00B670E3">
          <w:rPr>
            <w:noProof/>
            <w:webHidden/>
          </w:rPr>
          <w:fldChar w:fldCharType="end"/>
        </w:r>
      </w:hyperlink>
    </w:p>
    <w:p w14:paraId="44FAAF89" w14:textId="2434F127"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30" w:history="1">
        <w:r w:rsidR="00B670E3" w:rsidRPr="00841A9B">
          <w:rPr>
            <w:rStyle w:val="Hyperlink"/>
            <w:rFonts w:eastAsiaTheme="majorEastAsia"/>
            <w:noProof/>
          </w:rPr>
          <w:t>2.1.1.</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 avotu līmenis</w:t>
        </w:r>
        <w:r w:rsidR="00B670E3">
          <w:rPr>
            <w:noProof/>
            <w:webHidden/>
          </w:rPr>
          <w:tab/>
        </w:r>
        <w:r w:rsidR="00B670E3">
          <w:rPr>
            <w:noProof/>
            <w:webHidden/>
          </w:rPr>
          <w:fldChar w:fldCharType="begin"/>
        </w:r>
        <w:r w:rsidR="00B670E3">
          <w:rPr>
            <w:noProof/>
            <w:webHidden/>
          </w:rPr>
          <w:instrText xml:space="preserve"> PAGEREF _Toc40698930 \h </w:instrText>
        </w:r>
        <w:r w:rsidR="00B670E3">
          <w:rPr>
            <w:noProof/>
            <w:webHidden/>
          </w:rPr>
        </w:r>
        <w:r w:rsidR="00B670E3">
          <w:rPr>
            <w:noProof/>
            <w:webHidden/>
          </w:rPr>
          <w:fldChar w:fldCharType="separate"/>
        </w:r>
        <w:r w:rsidR="00B670E3">
          <w:rPr>
            <w:noProof/>
            <w:webHidden/>
          </w:rPr>
          <w:t>24</w:t>
        </w:r>
        <w:r w:rsidR="00B670E3">
          <w:rPr>
            <w:noProof/>
            <w:webHidden/>
          </w:rPr>
          <w:fldChar w:fldCharType="end"/>
        </w:r>
      </w:hyperlink>
    </w:p>
    <w:p w14:paraId="602CFBF3" w14:textId="3BED53A9"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31" w:history="1">
        <w:r w:rsidR="00B670E3" w:rsidRPr="00841A9B">
          <w:rPr>
            <w:rStyle w:val="Hyperlink"/>
            <w:rFonts w:eastAsiaTheme="majorEastAsia"/>
            <w:noProof/>
          </w:rPr>
          <w:t>2.1.2.</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 maģistrāle</w:t>
        </w:r>
        <w:r w:rsidR="00B670E3">
          <w:rPr>
            <w:noProof/>
            <w:webHidden/>
          </w:rPr>
          <w:tab/>
        </w:r>
        <w:r w:rsidR="00B670E3">
          <w:rPr>
            <w:noProof/>
            <w:webHidden/>
          </w:rPr>
          <w:fldChar w:fldCharType="begin"/>
        </w:r>
        <w:r w:rsidR="00B670E3">
          <w:rPr>
            <w:noProof/>
            <w:webHidden/>
          </w:rPr>
          <w:instrText xml:space="preserve"> PAGEREF _Toc40698931 \h </w:instrText>
        </w:r>
        <w:r w:rsidR="00B670E3">
          <w:rPr>
            <w:noProof/>
            <w:webHidden/>
          </w:rPr>
        </w:r>
        <w:r w:rsidR="00B670E3">
          <w:rPr>
            <w:noProof/>
            <w:webHidden/>
          </w:rPr>
          <w:fldChar w:fldCharType="separate"/>
        </w:r>
        <w:r w:rsidR="00B670E3">
          <w:rPr>
            <w:noProof/>
            <w:webHidden/>
          </w:rPr>
          <w:t>24</w:t>
        </w:r>
        <w:r w:rsidR="00B670E3">
          <w:rPr>
            <w:noProof/>
            <w:webHidden/>
          </w:rPr>
          <w:fldChar w:fldCharType="end"/>
        </w:r>
      </w:hyperlink>
    </w:p>
    <w:p w14:paraId="38CA89AC" w14:textId="0674B552"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32" w:history="1">
        <w:r w:rsidR="00B670E3" w:rsidRPr="00841A9B">
          <w:rPr>
            <w:rStyle w:val="Hyperlink"/>
            <w:rFonts w:eastAsiaTheme="majorEastAsia"/>
            <w:noProof/>
          </w:rPr>
          <w:t>2.1.3.</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Metadatu glabātuve</w:t>
        </w:r>
        <w:r w:rsidR="00B670E3">
          <w:rPr>
            <w:noProof/>
            <w:webHidden/>
          </w:rPr>
          <w:tab/>
        </w:r>
        <w:r w:rsidR="00B670E3">
          <w:rPr>
            <w:noProof/>
            <w:webHidden/>
          </w:rPr>
          <w:fldChar w:fldCharType="begin"/>
        </w:r>
        <w:r w:rsidR="00B670E3">
          <w:rPr>
            <w:noProof/>
            <w:webHidden/>
          </w:rPr>
          <w:instrText xml:space="preserve"> PAGEREF _Toc40698932 \h </w:instrText>
        </w:r>
        <w:r w:rsidR="00B670E3">
          <w:rPr>
            <w:noProof/>
            <w:webHidden/>
          </w:rPr>
        </w:r>
        <w:r w:rsidR="00B670E3">
          <w:rPr>
            <w:noProof/>
            <w:webHidden/>
          </w:rPr>
          <w:fldChar w:fldCharType="separate"/>
        </w:r>
        <w:r w:rsidR="00B670E3">
          <w:rPr>
            <w:noProof/>
            <w:webHidden/>
          </w:rPr>
          <w:t>25</w:t>
        </w:r>
        <w:r w:rsidR="00B670E3">
          <w:rPr>
            <w:noProof/>
            <w:webHidden/>
          </w:rPr>
          <w:fldChar w:fldCharType="end"/>
        </w:r>
      </w:hyperlink>
    </w:p>
    <w:p w14:paraId="4D1050A5" w14:textId="1C9BC02D"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33" w:history="1">
        <w:r w:rsidR="00B670E3" w:rsidRPr="00841A9B">
          <w:rPr>
            <w:rStyle w:val="Hyperlink"/>
            <w:rFonts w:eastAsiaTheme="majorEastAsia"/>
            <w:noProof/>
          </w:rPr>
          <w:t>2.1.4.</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Adaptācijas komponente</w:t>
        </w:r>
        <w:r w:rsidR="00B670E3">
          <w:rPr>
            <w:noProof/>
            <w:webHidden/>
          </w:rPr>
          <w:tab/>
        </w:r>
        <w:r w:rsidR="00B670E3">
          <w:rPr>
            <w:noProof/>
            <w:webHidden/>
          </w:rPr>
          <w:fldChar w:fldCharType="begin"/>
        </w:r>
        <w:r w:rsidR="00B670E3">
          <w:rPr>
            <w:noProof/>
            <w:webHidden/>
          </w:rPr>
          <w:instrText xml:space="preserve"> PAGEREF _Toc40698933 \h </w:instrText>
        </w:r>
        <w:r w:rsidR="00B670E3">
          <w:rPr>
            <w:noProof/>
            <w:webHidden/>
          </w:rPr>
        </w:r>
        <w:r w:rsidR="00B670E3">
          <w:rPr>
            <w:noProof/>
            <w:webHidden/>
          </w:rPr>
          <w:fldChar w:fldCharType="separate"/>
        </w:r>
        <w:r w:rsidR="00B670E3">
          <w:rPr>
            <w:noProof/>
            <w:webHidden/>
          </w:rPr>
          <w:t>27</w:t>
        </w:r>
        <w:r w:rsidR="00B670E3">
          <w:rPr>
            <w:noProof/>
            <w:webHidden/>
          </w:rPr>
          <w:fldChar w:fldCharType="end"/>
        </w:r>
      </w:hyperlink>
    </w:p>
    <w:p w14:paraId="05F29686" w14:textId="63E1C44B" w:rsidR="00B670E3" w:rsidRDefault="00C81CE8"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34" w:history="1">
        <w:r w:rsidR="00B670E3" w:rsidRPr="00841A9B">
          <w:rPr>
            <w:rStyle w:val="Hyperlink"/>
            <w:rFonts w:eastAsiaTheme="majorEastAsia"/>
            <w:noProof/>
          </w:rPr>
          <w:t>2.2.</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Izmaiņu identificēšana</w:t>
        </w:r>
        <w:r w:rsidR="00B670E3">
          <w:rPr>
            <w:noProof/>
            <w:webHidden/>
          </w:rPr>
          <w:tab/>
        </w:r>
        <w:r w:rsidR="00B670E3">
          <w:rPr>
            <w:noProof/>
            <w:webHidden/>
          </w:rPr>
          <w:fldChar w:fldCharType="begin"/>
        </w:r>
        <w:r w:rsidR="00B670E3">
          <w:rPr>
            <w:noProof/>
            <w:webHidden/>
          </w:rPr>
          <w:instrText xml:space="preserve"> PAGEREF _Toc40698934 \h </w:instrText>
        </w:r>
        <w:r w:rsidR="00B670E3">
          <w:rPr>
            <w:noProof/>
            <w:webHidden/>
          </w:rPr>
        </w:r>
        <w:r w:rsidR="00B670E3">
          <w:rPr>
            <w:noProof/>
            <w:webHidden/>
          </w:rPr>
          <w:fldChar w:fldCharType="separate"/>
        </w:r>
        <w:r w:rsidR="00B670E3">
          <w:rPr>
            <w:noProof/>
            <w:webHidden/>
          </w:rPr>
          <w:t>27</w:t>
        </w:r>
        <w:r w:rsidR="00B670E3">
          <w:rPr>
            <w:noProof/>
            <w:webHidden/>
          </w:rPr>
          <w:fldChar w:fldCharType="end"/>
        </w:r>
      </w:hyperlink>
    </w:p>
    <w:p w14:paraId="46853838" w14:textId="6A903614" w:rsidR="00B670E3" w:rsidRDefault="00C81CE8"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35" w:history="1">
        <w:r w:rsidR="00B670E3" w:rsidRPr="00841A9B">
          <w:rPr>
            <w:rStyle w:val="Hyperlink"/>
            <w:rFonts w:eastAsiaTheme="majorEastAsia"/>
            <w:noProof/>
          </w:rPr>
          <w:t>2.3.</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Izmaiņu apstrāde</w:t>
        </w:r>
        <w:r w:rsidR="00B670E3">
          <w:rPr>
            <w:noProof/>
            <w:webHidden/>
          </w:rPr>
          <w:tab/>
        </w:r>
        <w:r w:rsidR="00B670E3">
          <w:rPr>
            <w:noProof/>
            <w:webHidden/>
          </w:rPr>
          <w:fldChar w:fldCharType="begin"/>
        </w:r>
        <w:r w:rsidR="00B670E3">
          <w:rPr>
            <w:noProof/>
            <w:webHidden/>
          </w:rPr>
          <w:instrText xml:space="preserve"> PAGEREF _Toc40698935 \h </w:instrText>
        </w:r>
        <w:r w:rsidR="00B670E3">
          <w:rPr>
            <w:noProof/>
            <w:webHidden/>
          </w:rPr>
        </w:r>
        <w:r w:rsidR="00B670E3">
          <w:rPr>
            <w:noProof/>
            <w:webHidden/>
          </w:rPr>
          <w:fldChar w:fldCharType="separate"/>
        </w:r>
        <w:r w:rsidR="00B670E3">
          <w:rPr>
            <w:noProof/>
            <w:webHidden/>
          </w:rPr>
          <w:t>28</w:t>
        </w:r>
        <w:r w:rsidR="00B670E3">
          <w:rPr>
            <w:noProof/>
            <w:webHidden/>
          </w:rPr>
          <w:fldChar w:fldCharType="end"/>
        </w:r>
      </w:hyperlink>
    </w:p>
    <w:p w14:paraId="7FCA9641" w14:textId="77C830E4" w:rsidR="00B670E3" w:rsidRDefault="00C81CE8"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36" w:history="1">
        <w:r w:rsidR="00B670E3" w:rsidRPr="00841A9B">
          <w:rPr>
            <w:rStyle w:val="Hyperlink"/>
            <w:rFonts w:eastAsiaTheme="majorEastAsia"/>
            <w:noProof/>
          </w:rPr>
          <w:t>2.4.</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 avotu evolūcijas sistēmas pielietojums</w:t>
        </w:r>
        <w:r w:rsidR="00B670E3">
          <w:rPr>
            <w:noProof/>
            <w:webHidden/>
          </w:rPr>
          <w:tab/>
        </w:r>
        <w:r w:rsidR="00B670E3">
          <w:rPr>
            <w:noProof/>
            <w:webHidden/>
          </w:rPr>
          <w:fldChar w:fldCharType="begin"/>
        </w:r>
        <w:r w:rsidR="00B670E3">
          <w:rPr>
            <w:noProof/>
            <w:webHidden/>
          </w:rPr>
          <w:instrText xml:space="preserve"> PAGEREF _Toc40698936 \h </w:instrText>
        </w:r>
        <w:r w:rsidR="00B670E3">
          <w:rPr>
            <w:noProof/>
            <w:webHidden/>
          </w:rPr>
        </w:r>
        <w:r w:rsidR="00B670E3">
          <w:rPr>
            <w:noProof/>
            <w:webHidden/>
          </w:rPr>
          <w:fldChar w:fldCharType="separate"/>
        </w:r>
        <w:r w:rsidR="00B670E3">
          <w:rPr>
            <w:noProof/>
            <w:webHidden/>
          </w:rPr>
          <w:t>29</w:t>
        </w:r>
        <w:r w:rsidR="00B670E3">
          <w:rPr>
            <w:noProof/>
            <w:webHidden/>
          </w:rPr>
          <w:fldChar w:fldCharType="end"/>
        </w:r>
      </w:hyperlink>
    </w:p>
    <w:p w14:paraId="19F33A9F" w14:textId="63F6FB51" w:rsidR="00B670E3" w:rsidRDefault="00C81CE8" w:rsidP="00B670E3">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0698937" w:history="1">
        <w:r w:rsidR="00B670E3" w:rsidRPr="00841A9B">
          <w:rPr>
            <w:rStyle w:val="Hyperlink"/>
            <w:rFonts w:eastAsiaTheme="majorEastAsia"/>
            <w:noProof/>
          </w:rPr>
          <w:t>3.</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Evolūcijas apstrādes mehānisms</w:t>
        </w:r>
        <w:r w:rsidR="00B670E3">
          <w:rPr>
            <w:noProof/>
            <w:webHidden/>
          </w:rPr>
          <w:tab/>
        </w:r>
        <w:r w:rsidR="00B670E3">
          <w:rPr>
            <w:noProof/>
            <w:webHidden/>
          </w:rPr>
          <w:fldChar w:fldCharType="begin"/>
        </w:r>
        <w:r w:rsidR="00B670E3">
          <w:rPr>
            <w:noProof/>
            <w:webHidden/>
          </w:rPr>
          <w:instrText xml:space="preserve"> PAGEREF _Toc40698937 \h </w:instrText>
        </w:r>
        <w:r w:rsidR="00B670E3">
          <w:rPr>
            <w:noProof/>
            <w:webHidden/>
          </w:rPr>
        </w:r>
        <w:r w:rsidR="00B670E3">
          <w:rPr>
            <w:noProof/>
            <w:webHidden/>
          </w:rPr>
          <w:fldChar w:fldCharType="separate"/>
        </w:r>
        <w:r w:rsidR="00B670E3">
          <w:rPr>
            <w:noProof/>
            <w:webHidden/>
          </w:rPr>
          <w:t>32</w:t>
        </w:r>
        <w:r w:rsidR="00B670E3">
          <w:rPr>
            <w:noProof/>
            <w:webHidden/>
          </w:rPr>
          <w:fldChar w:fldCharType="end"/>
        </w:r>
      </w:hyperlink>
    </w:p>
    <w:p w14:paraId="231C94BE" w14:textId="588ABB02" w:rsidR="00B670E3" w:rsidRDefault="00C81CE8"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38" w:history="1">
        <w:r w:rsidR="00B670E3" w:rsidRPr="00841A9B">
          <w:rPr>
            <w:rStyle w:val="Hyperlink"/>
            <w:rFonts w:eastAsiaTheme="majorEastAsia"/>
            <w:noProof/>
          </w:rPr>
          <w:t>3.1.</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Evolūcijas apstrādes metadati un to glabāšana</w:t>
        </w:r>
        <w:r w:rsidR="00B670E3">
          <w:rPr>
            <w:noProof/>
            <w:webHidden/>
          </w:rPr>
          <w:tab/>
        </w:r>
        <w:r w:rsidR="00B670E3">
          <w:rPr>
            <w:noProof/>
            <w:webHidden/>
          </w:rPr>
          <w:fldChar w:fldCharType="begin"/>
        </w:r>
        <w:r w:rsidR="00B670E3">
          <w:rPr>
            <w:noProof/>
            <w:webHidden/>
          </w:rPr>
          <w:instrText xml:space="preserve"> PAGEREF _Toc40698938 \h </w:instrText>
        </w:r>
        <w:r w:rsidR="00B670E3">
          <w:rPr>
            <w:noProof/>
            <w:webHidden/>
          </w:rPr>
        </w:r>
        <w:r w:rsidR="00B670E3">
          <w:rPr>
            <w:noProof/>
            <w:webHidden/>
          </w:rPr>
          <w:fldChar w:fldCharType="separate"/>
        </w:r>
        <w:r w:rsidR="00B670E3">
          <w:rPr>
            <w:noProof/>
            <w:webHidden/>
          </w:rPr>
          <w:t>32</w:t>
        </w:r>
        <w:r w:rsidR="00B670E3">
          <w:rPr>
            <w:noProof/>
            <w:webHidden/>
          </w:rPr>
          <w:fldChar w:fldCharType="end"/>
        </w:r>
      </w:hyperlink>
    </w:p>
    <w:p w14:paraId="1A831298" w14:textId="790328E4"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39" w:history="1">
        <w:r w:rsidR="00B670E3" w:rsidRPr="00841A9B">
          <w:rPr>
            <w:rStyle w:val="Hyperlink"/>
            <w:rFonts w:eastAsiaTheme="majorEastAsia"/>
            <w:noProof/>
          </w:rPr>
          <w:t>3.1.1.</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Izmaiņu adaptācijas scenāriji un operācijas</w:t>
        </w:r>
        <w:r w:rsidR="00B670E3">
          <w:rPr>
            <w:noProof/>
            <w:webHidden/>
          </w:rPr>
          <w:tab/>
        </w:r>
        <w:r w:rsidR="00B670E3">
          <w:rPr>
            <w:noProof/>
            <w:webHidden/>
          </w:rPr>
          <w:fldChar w:fldCharType="begin"/>
        </w:r>
        <w:r w:rsidR="00B670E3">
          <w:rPr>
            <w:noProof/>
            <w:webHidden/>
          </w:rPr>
          <w:instrText xml:space="preserve"> PAGEREF _Toc40698939 \h </w:instrText>
        </w:r>
        <w:r w:rsidR="00B670E3">
          <w:rPr>
            <w:noProof/>
            <w:webHidden/>
          </w:rPr>
        </w:r>
        <w:r w:rsidR="00B670E3">
          <w:rPr>
            <w:noProof/>
            <w:webHidden/>
          </w:rPr>
          <w:fldChar w:fldCharType="separate"/>
        </w:r>
        <w:r w:rsidR="00B670E3">
          <w:rPr>
            <w:noProof/>
            <w:webHidden/>
          </w:rPr>
          <w:t>34</w:t>
        </w:r>
        <w:r w:rsidR="00B670E3">
          <w:rPr>
            <w:noProof/>
            <w:webHidden/>
          </w:rPr>
          <w:fldChar w:fldCharType="end"/>
        </w:r>
      </w:hyperlink>
    </w:p>
    <w:p w14:paraId="316D1554" w14:textId="40E900ED"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0" w:history="1">
        <w:r w:rsidR="00B670E3" w:rsidRPr="00841A9B">
          <w:rPr>
            <w:rStyle w:val="Hyperlink"/>
            <w:rFonts w:eastAsiaTheme="majorEastAsia"/>
            <w:noProof/>
          </w:rPr>
          <w:t>3.1.2.</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Izmaiņu adaptācijas scenāriju zarošanās nosacījumi</w:t>
        </w:r>
        <w:r w:rsidR="00B670E3">
          <w:rPr>
            <w:noProof/>
            <w:webHidden/>
          </w:rPr>
          <w:tab/>
        </w:r>
        <w:r w:rsidR="00B670E3">
          <w:rPr>
            <w:noProof/>
            <w:webHidden/>
          </w:rPr>
          <w:fldChar w:fldCharType="begin"/>
        </w:r>
        <w:r w:rsidR="00B670E3">
          <w:rPr>
            <w:noProof/>
            <w:webHidden/>
          </w:rPr>
          <w:instrText xml:space="preserve"> PAGEREF _Toc40698940 \h </w:instrText>
        </w:r>
        <w:r w:rsidR="00B670E3">
          <w:rPr>
            <w:noProof/>
            <w:webHidden/>
          </w:rPr>
        </w:r>
        <w:r w:rsidR="00B670E3">
          <w:rPr>
            <w:noProof/>
            <w:webHidden/>
          </w:rPr>
          <w:fldChar w:fldCharType="separate"/>
        </w:r>
        <w:r w:rsidR="00B670E3">
          <w:rPr>
            <w:noProof/>
            <w:webHidden/>
          </w:rPr>
          <w:t>36</w:t>
        </w:r>
        <w:r w:rsidR="00B670E3">
          <w:rPr>
            <w:noProof/>
            <w:webHidden/>
          </w:rPr>
          <w:fldChar w:fldCharType="end"/>
        </w:r>
      </w:hyperlink>
    </w:p>
    <w:p w14:paraId="40D815A0" w14:textId="7CDA0947"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1" w:history="1">
        <w:r w:rsidR="00B670E3" w:rsidRPr="00841A9B">
          <w:rPr>
            <w:rStyle w:val="Hyperlink"/>
            <w:rFonts w:eastAsiaTheme="majorEastAsia"/>
            <w:noProof/>
          </w:rPr>
          <w:t>3.1.3.</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Izmaiņu adaptācijas procesa papildus informācija</w:t>
        </w:r>
        <w:r w:rsidR="00B670E3">
          <w:rPr>
            <w:noProof/>
            <w:webHidden/>
          </w:rPr>
          <w:tab/>
        </w:r>
        <w:r w:rsidR="00B670E3">
          <w:rPr>
            <w:noProof/>
            <w:webHidden/>
          </w:rPr>
          <w:fldChar w:fldCharType="begin"/>
        </w:r>
        <w:r w:rsidR="00B670E3">
          <w:rPr>
            <w:noProof/>
            <w:webHidden/>
          </w:rPr>
          <w:instrText xml:space="preserve"> PAGEREF _Toc40698941 \h </w:instrText>
        </w:r>
        <w:r w:rsidR="00B670E3">
          <w:rPr>
            <w:noProof/>
            <w:webHidden/>
          </w:rPr>
        </w:r>
        <w:r w:rsidR="00B670E3">
          <w:rPr>
            <w:noProof/>
            <w:webHidden/>
          </w:rPr>
          <w:fldChar w:fldCharType="separate"/>
        </w:r>
        <w:r w:rsidR="00B670E3">
          <w:rPr>
            <w:noProof/>
            <w:webHidden/>
          </w:rPr>
          <w:t>37</w:t>
        </w:r>
        <w:r w:rsidR="00B670E3">
          <w:rPr>
            <w:noProof/>
            <w:webHidden/>
          </w:rPr>
          <w:fldChar w:fldCharType="end"/>
        </w:r>
      </w:hyperlink>
    </w:p>
    <w:p w14:paraId="3CC27A5C" w14:textId="25B8FB90" w:rsidR="00B670E3" w:rsidRDefault="00C81CE8"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42" w:history="1">
        <w:r w:rsidR="00B670E3" w:rsidRPr="00841A9B">
          <w:rPr>
            <w:rStyle w:val="Hyperlink"/>
            <w:rFonts w:eastAsiaTheme="majorEastAsia"/>
            <w:noProof/>
          </w:rPr>
          <w:t>3.2.</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Evolūcijas apstrādes funkcionalitāte</w:t>
        </w:r>
        <w:r w:rsidR="00B670E3">
          <w:rPr>
            <w:noProof/>
            <w:webHidden/>
          </w:rPr>
          <w:tab/>
        </w:r>
        <w:r w:rsidR="00B670E3">
          <w:rPr>
            <w:noProof/>
            <w:webHidden/>
          </w:rPr>
          <w:fldChar w:fldCharType="begin"/>
        </w:r>
        <w:r w:rsidR="00B670E3">
          <w:rPr>
            <w:noProof/>
            <w:webHidden/>
          </w:rPr>
          <w:instrText xml:space="preserve"> PAGEREF _Toc40698942 \h </w:instrText>
        </w:r>
        <w:r w:rsidR="00B670E3">
          <w:rPr>
            <w:noProof/>
            <w:webHidden/>
          </w:rPr>
        </w:r>
        <w:r w:rsidR="00B670E3">
          <w:rPr>
            <w:noProof/>
            <w:webHidden/>
          </w:rPr>
          <w:fldChar w:fldCharType="separate"/>
        </w:r>
        <w:r w:rsidR="00B670E3">
          <w:rPr>
            <w:noProof/>
            <w:webHidden/>
          </w:rPr>
          <w:t>38</w:t>
        </w:r>
        <w:r w:rsidR="00B670E3">
          <w:rPr>
            <w:noProof/>
            <w:webHidden/>
          </w:rPr>
          <w:fldChar w:fldCharType="end"/>
        </w:r>
      </w:hyperlink>
    </w:p>
    <w:p w14:paraId="0BDCF018" w14:textId="5E3FB57C"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3" w:history="1">
        <w:r w:rsidR="00B670E3" w:rsidRPr="00841A9B">
          <w:rPr>
            <w:rStyle w:val="Hyperlink"/>
            <w:rFonts w:eastAsiaTheme="majorEastAsia"/>
            <w:noProof/>
          </w:rPr>
          <w:t>3.2.1.</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Pirmreizējā izmaiņas apstrāde</w:t>
        </w:r>
        <w:r w:rsidR="00B670E3">
          <w:rPr>
            <w:noProof/>
            <w:webHidden/>
          </w:rPr>
          <w:tab/>
        </w:r>
        <w:r w:rsidR="00B670E3">
          <w:rPr>
            <w:noProof/>
            <w:webHidden/>
          </w:rPr>
          <w:fldChar w:fldCharType="begin"/>
        </w:r>
        <w:r w:rsidR="00B670E3">
          <w:rPr>
            <w:noProof/>
            <w:webHidden/>
          </w:rPr>
          <w:instrText xml:space="preserve"> PAGEREF _Toc40698943 \h </w:instrText>
        </w:r>
        <w:r w:rsidR="00B670E3">
          <w:rPr>
            <w:noProof/>
            <w:webHidden/>
          </w:rPr>
        </w:r>
        <w:r w:rsidR="00B670E3">
          <w:rPr>
            <w:noProof/>
            <w:webHidden/>
          </w:rPr>
          <w:fldChar w:fldCharType="separate"/>
        </w:r>
        <w:r w:rsidR="00B670E3">
          <w:rPr>
            <w:noProof/>
            <w:webHidden/>
          </w:rPr>
          <w:t>38</w:t>
        </w:r>
        <w:r w:rsidR="00B670E3">
          <w:rPr>
            <w:noProof/>
            <w:webHidden/>
          </w:rPr>
          <w:fldChar w:fldCharType="end"/>
        </w:r>
      </w:hyperlink>
    </w:p>
    <w:p w14:paraId="35F385F0" w14:textId="6BB23F9E"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4" w:history="1">
        <w:r w:rsidR="00B670E3" w:rsidRPr="00841A9B">
          <w:rPr>
            <w:rStyle w:val="Hyperlink"/>
            <w:rFonts w:eastAsiaTheme="majorEastAsia"/>
            <w:noProof/>
          </w:rPr>
          <w:t>3.2.2.</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Scenārija iegūšana</w:t>
        </w:r>
        <w:r w:rsidR="00B670E3">
          <w:rPr>
            <w:noProof/>
            <w:webHidden/>
          </w:rPr>
          <w:tab/>
        </w:r>
        <w:r w:rsidR="00B670E3">
          <w:rPr>
            <w:noProof/>
            <w:webHidden/>
          </w:rPr>
          <w:fldChar w:fldCharType="begin"/>
        </w:r>
        <w:r w:rsidR="00B670E3">
          <w:rPr>
            <w:noProof/>
            <w:webHidden/>
          </w:rPr>
          <w:instrText xml:space="preserve"> PAGEREF _Toc40698944 \h </w:instrText>
        </w:r>
        <w:r w:rsidR="00B670E3">
          <w:rPr>
            <w:noProof/>
            <w:webHidden/>
          </w:rPr>
        </w:r>
        <w:r w:rsidR="00B670E3">
          <w:rPr>
            <w:noProof/>
            <w:webHidden/>
          </w:rPr>
          <w:fldChar w:fldCharType="separate"/>
        </w:r>
        <w:r w:rsidR="00B670E3">
          <w:rPr>
            <w:noProof/>
            <w:webHidden/>
          </w:rPr>
          <w:t>41</w:t>
        </w:r>
        <w:r w:rsidR="00B670E3">
          <w:rPr>
            <w:noProof/>
            <w:webHidden/>
          </w:rPr>
          <w:fldChar w:fldCharType="end"/>
        </w:r>
      </w:hyperlink>
    </w:p>
    <w:p w14:paraId="5A660B06" w14:textId="36479D16"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5" w:history="1">
        <w:r w:rsidR="00B670E3" w:rsidRPr="00841A9B">
          <w:rPr>
            <w:rStyle w:val="Hyperlink"/>
            <w:rFonts w:eastAsiaTheme="majorEastAsia"/>
            <w:noProof/>
          </w:rPr>
          <w:t>3.2.3.</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Scenārija izpilde</w:t>
        </w:r>
        <w:r w:rsidR="00B670E3">
          <w:rPr>
            <w:noProof/>
            <w:webHidden/>
          </w:rPr>
          <w:tab/>
        </w:r>
        <w:r w:rsidR="00B670E3">
          <w:rPr>
            <w:noProof/>
            <w:webHidden/>
          </w:rPr>
          <w:fldChar w:fldCharType="begin"/>
        </w:r>
        <w:r w:rsidR="00B670E3">
          <w:rPr>
            <w:noProof/>
            <w:webHidden/>
          </w:rPr>
          <w:instrText xml:space="preserve"> PAGEREF _Toc40698945 \h </w:instrText>
        </w:r>
        <w:r w:rsidR="00B670E3">
          <w:rPr>
            <w:noProof/>
            <w:webHidden/>
          </w:rPr>
        </w:r>
        <w:r w:rsidR="00B670E3">
          <w:rPr>
            <w:noProof/>
            <w:webHidden/>
          </w:rPr>
          <w:fldChar w:fldCharType="separate"/>
        </w:r>
        <w:r w:rsidR="00B670E3">
          <w:rPr>
            <w:noProof/>
            <w:webHidden/>
          </w:rPr>
          <w:t>42</w:t>
        </w:r>
        <w:r w:rsidR="00B670E3">
          <w:rPr>
            <w:noProof/>
            <w:webHidden/>
          </w:rPr>
          <w:fldChar w:fldCharType="end"/>
        </w:r>
      </w:hyperlink>
    </w:p>
    <w:p w14:paraId="17C1BFEC" w14:textId="47440133" w:rsidR="00B670E3" w:rsidRDefault="00C81CE8" w:rsidP="00B670E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698946" w:history="1">
        <w:r w:rsidR="00B670E3" w:rsidRPr="00841A9B">
          <w:rPr>
            <w:rStyle w:val="Hyperlink"/>
            <w:rFonts w:eastAsiaTheme="majorEastAsia"/>
            <w:noProof/>
          </w:rPr>
          <w:t>3.3.</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Izmaiņu adaptācijas scenāriji</w:t>
        </w:r>
        <w:r w:rsidR="00B670E3">
          <w:rPr>
            <w:noProof/>
            <w:webHidden/>
          </w:rPr>
          <w:tab/>
        </w:r>
        <w:r w:rsidR="00B670E3">
          <w:rPr>
            <w:noProof/>
            <w:webHidden/>
          </w:rPr>
          <w:fldChar w:fldCharType="begin"/>
        </w:r>
        <w:r w:rsidR="00B670E3">
          <w:rPr>
            <w:noProof/>
            <w:webHidden/>
          </w:rPr>
          <w:instrText xml:space="preserve"> PAGEREF _Toc40698946 \h </w:instrText>
        </w:r>
        <w:r w:rsidR="00B670E3">
          <w:rPr>
            <w:noProof/>
            <w:webHidden/>
          </w:rPr>
        </w:r>
        <w:r w:rsidR="00B670E3">
          <w:rPr>
            <w:noProof/>
            <w:webHidden/>
          </w:rPr>
          <w:fldChar w:fldCharType="separate"/>
        </w:r>
        <w:r w:rsidR="00B670E3">
          <w:rPr>
            <w:noProof/>
            <w:webHidden/>
          </w:rPr>
          <w:t>43</w:t>
        </w:r>
        <w:r w:rsidR="00B670E3">
          <w:rPr>
            <w:noProof/>
            <w:webHidden/>
          </w:rPr>
          <w:fldChar w:fldCharType="end"/>
        </w:r>
      </w:hyperlink>
    </w:p>
    <w:p w14:paraId="7EEC72EF" w14:textId="56F9BF49"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7" w:history="1">
        <w:r w:rsidR="00B670E3" w:rsidRPr="00841A9B">
          <w:rPr>
            <w:rStyle w:val="Hyperlink"/>
            <w:rFonts w:eastAsiaTheme="majorEastAsia"/>
            <w:noProof/>
          </w:rPr>
          <w:t>3.3.1.</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 maģistrāles līmeņa pievienošana</w:t>
        </w:r>
        <w:r w:rsidR="00B670E3">
          <w:rPr>
            <w:noProof/>
            <w:webHidden/>
          </w:rPr>
          <w:tab/>
        </w:r>
        <w:r w:rsidR="00B670E3">
          <w:rPr>
            <w:noProof/>
            <w:webHidden/>
          </w:rPr>
          <w:fldChar w:fldCharType="begin"/>
        </w:r>
        <w:r w:rsidR="00B670E3">
          <w:rPr>
            <w:noProof/>
            <w:webHidden/>
          </w:rPr>
          <w:instrText xml:space="preserve"> PAGEREF _Toc40698947 \h </w:instrText>
        </w:r>
        <w:r w:rsidR="00B670E3">
          <w:rPr>
            <w:noProof/>
            <w:webHidden/>
          </w:rPr>
        </w:r>
        <w:r w:rsidR="00B670E3">
          <w:rPr>
            <w:noProof/>
            <w:webHidden/>
          </w:rPr>
          <w:fldChar w:fldCharType="separate"/>
        </w:r>
        <w:r w:rsidR="00B670E3">
          <w:rPr>
            <w:noProof/>
            <w:webHidden/>
          </w:rPr>
          <w:t>43</w:t>
        </w:r>
        <w:r w:rsidR="00B670E3">
          <w:rPr>
            <w:noProof/>
            <w:webHidden/>
          </w:rPr>
          <w:fldChar w:fldCharType="end"/>
        </w:r>
      </w:hyperlink>
    </w:p>
    <w:p w14:paraId="50022F7D" w14:textId="79629CED"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8" w:history="1">
        <w:r w:rsidR="00B670E3" w:rsidRPr="00841A9B">
          <w:rPr>
            <w:rStyle w:val="Hyperlink"/>
            <w:rFonts w:eastAsiaTheme="majorEastAsia"/>
            <w:noProof/>
          </w:rPr>
          <w:t>3.3.2.</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 avota pievienošana</w:t>
        </w:r>
        <w:r w:rsidR="00B670E3">
          <w:rPr>
            <w:noProof/>
            <w:webHidden/>
          </w:rPr>
          <w:tab/>
        </w:r>
        <w:r w:rsidR="00B670E3">
          <w:rPr>
            <w:noProof/>
            <w:webHidden/>
          </w:rPr>
          <w:fldChar w:fldCharType="begin"/>
        </w:r>
        <w:r w:rsidR="00B670E3">
          <w:rPr>
            <w:noProof/>
            <w:webHidden/>
          </w:rPr>
          <w:instrText xml:space="preserve"> PAGEREF _Toc40698948 \h </w:instrText>
        </w:r>
        <w:r w:rsidR="00B670E3">
          <w:rPr>
            <w:noProof/>
            <w:webHidden/>
          </w:rPr>
        </w:r>
        <w:r w:rsidR="00B670E3">
          <w:rPr>
            <w:noProof/>
            <w:webHidden/>
          </w:rPr>
          <w:fldChar w:fldCharType="separate"/>
        </w:r>
        <w:r w:rsidR="00B670E3">
          <w:rPr>
            <w:noProof/>
            <w:webHidden/>
          </w:rPr>
          <w:t>45</w:t>
        </w:r>
        <w:r w:rsidR="00B670E3">
          <w:rPr>
            <w:noProof/>
            <w:webHidden/>
          </w:rPr>
          <w:fldChar w:fldCharType="end"/>
        </w:r>
      </w:hyperlink>
    </w:p>
    <w:p w14:paraId="7EE4A134" w14:textId="46610EF1"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49" w:history="1">
        <w:r w:rsidR="00B670E3" w:rsidRPr="00841A9B">
          <w:rPr>
            <w:rStyle w:val="Hyperlink"/>
            <w:rFonts w:eastAsiaTheme="majorEastAsia"/>
            <w:noProof/>
          </w:rPr>
          <w:t>3.3.3.</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 kopas pievienošana</w:t>
        </w:r>
        <w:r w:rsidR="00B670E3">
          <w:rPr>
            <w:noProof/>
            <w:webHidden/>
          </w:rPr>
          <w:tab/>
        </w:r>
        <w:r w:rsidR="00B670E3">
          <w:rPr>
            <w:noProof/>
            <w:webHidden/>
          </w:rPr>
          <w:fldChar w:fldCharType="begin"/>
        </w:r>
        <w:r w:rsidR="00B670E3">
          <w:rPr>
            <w:noProof/>
            <w:webHidden/>
          </w:rPr>
          <w:instrText xml:space="preserve"> PAGEREF _Toc40698949 \h </w:instrText>
        </w:r>
        <w:r w:rsidR="00B670E3">
          <w:rPr>
            <w:noProof/>
            <w:webHidden/>
          </w:rPr>
        </w:r>
        <w:r w:rsidR="00B670E3">
          <w:rPr>
            <w:noProof/>
            <w:webHidden/>
          </w:rPr>
          <w:fldChar w:fldCharType="separate"/>
        </w:r>
        <w:r w:rsidR="00B670E3">
          <w:rPr>
            <w:noProof/>
            <w:webHidden/>
          </w:rPr>
          <w:t>46</w:t>
        </w:r>
        <w:r w:rsidR="00B670E3">
          <w:rPr>
            <w:noProof/>
            <w:webHidden/>
          </w:rPr>
          <w:fldChar w:fldCharType="end"/>
        </w:r>
      </w:hyperlink>
    </w:p>
    <w:p w14:paraId="24093D15" w14:textId="017CB6E8"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50" w:history="1">
        <w:r w:rsidR="00B670E3" w:rsidRPr="00841A9B">
          <w:rPr>
            <w:rStyle w:val="Hyperlink"/>
            <w:rFonts w:eastAsiaTheme="majorEastAsia"/>
            <w:noProof/>
          </w:rPr>
          <w:t>3.3.4.</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Metadatu īpašības pievienošana</w:t>
        </w:r>
        <w:r w:rsidR="00B670E3">
          <w:rPr>
            <w:noProof/>
            <w:webHidden/>
          </w:rPr>
          <w:tab/>
        </w:r>
        <w:r w:rsidR="00B670E3">
          <w:rPr>
            <w:noProof/>
            <w:webHidden/>
          </w:rPr>
          <w:fldChar w:fldCharType="begin"/>
        </w:r>
        <w:r w:rsidR="00B670E3">
          <w:rPr>
            <w:noProof/>
            <w:webHidden/>
          </w:rPr>
          <w:instrText xml:space="preserve"> PAGEREF _Toc40698950 \h </w:instrText>
        </w:r>
        <w:r w:rsidR="00B670E3">
          <w:rPr>
            <w:noProof/>
            <w:webHidden/>
          </w:rPr>
        </w:r>
        <w:r w:rsidR="00B670E3">
          <w:rPr>
            <w:noProof/>
            <w:webHidden/>
          </w:rPr>
          <w:fldChar w:fldCharType="separate"/>
        </w:r>
        <w:r w:rsidR="00B670E3">
          <w:rPr>
            <w:noProof/>
            <w:webHidden/>
          </w:rPr>
          <w:t>47</w:t>
        </w:r>
        <w:r w:rsidR="00B670E3">
          <w:rPr>
            <w:noProof/>
            <w:webHidden/>
          </w:rPr>
          <w:fldChar w:fldCharType="end"/>
        </w:r>
      </w:hyperlink>
    </w:p>
    <w:p w14:paraId="11790568" w14:textId="46192E41"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51" w:history="1">
        <w:r w:rsidR="00B670E3" w:rsidRPr="00841A9B">
          <w:rPr>
            <w:rStyle w:val="Hyperlink"/>
            <w:rFonts w:eastAsiaTheme="majorEastAsia"/>
            <w:noProof/>
          </w:rPr>
          <w:t>3.3.5.</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 vienības pievienošana</w:t>
        </w:r>
        <w:r w:rsidR="00B670E3">
          <w:rPr>
            <w:noProof/>
            <w:webHidden/>
          </w:rPr>
          <w:tab/>
        </w:r>
        <w:r w:rsidR="00B670E3">
          <w:rPr>
            <w:noProof/>
            <w:webHidden/>
          </w:rPr>
          <w:fldChar w:fldCharType="begin"/>
        </w:r>
        <w:r w:rsidR="00B670E3">
          <w:rPr>
            <w:noProof/>
            <w:webHidden/>
          </w:rPr>
          <w:instrText xml:space="preserve"> PAGEREF _Toc40698951 \h </w:instrText>
        </w:r>
        <w:r w:rsidR="00B670E3">
          <w:rPr>
            <w:noProof/>
            <w:webHidden/>
          </w:rPr>
        </w:r>
        <w:r w:rsidR="00B670E3">
          <w:rPr>
            <w:noProof/>
            <w:webHidden/>
          </w:rPr>
          <w:fldChar w:fldCharType="separate"/>
        </w:r>
        <w:r w:rsidR="00B670E3">
          <w:rPr>
            <w:noProof/>
            <w:webHidden/>
          </w:rPr>
          <w:t>47</w:t>
        </w:r>
        <w:r w:rsidR="00B670E3">
          <w:rPr>
            <w:noProof/>
            <w:webHidden/>
          </w:rPr>
          <w:fldChar w:fldCharType="end"/>
        </w:r>
      </w:hyperlink>
    </w:p>
    <w:p w14:paraId="6AD111CA" w14:textId="7FBC6304"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52" w:history="1">
        <w:r w:rsidR="00B670E3" w:rsidRPr="00841A9B">
          <w:rPr>
            <w:rStyle w:val="Hyperlink"/>
            <w:rFonts w:eastAsiaTheme="majorEastAsia"/>
            <w:noProof/>
          </w:rPr>
          <w:t>3.3.6.</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 avota dzēšana</w:t>
        </w:r>
        <w:r w:rsidR="00B670E3">
          <w:rPr>
            <w:noProof/>
            <w:webHidden/>
          </w:rPr>
          <w:tab/>
        </w:r>
        <w:r w:rsidR="00B670E3">
          <w:rPr>
            <w:noProof/>
            <w:webHidden/>
          </w:rPr>
          <w:fldChar w:fldCharType="begin"/>
        </w:r>
        <w:r w:rsidR="00B670E3">
          <w:rPr>
            <w:noProof/>
            <w:webHidden/>
          </w:rPr>
          <w:instrText xml:space="preserve"> PAGEREF _Toc40698952 \h </w:instrText>
        </w:r>
        <w:r w:rsidR="00B670E3">
          <w:rPr>
            <w:noProof/>
            <w:webHidden/>
          </w:rPr>
        </w:r>
        <w:r w:rsidR="00B670E3">
          <w:rPr>
            <w:noProof/>
            <w:webHidden/>
          </w:rPr>
          <w:fldChar w:fldCharType="separate"/>
        </w:r>
        <w:r w:rsidR="00B670E3">
          <w:rPr>
            <w:noProof/>
            <w:webHidden/>
          </w:rPr>
          <w:t>49</w:t>
        </w:r>
        <w:r w:rsidR="00B670E3">
          <w:rPr>
            <w:noProof/>
            <w:webHidden/>
          </w:rPr>
          <w:fldChar w:fldCharType="end"/>
        </w:r>
      </w:hyperlink>
    </w:p>
    <w:p w14:paraId="71A45642" w14:textId="5DC0171A" w:rsidR="00B670E3" w:rsidRDefault="00C81CE8" w:rsidP="00B670E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698953" w:history="1">
        <w:r w:rsidR="00B670E3" w:rsidRPr="00841A9B">
          <w:rPr>
            <w:rStyle w:val="Hyperlink"/>
            <w:rFonts w:eastAsiaTheme="majorEastAsia"/>
            <w:noProof/>
          </w:rPr>
          <w:t>3.3.7.</w:t>
        </w:r>
        <w:r w:rsidR="00B670E3">
          <w:rPr>
            <w:rFonts w:asciiTheme="minorHAnsi" w:eastAsiaTheme="minorEastAsia" w:hAnsiTheme="minorHAnsi" w:cstheme="minorBidi"/>
            <w:noProof/>
            <w:sz w:val="22"/>
            <w:szCs w:val="22"/>
            <w:lang w:val="en-US" w:eastAsia="en-US"/>
          </w:rPr>
          <w:tab/>
        </w:r>
        <w:r w:rsidR="00B670E3" w:rsidRPr="00841A9B">
          <w:rPr>
            <w:rStyle w:val="Hyperlink"/>
            <w:rFonts w:eastAsiaTheme="majorEastAsia"/>
            <w:noProof/>
          </w:rPr>
          <w:t>Datu maģistrāles līmeņa dzēšana</w:t>
        </w:r>
        <w:r w:rsidR="00B670E3">
          <w:rPr>
            <w:noProof/>
            <w:webHidden/>
          </w:rPr>
          <w:tab/>
        </w:r>
        <w:r w:rsidR="00B670E3">
          <w:rPr>
            <w:noProof/>
            <w:webHidden/>
          </w:rPr>
          <w:fldChar w:fldCharType="begin"/>
        </w:r>
        <w:r w:rsidR="00B670E3">
          <w:rPr>
            <w:noProof/>
            <w:webHidden/>
          </w:rPr>
          <w:instrText xml:space="preserve"> PAGEREF _Toc40698953 \h </w:instrText>
        </w:r>
        <w:r w:rsidR="00B670E3">
          <w:rPr>
            <w:noProof/>
            <w:webHidden/>
          </w:rPr>
        </w:r>
        <w:r w:rsidR="00B670E3">
          <w:rPr>
            <w:noProof/>
            <w:webHidden/>
          </w:rPr>
          <w:fldChar w:fldCharType="separate"/>
        </w:r>
        <w:r w:rsidR="00B670E3">
          <w:rPr>
            <w:noProof/>
            <w:webHidden/>
          </w:rPr>
          <w:t>50</w:t>
        </w:r>
        <w:r w:rsidR="00B670E3">
          <w:rPr>
            <w:noProof/>
            <w:webHidden/>
          </w:rPr>
          <w:fldChar w:fldCharType="end"/>
        </w:r>
      </w:hyperlink>
    </w:p>
    <w:p w14:paraId="488E2720" w14:textId="01A9EFEF" w:rsidR="00B670E3" w:rsidRDefault="00C81CE8" w:rsidP="00B670E3">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698954" w:history="1">
        <w:r w:rsidR="00B670E3" w:rsidRPr="00841A9B">
          <w:rPr>
            <w:rStyle w:val="Hyperlink"/>
            <w:rFonts w:eastAsiaTheme="majorEastAsia"/>
            <w:noProof/>
          </w:rPr>
          <w:t>Rezultāti</w:t>
        </w:r>
        <w:r w:rsidR="00B670E3">
          <w:rPr>
            <w:noProof/>
            <w:webHidden/>
          </w:rPr>
          <w:tab/>
        </w:r>
        <w:r w:rsidR="00B670E3">
          <w:rPr>
            <w:noProof/>
            <w:webHidden/>
          </w:rPr>
          <w:fldChar w:fldCharType="begin"/>
        </w:r>
        <w:r w:rsidR="00B670E3">
          <w:rPr>
            <w:noProof/>
            <w:webHidden/>
          </w:rPr>
          <w:instrText xml:space="preserve"> PAGEREF _Toc40698954 \h </w:instrText>
        </w:r>
        <w:r w:rsidR="00B670E3">
          <w:rPr>
            <w:noProof/>
            <w:webHidden/>
          </w:rPr>
        </w:r>
        <w:r w:rsidR="00B670E3">
          <w:rPr>
            <w:noProof/>
            <w:webHidden/>
          </w:rPr>
          <w:fldChar w:fldCharType="separate"/>
        </w:r>
        <w:r w:rsidR="00B670E3">
          <w:rPr>
            <w:noProof/>
            <w:webHidden/>
          </w:rPr>
          <w:t>51</w:t>
        </w:r>
        <w:r w:rsidR="00B670E3">
          <w:rPr>
            <w:noProof/>
            <w:webHidden/>
          </w:rPr>
          <w:fldChar w:fldCharType="end"/>
        </w:r>
      </w:hyperlink>
    </w:p>
    <w:p w14:paraId="107FC7ED" w14:textId="4DFD22F6" w:rsidR="00B670E3" w:rsidRDefault="00C81CE8" w:rsidP="00B670E3">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698955" w:history="1">
        <w:r w:rsidR="00B670E3" w:rsidRPr="00841A9B">
          <w:rPr>
            <w:rStyle w:val="Hyperlink"/>
            <w:rFonts w:eastAsiaTheme="majorEastAsia"/>
            <w:noProof/>
          </w:rPr>
          <w:t>Secinājumi</w:t>
        </w:r>
        <w:r w:rsidR="00B670E3">
          <w:rPr>
            <w:noProof/>
            <w:webHidden/>
          </w:rPr>
          <w:tab/>
        </w:r>
        <w:r w:rsidR="00B670E3">
          <w:rPr>
            <w:noProof/>
            <w:webHidden/>
          </w:rPr>
          <w:fldChar w:fldCharType="begin"/>
        </w:r>
        <w:r w:rsidR="00B670E3">
          <w:rPr>
            <w:noProof/>
            <w:webHidden/>
          </w:rPr>
          <w:instrText xml:space="preserve"> PAGEREF _Toc40698955 \h </w:instrText>
        </w:r>
        <w:r w:rsidR="00B670E3">
          <w:rPr>
            <w:noProof/>
            <w:webHidden/>
          </w:rPr>
        </w:r>
        <w:r w:rsidR="00B670E3">
          <w:rPr>
            <w:noProof/>
            <w:webHidden/>
          </w:rPr>
          <w:fldChar w:fldCharType="separate"/>
        </w:r>
        <w:r w:rsidR="00B670E3">
          <w:rPr>
            <w:noProof/>
            <w:webHidden/>
          </w:rPr>
          <w:t>52</w:t>
        </w:r>
        <w:r w:rsidR="00B670E3">
          <w:rPr>
            <w:noProof/>
            <w:webHidden/>
          </w:rPr>
          <w:fldChar w:fldCharType="end"/>
        </w:r>
      </w:hyperlink>
    </w:p>
    <w:p w14:paraId="112585A6" w14:textId="42CAF12C" w:rsidR="00B670E3" w:rsidRDefault="00C81CE8" w:rsidP="00B670E3">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698956" w:history="1">
        <w:r w:rsidR="00B670E3" w:rsidRPr="00841A9B">
          <w:rPr>
            <w:rStyle w:val="Hyperlink"/>
            <w:rFonts w:eastAsiaTheme="majorEastAsia"/>
            <w:noProof/>
          </w:rPr>
          <w:t>Izmantotā literatūra un avoti</w:t>
        </w:r>
        <w:r w:rsidR="00B670E3">
          <w:rPr>
            <w:noProof/>
            <w:webHidden/>
          </w:rPr>
          <w:tab/>
        </w:r>
        <w:r w:rsidR="00B670E3">
          <w:rPr>
            <w:noProof/>
            <w:webHidden/>
          </w:rPr>
          <w:fldChar w:fldCharType="begin"/>
        </w:r>
        <w:r w:rsidR="00B670E3">
          <w:rPr>
            <w:noProof/>
            <w:webHidden/>
          </w:rPr>
          <w:instrText xml:space="preserve"> PAGEREF _Toc40698956 \h </w:instrText>
        </w:r>
        <w:r w:rsidR="00B670E3">
          <w:rPr>
            <w:noProof/>
            <w:webHidden/>
          </w:rPr>
        </w:r>
        <w:r w:rsidR="00B670E3">
          <w:rPr>
            <w:noProof/>
            <w:webHidden/>
          </w:rPr>
          <w:fldChar w:fldCharType="separate"/>
        </w:r>
        <w:r w:rsidR="00B670E3">
          <w:rPr>
            <w:noProof/>
            <w:webHidden/>
          </w:rPr>
          <w:t>53</w:t>
        </w:r>
        <w:r w:rsidR="00B670E3">
          <w:rPr>
            <w:noProof/>
            <w:webHidden/>
          </w:rPr>
          <w:fldChar w:fldCharType="end"/>
        </w:r>
      </w:hyperlink>
    </w:p>
    <w:p w14:paraId="6A18449B" w14:textId="6784EDC5" w:rsidR="0010434F" w:rsidRPr="00E14293" w:rsidRDefault="00974E32" w:rsidP="00974E32">
      <w:pPr>
        <w:pStyle w:val="apak-apaknodvirsr"/>
      </w:pPr>
      <w:r>
        <w:rPr>
          <w:b w:val="0"/>
          <w:szCs w:val="24"/>
        </w:rPr>
        <w:fldChar w:fldCharType="end"/>
      </w:r>
      <w:r w:rsidR="0010434F">
        <w:br w:type="page"/>
      </w:r>
    </w:p>
    <w:p w14:paraId="4A40F39C" w14:textId="161A5BD7" w:rsidR="0010434F" w:rsidRPr="0011154A" w:rsidRDefault="00E53D40" w:rsidP="0011154A">
      <w:pPr>
        <w:pStyle w:val="nodaasvirsraksts"/>
        <w:jc w:val="center"/>
        <w:rPr>
          <w:b w:val="0"/>
          <w:bCs/>
        </w:rPr>
      </w:pPr>
      <w:bookmarkStart w:id="1" w:name="_Toc40698909"/>
      <w:r>
        <w:rPr>
          <w:b w:val="0"/>
          <w:bCs/>
        </w:rPr>
        <w:lastRenderedPageBreak/>
        <w:t>Apzīmējumu saraksts</w:t>
      </w:r>
      <w:bookmarkEnd w:id="1"/>
    </w:p>
    <w:tbl>
      <w:tblPr>
        <w:tblStyle w:val="TableGrid"/>
        <w:tblW w:w="0" w:type="auto"/>
        <w:tblLook w:val="04A0" w:firstRow="1" w:lastRow="0" w:firstColumn="1" w:lastColumn="0" w:noHBand="0" w:noVBand="1"/>
      </w:tblPr>
      <w:tblGrid>
        <w:gridCol w:w="1809"/>
        <w:gridCol w:w="7478"/>
      </w:tblGrid>
      <w:tr w:rsidR="00142B63" w14:paraId="6135F4BD" w14:textId="77777777" w:rsidTr="00B92A52">
        <w:tc>
          <w:tcPr>
            <w:tcW w:w="1809" w:type="dxa"/>
            <w:shd w:val="clear" w:color="auto" w:fill="D9D9D9" w:themeFill="background1" w:themeFillShade="D9"/>
            <w:vAlign w:val="center"/>
          </w:tcPr>
          <w:p w14:paraId="319E5CE0" w14:textId="4DA9EB0A" w:rsidR="00142B63" w:rsidRPr="00142B63" w:rsidRDefault="00142B63" w:rsidP="0066034C">
            <w:pPr>
              <w:pStyle w:val="Teksts"/>
              <w:ind w:firstLine="0"/>
              <w:jc w:val="center"/>
              <w:rPr>
                <w:b/>
                <w:bCs/>
              </w:rPr>
            </w:pPr>
            <w:r w:rsidRPr="00142B63">
              <w:rPr>
                <w:b/>
                <w:bCs/>
              </w:rPr>
              <w:t>Apzīmējums</w:t>
            </w:r>
          </w:p>
        </w:tc>
        <w:tc>
          <w:tcPr>
            <w:tcW w:w="7478" w:type="dxa"/>
            <w:shd w:val="clear" w:color="auto" w:fill="D9D9D9" w:themeFill="background1" w:themeFillShade="D9"/>
            <w:vAlign w:val="center"/>
          </w:tcPr>
          <w:p w14:paraId="235DD15F" w14:textId="6140067C" w:rsidR="00142B63" w:rsidRPr="00142B63" w:rsidRDefault="00142B63" w:rsidP="0066034C">
            <w:pPr>
              <w:pStyle w:val="Teksts"/>
              <w:ind w:firstLine="0"/>
              <w:jc w:val="center"/>
              <w:rPr>
                <w:b/>
                <w:bCs/>
              </w:rPr>
            </w:pPr>
            <w:r w:rsidRPr="00142B63">
              <w:rPr>
                <w:b/>
                <w:bCs/>
              </w:rPr>
              <w:t>Skaidrojums</w:t>
            </w:r>
          </w:p>
        </w:tc>
      </w:tr>
      <w:tr w:rsidR="00142B63" w14:paraId="66E684F7" w14:textId="77777777" w:rsidTr="00B92A52">
        <w:tc>
          <w:tcPr>
            <w:tcW w:w="1809" w:type="dxa"/>
            <w:vAlign w:val="center"/>
          </w:tcPr>
          <w:p w14:paraId="6DFADE95" w14:textId="649BED75" w:rsidR="00142B63" w:rsidRDefault="00142B63" w:rsidP="00C91834">
            <w:pPr>
              <w:pStyle w:val="Teksts"/>
              <w:ind w:firstLine="0"/>
              <w:jc w:val="center"/>
            </w:pPr>
            <w:r>
              <w:t>4GL</w:t>
            </w:r>
          </w:p>
        </w:tc>
        <w:tc>
          <w:tcPr>
            <w:tcW w:w="7478" w:type="dxa"/>
          </w:tcPr>
          <w:p w14:paraId="4C39F7DC" w14:textId="21544952" w:rsidR="00142B63" w:rsidRDefault="00142B63" w:rsidP="00142B63">
            <w:pPr>
              <w:pStyle w:val="Teksts"/>
              <w:ind w:firstLine="0"/>
            </w:pPr>
            <w:r>
              <w:t>Saīsinājums no angļu val. – “</w:t>
            </w:r>
            <w:r w:rsidRPr="00142B63">
              <w:rPr>
                <w:i/>
                <w:iCs/>
              </w:rPr>
              <w:t xml:space="preserve">4th generation </w:t>
            </w:r>
            <w:r>
              <w:rPr>
                <w:i/>
                <w:iCs/>
              </w:rPr>
              <w:t>language</w:t>
            </w:r>
            <w:r>
              <w:t>”. Apzīmē jebkuru programmēšanas valod</w:t>
            </w:r>
            <w:r w:rsidR="00211C4E">
              <w:t>u</w:t>
            </w:r>
            <w:r w:rsidR="008065DB">
              <w:t>, kura piedāvā augstāku abstrakcijas līmeni, norobežojoties no iekšējām datora aparatūras detaļām, tādā veidā padarot programmēšanas valodu universālāku un lietotājam draudzīgāku.</w:t>
            </w:r>
          </w:p>
        </w:tc>
      </w:tr>
      <w:tr w:rsidR="00142B63" w14:paraId="485EBE52" w14:textId="77777777" w:rsidTr="00B92A52">
        <w:tc>
          <w:tcPr>
            <w:tcW w:w="1809" w:type="dxa"/>
            <w:vAlign w:val="center"/>
          </w:tcPr>
          <w:p w14:paraId="3487F3F6" w14:textId="13BBC893" w:rsidR="00142B63" w:rsidRDefault="00142B63" w:rsidP="00C91834">
            <w:pPr>
              <w:pStyle w:val="Teksts"/>
              <w:ind w:firstLine="0"/>
              <w:jc w:val="center"/>
            </w:pPr>
            <w:r>
              <w:t>API</w:t>
            </w:r>
          </w:p>
        </w:tc>
        <w:tc>
          <w:tcPr>
            <w:tcW w:w="7478" w:type="dxa"/>
          </w:tcPr>
          <w:p w14:paraId="5EA70459" w14:textId="3212F8A5" w:rsidR="00142B63" w:rsidRDefault="00142B63" w:rsidP="00142B63">
            <w:pPr>
              <w:pStyle w:val="Teksts"/>
              <w:ind w:firstLine="0"/>
            </w:pPr>
            <w:r>
              <w:t>Saīsinājums no angļu val. – “</w:t>
            </w:r>
            <w:r>
              <w:rPr>
                <w:i/>
                <w:iCs/>
              </w:rPr>
              <w:t>Application programming interface</w:t>
            </w:r>
            <w:r>
              <w:t>”</w:t>
            </w:r>
            <w:r w:rsidR="008065DB">
              <w:t>. Apzīmē l</w:t>
            </w:r>
            <w:r w:rsidR="008065DB" w:rsidRPr="008065DB">
              <w:t>ietojumprocesos izmantojam</w:t>
            </w:r>
            <w:r w:rsidR="008065DB">
              <w:t>u</w:t>
            </w:r>
            <w:r w:rsidR="008065DB" w:rsidRPr="008065DB">
              <w:t xml:space="preserve"> piln</w:t>
            </w:r>
            <w:r w:rsidR="008065DB">
              <w:t>u</w:t>
            </w:r>
            <w:r w:rsidR="008065DB" w:rsidRPr="008065DB">
              <w:t xml:space="preserve"> operētājsistēmas funkciju specifikācij</w:t>
            </w:r>
            <w:r w:rsidR="0023385E">
              <w:t>u</w:t>
            </w:r>
            <w:r w:rsidR="008065DB" w:rsidRPr="008065DB">
              <w:t>, kā arī šo funkciju izmantošanas procedūru aprakst</w:t>
            </w:r>
            <w:r w:rsidR="008065DB">
              <w:t>u</w:t>
            </w:r>
            <w:r w:rsidR="008065DB" w:rsidRPr="008065DB">
              <w:t>. Tīkla operētājsistēmās ar saskarni API tiek definēta standarta metode, kas nodrošina visu tīkla iespēju izmantošanu.</w:t>
            </w:r>
          </w:p>
        </w:tc>
      </w:tr>
      <w:tr w:rsidR="00142B63" w14:paraId="0F962761" w14:textId="77777777" w:rsidTr="00B92A52">
        <w:tc>
          <w:tcPr>
            <w:tcW w:w="1809" w:type="dxa"/>
            <w:vAlign w:val="center"/>
          </w:tcPr>
          <w:p w14:paraId="75B83085" w14:textId="260A70F7" w:rsidR="00142B63" w:rsidRDefault="00142B63" w:rsidP="00C91834">
            <w:pPr>
              <w:pStyle w:val="Teksts"/>
              <w:ind w:firstLine="0"/>
              <w:jc w:val="center"/>
            </w:pPr>
            <w:r>
              <w:t>CSV</w:t>
            </w:r>
          </w:p>
        </w:tc>
        <w:tc>
          <w:tcPr>
            <w:tcW w:w="7478" w:type="dxa"/>
          </w:tcPr>
          <w:p w14:paraId="362A4B43" w14:textId="40603069" w:rsidR="00142B63" w:rsidRDefault="00142B63" w:rsidP="00142B63">
            <w:pPr>
              <w:pStyle w:val="Teksts"/>
              <w:ind w:firstLine="0"/>
            </w:pPr>
            <w:r>
              <w:t>Saīsinājums no angļu val. –</w:t>
            </w:r>
            <w:r w:rsidR="008065DB">
              <w:t xml:space="preserve"> “</w:t>
            </w:r>
            <w:r w:rsidR="008065DB">
              <w:rPr>
                <w:i/>
                <w:iCs/>
              </w:rPr>
              <w:t>Comma-seperated value file</w:t>
            </w:r>
            <w:r w:rsidR="008065DB">
              <w:t>”. Apzīmē teksta datni</w:t>
            </w:r>
            <w:r w:rsidR="008065DB" w:rsidRPr="008065DB">
              <w:t xml:space="preserve">, kas sastāv no laukiem un </w:t>
            </w:r>
            <w:r w:rsidR="008065DB">
              <w:t>i</w:t>
            </w:r>
            <w:r w:rsidR="0023385E">
              <w:t>erakstiem</w:t>
            </w:r>
            <w:r w:rsidR="008065DB">
              <w:t>, kur vērtības viena no otras atdalītas ar komatiem.</w:t>
            </w:r>
          </w:p>
        </w:tc>
      </w:tr>
      <w:tr w:rsidR="009761FB" w14:paraId="4F3366DA" w14:textId="77777777" w:rsidTr="00B92A52">
        <w:tc>
          <w:tcPr>
            <w:tcW w:w="1809" w:type="dxa"/>
            <w:vAlign w:val="center"/>
          </w:tcPr>
          <w:p w14:paraId="0E716625" w14:textId="37A3689B" w:rsidR="009761FB" w:rsidRDefault="009761FB" w:rsidP="00C91834">
            <w:pPr>
              <w:pStyle w:val="Teksts"/>
              <w:ind w:firstLine="0"/>
              <w:jc w:val="center"/>
            </w:pPr>
            <w:r>
              <w:t>DBMS</w:t>
            </w:r>
          </w:p>
        </w:tc>
        <w:tc>
          <w:tcPr>
            <w:tcW w:w="7478" w:type="dxa"/>
          </w:tcPr>
          <w:p w14:paraId="2F684BDF" w14:textId="2F7849DF" w:rsidR="009761FB" w:rsidRDefault="009761FB" w:rsidP="009761FB">
            <w:pPr>
              <w:pStyle w:val="Teksts"/>
              <w:ind w:firstLine="0"/>
            </w:pPr>
            <w:r>
              <w:t>Saīsinājums no angļu val. – “</w:t>
            </w:r>
            <w:r>
              <w:rPr>
                <w:i/>
                <w:iCs/>
              </w:rPr>
              <w:t>Database management system</w:t>
            </w:r>
            <w:r>
              <w:t>”. Apzīmē datu bāzu pārvaldības sistēmu.</w:t>
            </w:r>
          </w:p>
        </w:tc>
      </w:tr>
      <w:tr w:rsidR="009761FB" w14:paraId="0981E065" w14:textId="77777777" w:rsidTr="00B92A52">
        <w:tc>
          <w:tcPr>
            <w:tcW w:w="1809" w:type="dxa"/>
            <w:vAlign w:val="center"/>
          </w:tcPr>
          <w:p w14:paraId="01FDA5EC" w14:textId="05910FFC" w:rsidR="009761FB" w:rsidRDefault="009761FB" w:rsidP="00C91834">
            <w:pPr>
              <w:pStyle w:val="Teksts"/>
              <w:ind w:firstLine="0"/>
              <w:jc w:val="center"/>
            </w:pPr>
            <w:r>
              <w:t>DSS</w:t>
            </w:r>
          </w:p>
        </w:tc>
        <w:tc>
          <w:tcPr>
            <w:tcW w:w="7478" w:type="dxa"/>
          </w:tcPr>
          <w:p w14:paraId="7AD2F159" w14:textId="1DAD6400" w:rsidR="009761FB" w:rsidRDefault="009761FB" w:rsidP="009761FB">
            <w:pPr>
              <w:pStyle w:val="Teksts"/>
              <w:ind w:firstLine="0"/>
            </w:pPr>
            <w:r>
              <w:t>Saīsinājums no angļu val. – “</w:t>
            </w:r>
            <w:r>
              <w:rPr>
                <w:i/>
                <w:iCs/>
              </w:rPr>
              <w:t>Decision support system</w:t>
            </w:r>
            <w:r>
              <w:t>”. Apzīmē lēmumu atbalsta sistēmu.</w:t>
            </w:r>
          </w:p>
        </w:tc>
      </w:tr>
      <w:tr w:rsidR="009761FB" w14:paraId="29508932" w14:textId="77777777" w:rsidTr="00B92A52">
        <w:tc>
          <w:tcPr>
            <w:tcW w:w="1809" w:type="dxa"/>
            <w:vAlign w:val="center"/>
          </w:tcPr>
          <w:p w14:paraId="568A2CE0" w14:textId="291ED831" w:rsidR="009761FB" w:rsidRDefault="009761FB" w:rsidP="00C91834">
            <w:pPr>
              <w:pStyle w:val="Teksts"/>
              <w:ind w:firstLine="0"/>
              <w:jc w:val="center"/>
            </w:pPr>
            <w:r>
              <w:t>ETL</w:t>
            </w:r>
          </w:p>
        </w:tc>
        <w:tc>
          <w:tcPr>
            <w:tcW w:w="7478" w:type="dxa"/>
          </w:tcPr>
          <w:p w14:paraId="0DE87155" w14:textId="60C72517" w:rsidR="009761FB" w:rsidRDefault="009761FB" w:rsidP="009761FB">
            <w:pPr>
              <w:pStyle w:val="Teksts"/>
              <w:ind w:firstLine="0"/>
            </w:pPr>
            <w:r>
              <w:t>Saīsinājums no angļu val. – “</w:t>
            </w:r>
            <w:r>
              <w:rPr>
                <w:i/>
                <w:iCs/>
              </w:rPr>
              <w:t>Extraction, Transformation, Loading</w:t>
            </w:r>
            <w:r>
              <w:t>”. Apzīmē datu izvilkšanu no dažādiem datu avotiem, to pārveidošanu konsekventā struktūrā un ielādēšanu kādā datu glabātuvē tālākai izmantošanai.</w:t>
            </w:r>
          </w:p>
        </w:tc>
      </w:tr>
      <w:tr w:rsidR="009761FB" w14:paraId="25C9466B" w14:textId="77777777" w:rsidTr="00B92A52">
        <w:tc>
          <w:tcPr>
            <w:tcW w:w="1809" w:type="dxa"/>
            <w:vAlign w:val="center"/>
          </w:tcPr>
          <w:p w14:paraId="11AC094D" w14:textId="741E7632" w:rsidR="009761FB" w:rsidRDefault="009761FB" w:rsidP="00C91834">
            <w:pPr>
              <w:pStyle w:val="Teksts"/>
              <w:ind w:firstLine="0"/>
              <w:jc w:val="center"/>
            </w:pPr>
            <w:r>
              <w:t>JSON</w:t>
            </w:r>
          </w:p>
        </w:tc>
        <w:tc>
          <w:tcPr>
            <w:tcW w:w="7478" w:type="dxa"/>
          </w:tcPr>
          <w:p w14:paraId="0FED830D" w14:textId="36E4C83F" w:rsidR="009761FB" w:rsidRDefault="009761FB" w:rsidP="009761FB">
            <w:pPr>
              <w:pStyle w:val="Teksts"/>
              <w:ind w:firstLine="0"/>
            </w:pPr>
            <w:r>
              <w:t>Saīsinājums no angļu val. – “</w:t>
            </w:r>
            <w:r>
              <w:rPr>
                <w:i/>
                <w:iCs/>
              </w:rPr>
              <w:t>JavaScript Object Notation</w:t>
            </w:r>
            <w:r>
              <w:t xml:space="preserve">”. </w:t>
            </w:r>
            <w:r w:rsidR="00C11322">
              <w:t>Apzīmē tekstuālu datu formātu, kas paredzēts strukturētu datu pārraidei.</w:t>
            </w:r>
          </w:p>
        </w:tc>
      </w:tr>
      <w:tr w:rsidR="009761FB" w14:paraId="359ECE8A" w14:textId="77777777" w:rsidTr="00B92A52">
        <w:tc>
          <w:tcPr>
            <w:tcW w:w="1809" w:type="dxa"/>
            <w:vAlign w:val="center"/>
          </w:tcPr>
          <w:p w14:paraId="359F2F4B" w14:textId="0226089A" w:rsidR="009761FB" w:rsidRDefault="009761FB" w:rsidP="00C91834">
            <w:pPr>
              <w:pStyle w:val="Teksts"/>
              <w:ind w:firstLine="0"/>
              <w:jc w:val="center"/>
            </w:pPr>
            <w:r>
              <w:t>OLAP</w:t>
            </w:r>
          </w:p>
        </w:tc>
        <w:tc>
          <w:tcPr>
            <w:tcW w:w="7478" w:type="dxa"/>
          </w:tcPr>
          <w:p w14:paraId="36E62178" w14:textId="5738A8D3" w:rsidR="009761FB" w:rsidRDefault="009761FB" w:rsidP="009761FB">
            <w:pPr>
              <w:pStyle w:val="Teksts"/>
              <w:ind w:firstLine="0"/>
            </w:pPr>
            <w:r>
              <w:t>Saīsinājums no angļu val. –</w:t>
            </w:r>
            <w:r w:rsidR="00C11322">
              <w:t xml:space="preserve"> “</w:t>
            </w:r>
            <w:r w:rsidR="00C11322">
              <w:rPr>
                <w:i/>
                <w:iCs/>
              </w:rPr>
              <w:t>Online analytical processing</w:t>
            </w:r>
            <w:r w:rsidR="00C11322">
              <w:t>”. Apzīmē d</w:t>
            </w:r>
            <w:r w:rsidR="00C11322" w:rsidRPr="00C11322">
              <w:t>audzdimensionāl</w:t>
            </w:r>
            <w:r w:rsidR="00C11322">
              <w:t>u</w:t>
            </w:r>
            <w:r w:rsidR="00C11322" w:rsidRPr="00C11322">
              <w:t xml:space="preserve"> datu bāzes analīzes metod</w:t>
            </w:r>
            <w:r w:rsidR="00C11322">
              <w:t>i</w:t>
            </w:r>
            <w:r w:rsidR="00C11322" w:rsidRPr="00C11322">
              <w:t xml:space="preserve">, kas nodrošina specifisku datu bāzu indeksāciju, tādējādi paātrinot piekļuvi datiem gadījumos, kad jāpārskata lieli datu masīvi, kā arī ļaujot analizēt datus </w:t>
            </w:r>
            <w:r w:rsidR="00B92A52">
              <w:t>pēc daudziem</w:t>
            </w:r>
            <w:r w:rsidR="00C11322" w:rsidRPr="00C11322">
              <w:t xml:space="preserve"> dažād</w:t>
            </w:r>
            <w:r w:rsidR="00B92A52">
              <w:t>iem</w:t>
            </w:r>
            <w:r w:rsidR="00C11322" w:rsidRPr="00C11322">
              <w:t xml:space="preserve"> aspekt</w:t>
            </w:r>
            <w:r w:rsidR="00B92A52">
              <w:t>iem</w:t>
            </w:r>
            <w:r w:rsidR="00C11322" w:rsidRPr="00C11322">
              <w:t>.</w:t>
            </w:r>
          </w:p>
        </w:tc>
      </w:tr>
      <w:tr w:rsidR="009761FB" w14:paraId="70AAC539" w14:textId="77777777" w:rsidTr="00B92A52">
        <w:tc>
          <w:tcPr>
            <w:tcW w:w="1809" w:type="dxa"/>
            <w:vAlign w:val="center"/>
          </w:tcPr>
          <w:p w14:paraId="286644B9" w14:textId="01742F97" w:rsidR="009761FB" w:rsidRDefault="009761FB" w:rsidP="00C91834">
            <w:pPr>
              <w:pStyle w:val="Teksts"/>
              <w:ind w:firstLine="0"/>
              <w:jc w:val="center"/>
            </w:pPr>
            <w:r>
              <w:t>OLTP</w:t>
            </w:r>
          </w:p>
        </w:tc>
        <w:tc>
          <w:tcPr>
            <w:tcW w:w="7478" w:type="dxa"/>
          </w:tcPr>
          <w:p w14:paraId="766736B5" w14:textId="3ACBDFBA" w:rsidR="009761FB" w:rsidRDefault="009761FB" w:rsidP="009761FB">
            <w:pPr>
              <w:pStyle w:val="Teksts"/>
              <w:ind w:firstLine="0"/>
            </w:pPr>
            <w:r>
              <w:t>Saīsinājums no angļu val. –</w:t>
            </w:r>
            <w:r w:rsidR="00EC6C48">
              <w:t xml:space="preserve"> “</w:t>
            </w:r>
            <w:r w:rsidR="00EC6C48">
              <w:rPr>
                <w:i/>
                <w:iCs/>
              </w:rPr>
              <w:t>Online transaction processing</w:t>
            </w:r>
            <w:r w:rsidR="00EC6C48">
              <w:t xml:space="preserve">”. Apzīmē </w:t>
            </w:r>
            <w:r w:rsidR="00EC6C48" w:rsidRPr="00EC6C48">
              <w:t>sistēm</w:t>
            </w:r>
            <w:r w:rsidR="00EC6C48">
              <w:t>u</w:t>
            </w:r>
            <w:r w:rsidR="00EC6C48" w:rsidRPr="00EC6C48">
              <w:t xml:space="preserve">, kas atvieglo un pārrauga tādus transakciju orientētus lietojumus kā datu ievades un izguves transakcijas dažādās jomās, t.sk. banku darījumos, gaisa satiksmē, pasta sūtījumos, </w:t>
            </w:r>
            <w:r w:rsidR="00B92A52">
              <w:t xml:space="preserve">tirdzniecībā </w:t>
            </w:r>
            <w:r w:rsidR="00EC6C48" w:rsidRPr="00EC6C48">
              <w:t>un ražošanā.</w:t>
            </w:r>
          </w:p>
        </w:tc>
      </w:tr>
      <w:tr w:rsidR="009761FB" w14:paraId="3AC69CED" w14:textId="77777777" w:rsidTr="00B92A52">
        <w:tc>
          <w:tcPr>
            <w:tcW w:w="1809" w:type="dxa"/>
            <w:vAlign w:val="center"/>
          </w:tcPr>
          <w:p w14:paraId="625D0521" w14:textId="7A167BCD" w:rsidR="009761FB" w:rsidRDefault="009761FB" w:rsidP="00C91834">
            <w:pPr>
              <w:pStyle w:val="Teksts"/>
              <w:ind w:firstLine="0"/>
              <w:jc w:val="center"/>
            </w:pPr>
            <w:r>
              <w:lastRenderedPageBreak/>
              <w:t>Raw</w:t>
            </w:r>
          </w:p>
        </w:tc>
        <w:tc>
          <w:tcPr>
            <w:tcW w:w="7478" w:type="dxa"/>
          </w:tcPr>
          <w:p w14:paraId="259AB2B5" w14:textId="25F8BACD" w:rsidR="009761FB" w:rsidRDefault="00EC6C48" w:rsidP="009761FB">
            <w:pPr>
              <w:pStyle w:val="Teksts"/>
              <w:ind w:firstLine="0"/>
            </w:pPr>
            <w:r>
              <w:t>Apzīmē datu formātu, kas nonāk datu apstrādes sistēmā bez iepriekšējas to pareizības noteikšanas, sakārtošanas vai priekšapstrādes.</w:t>
            </w:r>
          </w:p>
        </w:tc>
      </w:tr>
      <w:tr w:rsidR="009761FB" w14:paraId="7C9D4B85" w14:textId="77777777" w:rsidTr="00B92A52">
        <w:tc>
          <w:tcPr>
            <w:tcW w:w="1809" w:type="dxa"/>
            <w:vAlign w:val="center"/>
          </w:tcPr>
          <w:p w14:paraId="707EFB66" w14:textId="23DCA04C" w:rsidR="009761FB" w:rsidRDefault="009761FB" w:rsidP="00C91834">
            <w:pPr>
              <w:pStyle w:val="Teksts"/>
              <w:ind w:firstLine="0"/>
              <w:jc w:val="center"/>
            </w:pPr>
            <w:r>
              <w:t>RDB</w:t>
            </w:r>
            <w:r w:rsidR="00EC6C48">
              <w:t>M</w:t>
            </w:r>
            <w:r>
              <w:t>S</w:t>
            </w:r>
          </w:p>
        </w:tc>
        <w:tc>
          <w:tcPr>
            <w:tcW w:w="7478" w:type="dxa"/>
          </w:tcPr>
          <w:p w14:paraId="527F66F3" w14:textId="07948138" w:rsidR="009761FB" w:rsidRDefault="009761FB" w:rsidP="009761FB">
            <w:pPr>
              <w:pStyle w:val="Teksts"/>
              <w:ind w:firstLine="0"/>
            </w:pPr>
            <w:r>
              <w:t>Saīsinājums no angļu val. –</w:t>
            </w:r>
            <w:r w:rsidR="00EC6C48">
              <w:t xml:space="preserve"> “</w:t>
            </w:r>
            <w:r w:rsidR="00EC6C48">
              <w:rPr>
                <w:i/>
                <w:iCs/>
              </w:rPr>
              <w:t>Relational database management system</w:t>
            </w:r>
            <w:r w:rsidR="00EC6C48">
              <w:t>”. Apzīmē relāciju datu bāzu pārvaldības sistēmu.</w:t>
            </w:r>
          </w:p>
        </w:tc>
      </w:tr>
      <w:tr w:rsidR="009761FB" w14:paraId="21EB7416" w14:textId="77777777" w:rsidTr="00B92A52">
        <w:tc>
          <w:tcPr>
            <w:tcW w:w="1809" w:type="dxa"/>
            <w:vAlign w:val="center"/>
          </w:tcPr>
          <w:p w14:paraId="396725F4" w14:textId="676D2404" w:rsidR="009761FB" w:rsidRDefault="009761FB" w:rsidP="00C91834">
            <w:pPr>
              <w:pStyle w:val="Teksts"/>
              <w:ind w:firstLine="0"/>
              <w:jc w:val="center"/>
            </w:pPr>
            <w:r>
              <w:t>SQL</w:t>
            </w:r>
          </w:p>
        </w:tc>
        <w:tc>
          <w:tcPr>
            <w:tcW w:w="7478" w:type="dxa"/>
          </w:tcPr>
          <w:p w14:paraId="4527C633" w14:textId="345FBDF7" w:rsidR="009761FB" w:rsidRDefault="009761FB" w:rsidP="009761FB">
            <w:pPr>
              <w:pStyle w:val="Teksts"/>
              <w:ind w:firstLine="0"/>
            </w:pPr>
            <w:r>
              <w:t>Saīsinājums no angļu val. –</w:t>
            </w:r>
            <w:r w:rsidR="00EC6C48">
              <w:t xml:space="preserve"> “</w:t>
            </w:r>
            <w:r w:rsidR="00EC6C48">
              <w:rPr>
                <w:i/>
                <w:iCs/>
              </w:rPr>
              <w:t>Structured Query Language</w:t>
            </w:r>
            <w:r w:rsidR="00EC6C48">
              <w:t xml:space="preserve">”. Apzīmē strukturētu vaicājumvalodu, ko lieto datu bāzes pārvaldības sistēmās dažāda tipa datoros. </w:t>
            </w:r>
            <w:r w:rsidR="00EC6C48" w:rsidRPr="0023385E">
              <w:rPr>
                <w:i/>
                <w:iCs/>
              </w:rPr>
              <w:t>SQL</w:t>
            </w:r>
            <w:r w:rsidR="00EC6C48" w:rsidRPr="00EC6C48">
              <w:t xml:space="preserve"> tiek izmantota klientservera arhitektūras tīklos, lai nodrošinātu personālajiem datoriem piekļuvi kopīgi izmantojamu datu bāzu resursiem. Izmantojot šo valodu, lietotājam nav jārūpējas par to, kā fizikāli tiek īstenota piekļuve datiem un kā tiek nodrošināta piekļuve datu bāzēm, kas izvietotas gan lieldatoros, gan arī minidatoros un personālajos datoros.</w:t>
            </w:r>
          </w:p>
        </w:tc>
      </w:tr>
      <w:tr w:rsidR="009761FB" w14:paraId="799E0E51" w14:textId="77777777" w:rsidTr="00B92A52">
        <w:tc>
          <w:tcPr>
            <w:tcW w:w="1809" w:type="dxa"/>
            <w:vAlign w:val="center"/>
          </w:tcPr>
          <w:p w14:paraId="60D1367F" w14:textId="29D6A58C" w:rsidR="009761FB" w:rsidRDefault="009761FB" w:rsidP="00C91834">
            <w:pPr>
              <w:pStyle w:val="Teksts"/>
              <w:ind w:firstLine="0"/>
              <w:jc w:val="center"/>
            </w:pPr>
            <w:r>
              <w:t>XML</w:t>
            </w:r>
          </w:p>
        </w:tc>
        <w:tc>
          <w:tcPr>
            <w:tcW w:w="7478" w:type="dxa"/>
          </w:tcPr>
          <w:p w14:paraId="5524A36A" w14:textId="381E85B5" w:rsidR="009761FB" w:rsidRDefault="009761FB" w:rsidP="009761FB">
            <w:pPr>
              <w:pStyle w:val="Teksts"/>
              <w:ind w:firstLine="0"/>
            </w:pPr>
            <w:r>
              <w:t>Saīsinājums no angļu val. –</w:t>
            </w:r>
            <w:r w:rsidR="00EC6C48">
              <w:t xml:space="preserve"> “</w:t>
            </w:r>
            <w:r w:rsidR="00EC6C48">
              <w:rPr>
                <w:i/>
                <w:iCs/>
              </w:rPr>
              <w:t>Extensible Markup Language</w:t>
            </w:r>
            <w:r w:rsidR="00EC6C48">
              <w:t>”. Apzīmē paplašināmās iezīmēšanas valodu, ko lieto strukturētu datu aprakstīšanai un apmaiņai, kas ir neatkarīga no lietotās operētājsistēmas un lietojumprogrammām.</w:t>
            </w:r>
          </w:p>
        </w:tc>
      </w:tr>
    </w:tbl>
    <w:p w14:paraId="7FAB5843" w14:textId="6B65F1E8" w:rsidR="0010434F" w:rsidRPr="00142B63" w:rsidRDefault="0010434F" w:rsidP="00142B63">
      <w:pPr>
        <w:pStyle w:val="Teksts"/>
        <w:ind w:firstLine="0"/>
      </w:pPr>
    </w:p>
    <w:p w14:paraId="40FE3CF4" w14:textId="05FC4594" w:rsidR="0010434F" w:rsidRDefault="0010434F">
      <w:pPr>
        <w:spacing w:after="200" w:line="276" w:lineRule="auto"/>
        <w:rPr>
          <w:sz w:val="28"/>
          <w:szCs w:val="28"/>
        </w:rPr>
      </w:pPr>
      <w:r>
        <w:rPr>
          <w:sz w:val="28"/>
        </w:rPr>
        <w:br w:type="page"/>
      </w:r>
    </w:p>
    <w:p w14:paraId="4FD49D10" w14:textId="00C9DD72" w:rsidR="0010434F" w:rsidRDefault="00E53D40" w:rsidP="0010434F">
      <w:pPr>
        <w:pStyle w:val="nodaasvirsraksts"/>
      </w:pPr>
      <w:bookmarkStart w:id="2" w:name="_Toc40698910"/>
      <w:r>
        <w:lastRenderedPageBreak/>
        <w:t>Ievads</w:t>
      </w:r>
      <w:bookmarkEnd w:id="2"/>
    </w:p>
    <w:p w14:paraId="2B18C174" w14:textId="588A338C" w:rsidR="00F93C07" w:rsidRDefault="00F93C07" w:rsidP="0010434F">
      <w:pPr>
        <w:pStyle w:val="Teksts"/>
      </w:pPr>
      <w:r>
        <w:t>Ik dienu pasaulē tiek saražots milzīgs datu apjoms. Kamēr 2000.gadā šis skaitlis bija mērāms vien simtos petabaitu, 2020.gadā tiek prognozēts, ka tiks glabāti jau ap 35 zetabaitiem datu [</w:t>
      </w:r>
      <w:r w:rsidR="00BB3C44">
        <w:fldChar w:fldCharType="begin"/>
      </w:r>
      <w:r w:rsidR="00BB3C44">
        <w:instrText xml:space="preserve"> REF _Ref40257521 \r \h </w:instrText>
      </w:r>
      <w:r w:rsidR="00BB3C44">
        <w:fldChar w:fldCharType="separate"/>
      </w:r>
      <w:r w:rsidR="00BB3C44">
        <w:t>25</w:t>
      </w:r>
      <w:r w:rsidR="00BB3C44">
        <w:fldChar w:fldCharType="end"/>
      </w:r>
      <w:r>
        <w:t>]. Lielā datu apjoma dēļ arvien aktuālāka</w:t>
      </w:r>
      <w:r w:rsidR="009D0690">
        <w:t>s</w:t>
      </w:r>
      <w:r>
        <w:t xml:space="preserve"> kļūst datu glabāšanas, mainības un izmantošanas problēma</w:t>
      </w:r>
      <w:r w:rsidR="009D0690">
        <w:t>s</w:t>
      </w:r>
      <w:r>
        <w:t xml:space="preserve">. Nepieciešams būvēt </w:t>
      </w:r>
      <w:r w:rsidR="0013603B">
        <w:t>arvien</w:t>
      </w:r>
      <w:r>
        <w:t xml:space="preserve"> optimālākas datu noliktavas, kurās jāpielieto efektīvi algoritmi </w:t>
      </w:r>
      <w:r w:rsidR="009D0690">
        <w:t>neviendabīgu datu integrācijai</w:t>
      </w:r>
      <w:r w:rsidR="00DA64DA">
        <w:t xml:space="preserve"> un pašai datu </w:t>
      </w:r>
      <w:r w:rsidR="0023385E">
        <w:t>atlasei un analīzei</w:t>
      </w:r>
      <w:r w:rsidR="009D0690">
        <w:t>. K</w:t>
      </w:r>
      <w:r>
        <w:t xml:space="preserve">ā </w:t>
      </w:r>
      <w:r w:rsidR="009D0690">
        <w:t xml:space="preserve">arī, neskatoties uz to, ka vairumā gadījumu datu ieguves avoti jau ir integrēti sistēmā, </w:t>
      </w:r>
      <w:r>
        <w:t xml:space="preserve">nepieciešami pēc iespējas automatizēti risinājumi, kas spēj </w:t>
      </w:r>
      <w:r w:rsidR="00DA64DA">
        <w:t>atrisināt</w:t>
      </w:r>
      <w:r>
        <w:t xml:space="preserve"> datu mainīb</w:t>
      </w:r>
      <w:r w:rsidR="009D0690">
        <w:t>a</w:t>
      </w:r>
      <w:r w:rsidR="00DA64DA">
        <w:t>s</w:t>
      </w:r>
      <w:r w:rsidR="009D0690">
        <w:t xml:space="preserve"> un evolūcija</w:t>
      </w:r>
      <w:r w:rsidR="00DA64DA">
        <w:t>s problēmas</w:t>
      </w:r>
      <w:r w:rsidR="009D0690">
        <w:t>.</w:t>
      </w:r>
    </w:p>
    <w:p w14:paraId="24F9D8C2" w14:textId="218F5E85" w:rsidR="00D414A9" w:rsidRPr="0015214C" w:rsidRDefault="00D414A9" w:rsidP="0010434F">
      <w:pPr>
        <w:pStyle w:val="Teksts"/>
      </w:pPr>
      <w:r>
        <w:t>Pēdējo gadu laikā ieviesti vairāki jauni rīki, tehnoloģijas un ietvari, kas atbalsta lielo datu analītiku</w:t>
      </w:r>
      <w:r w:rsidR="0015214C">
        <w:t xml:space="preserve">, piemēram, </w:t>
      </w:r>
      <w:r w:rsidR="0015214C">
        <w:rPr>
          <w:i/>
          <w:iCs/>
        </w:rPr>
        <w:t>Apache Hadoop</w:t>
      </w:r>
      <w:r w:rsidR="0015214C">
        <w:t xml:space="preserve"> dalītā failu sistēma [</w:t>
      </w:r>
      <w:r w:rsidR="00BB3C44">
        <w:fldChar w:fldCharType="begin"/>
      </w:r>
      <w:r w:rsidR="00BB3C44">
        <w:instrText xml:space="preserve"> REF _Ref40257540 \r \h </w:instrText>
      </w:r>
      <w:r w:rsidR="00BB3C44">
        <w:fldChar w:fldCharType="separate"/>
      </w:r>
      <w:r w:rsidR="00BB3C44">
        <w:t>20</w:t>
      </w:r>
      <w:r w:rsidR="00BB3C44">
        <w:fldChar w:fldCharType="end"/>
      </w:r>
      <w:r w:rsidR="0015214C">
        <w:t>]</w:t>
      </w:r>
      <w:r w:rsidR="00643E41">
        <w:t xml:space="preserve">, </w:t>
      </w:r>
      <w:r w:rsidR="0015214C">
        <w:rPr>
          <w:i/>
          <w:iCs/>
        </w:rPr>
        <w:t>ApacheHBase</w:t>
      </w:r>
      <w:r w:rsidR="0015214C">
        <w:t xml:space="preserve"> datu bāzu pārvaldības risinājums [</w:t>
      </w:r>
      <w:r w:rsidR="00BB3C44">
        <w:fldChar w:fldCharType="begin"/>
      </w:r>
      <w:r w:rsidR="00BB3C44">
        <w:instrText xml:space="preserve"> REF _Ref40257552 \r \h </w:instrText>
      </w:r>
      <w:r w:rsidR="00BB3C44">
        <w:fldChar w:fldCharType="separate"/>
      </w:r>
      <w:r w:rsidR="00BB3C44">
        <w:t>6</w:t>
      </w:r>
      <w:r w:rsidR="00BB3C44">
        <w:fldChar w:fldCharType="end"/>
      </w:r>
      <w:r w:rsidR="0015214C">
        <w:t>]</w:t>
      </w:r>
      <w:r w:rsidR="00643E41">
        <w:t xml:space="preserve"> vai </w:t>
      </w:r>
      <w:r w:rsidR="00643E41" w:rsidRPr="00643E41">
        <w:rPr>
          <w:i/>
          <w:iCs/>
        </w:rPr>
        <w:t>Hive</w:t>
      </w:r>
      <w:r w:rsidR="00643E41">
        <w:t xml:space="preserve"> datu noliktavas risinājums </w:t>
      </w:r>
      <w:r w:rsidR="00B15C97">
        <w:t>[</w:t>
      </w:r>
      <w:r w:rsidR="00BB3C44">
        <w:fldChar w:fldCharType="begin"/>
      </w:r>
      <w:r w:rsidR="00BB3C44">
        <w:instrText xml:space="preserve"> REF _Ref40257566 \r \h </w:instrText>
      </w:r>
      <w:r w:rsidR="00BB3C44">
        <w:fldChar w:fldCharType="separate"/>
      </w:r>
      <w:r w:rsidR="00BB3C44">
        <w:t>26</w:t>
      </w:r>
      <w:r w:rsidR="00BB3C44">
        <w:fldChar w:fldCharType="end"/>
      </w:r>
      <w:r w:rsidR="00B15C97">
        <w:t xml:space="preserve">]. Tomēr minētie rīki galvenokārt </w:t>
      </w:r>
      <w:r w:rsidR="00C21FB8">
        <w:t>risina</w:t>
      </w:r>
      <w:r w:rsidR="00B15C97">
        <w:t xml:space="preserve"> tikai </w:t>
      </w:r>
      <w:r w:rsidR="00B61F50">
        <w:t>tikai lielo datu apjoma pieaugum</w:t>
      </w:r>
      <w:r w:rsidR="00C21FB8">
        <w:t>a problēmu</w:t>
      </w:r>
      <w:r w:rsidR="0023385E">
        <w:t>,</w:t>
      </w:r>
      <w:r w:rsidR="00B61F50">
        <w:t xml:space="preserve"> atstājot neatrisinātas datu </w:t>
      </w:r>
      <w:r w:rsidR="0013603B">
        <w:t xml:space="preserve">un to </w:t>
      </w:r>
      <w:r w:rsidR="00B61F50">
        <w:t>struktūras evolūcijas problēmas. Turklāt, lai apstrādātu šāda veida izmaiņas, nepieciešams liels izstrādātāja manuālā darb</w:t>
      </w:r>
      <w:r w:rsidR="0023385E">
        <w:t>a</w:t>
      </w:r>
      <w:r w:rsidR="00B61F50">
        <w:t xml:space="preserve"> ieguldījums, jo esošie risinājumi neatbalsta automātisku vai daļēji automātisku datu avotu izmaiņu adaptāciju datu noliktavā [</w:t>
      </w:r>
      <w:r w:rsidR="00BB3C44">
        <w:fldChar w:fldCharType="begin"/>
      </w:r>
      <w:r w:rsidR="00BB3C44">
        <w:instrText xml:space="preserve"> REF _Ref40257578 \r \h </w:instrText>
      </w:r>
      <w:r w:rsidR="00BB3C44">
        <w:fldChar w:fldCharType="separate"/>
      </w:r>
      <w:r w:rsidR="00BB3C44">
        <w:t>22</w:t>
      </w:r>
      <w:r w:rsidR="00BB3C44">
        <w:fldChar w:fldCharType="end"/>
      </w:r>
      <w:r w:rsidR="00B61F50">
        <w:t>].</w:t>
      </w:r>
    </w:p>
    <w:p w14:paraId="3E5B08C8" w14:textId="0F85DC38" w:rsidR="00DA64DA" w:rsidRDefault="00DA64DA" w:rsidP="0010434F">
      <w:pPr>
        <w:pStyle w:val="Teksts"/>
      </w:pPr>
      <w:r>
        <w:t>Balstoties uz pastāvoš</w:t>
      </w:r>
      <w:r w:rsidR="005569B1">
        <w:t>ajām</w:t>
      </w:r>
      <w:r>
        <w:t xml:space="preserve"> datu avotu evolūcijas problēm</w:t>
      </w:r>
      <w:r w:rsidR="005569B1">
        <w:t>ām</w:t>
      </w:r>
      <w:r>
        <w:t>, tiek izvirzīts bakalaura darba mērķis – atrast risinājumu, kā apstrādāt neviendabīgu integrētu datu avotu evolūcijas rezultātā radušās izmaiņas. Lai sasniegtu izvirzīto mērķi, tiek uzstādīti darba uzdevumi:</w:t>
      </w:r>
    </w:p>
    <w:p w14:paraId="2D09A13C" w14:textId="7952696E" w:rsidR="00DA64DA" w:rsidRDefault="005D4AC0" w:rsidP="00DA64DA">
      <w:pPr>
        <w:pStyle w:val="Teksts"/>
        <w:numPr>
          <w:ilvl w:val="0"/>
          <w:numId w:val="24"/>
        </w:numPr>
      </w:pPr>
      <w:r>
        <w:t>v</w:t>
      </w:r>
      <w:r w:rsidR="00DA64DA">
        <w:t>eikt literatūras analīzi par datu noliktavām, ETL procesiem un lielajiem datiem;</w:t>
      </w:r>
    </w:p>
    <w:p w14:paraId="39AC8019" w14:textId="1048099B" w:rsidR="00DA64DA" w:rsidRDefault="005D4AC0" w:rsidP="00DA64DA">
      <w:pPr>
        <w:pStyle w:val="Teksts"/>
        <w:numPr>
          <w:ilvl w:val="0"/>
          <w:numId w:val="24"/>
        </w:numPr>
      </w:pPr>
      <w:r>
        <w:t>i</w:t>
      </w:r>
      <w:r w:rsidR="00DA64DA">
        <w:t>zpētīt esošu datu avotu evolūcijas sistēmu;</w:t>
      </w:r>
    </w:p>
    <w:p w14:paraId="09A9F1D4" w14:textId="3C04729B" w:rsidR="00DA64DA" w:rsidRDefault="005D4AC0" w:rsidP="00DA64DA">
      <w:pPr>
        <w:pStyle w:val="Teksts"/>
        <w:numPr>
          <w:ilvl w:val="0"/>
          <w:numId w:val="24"/>
        </w:numPr>
      </w:pPr>
      <w:r>
        <w:t>izstrādāt</w:t>
      </w:r>
      <w:r w:rsidRPr="005D4AC0">
        <w:t xml:space="preserve"> neviendabīgu integrētu datu avotu e</w:t>
      </w:r>
      <w:r w:rsidR="005569B1">
        <w:t>v</w:t>
      </w:r>
      <w:r w:rsidRPr="005D4AC0">
        <w:t>olūcijas apstrādes mehānism</w:t>
      </w:r>
      <w:r>
        <w:t>u esošajai sistēmai.</w:t>
      </w:r>
    </w:p>
    <w:p w14:paraId="012F2CCA" w14:textId="0988E495" w:rsidR="00F67496" w:rsidRDefault="004D7721" w:rsidP="00F67496">
      <w:pPr>
        <w:pStyle w:val="Teksts"/>
      </w:pPr>
      <w:r>
        <w:t>Darbā pielietotās pētniecības metodes ir literatūras analīze un praktisk</w:t>
      </w:r>
      <w:r w:rsidR="0023385E">
        <w:t>ā</w:t>
      </w:r>
      <w:r>
        <w:t xml:space="preserve"> uzdevuma veikšana. L</w:t>
      </w:r>
      <w:r w:rsidR="00F67496">
        <w:t>iteratūras</w:t>
      </w:r>
      <w:r>
        <w:t xml:space="preserve"> analīzē izmantotie</w:t>
      </w:r>
      <w:r w:rsidR="00F67496">
        <w:t xml:space="preserve"> avoti ir par attiecīgajām tēmām izdotās grāmatas, ārzemju un Latvijas pētnieku izdotie zinātniskie raksti, kā arī informācija, kas pieejama plaši atzītās un uzticamās tīmekļa vietnēs.</w:t>
      </w:r>
    </w:p>
    <w:p w14:paraId="26052367" w14:textId="4630431F" w:rsidR="0010434F" w:rsidRDefault="004D7721" w:rsidP="0023385E">
      <w:pPr>
        <w:pStyle w:val="Teksts"/>
      </w:pPr>
      <w:r>
        <w:t>Izstrādātais darbs sastāv no 3 galvenajām nodaļām</w:t>
      </w:r>
      <w:r w:rsidR="00F50FC5">
        <w:t>:</w:t>
      </w:r>
      <w:r w:rsidR="0023385E">
        <w:t xml:space="preserve"> </w:t>
      </w:r>
      <w:r>
        <w:t>1.nodaļā veikta literatūras analīze par datu noliktavām, ETL procesiem un lielajiem datiem</w:t>
      </w:r>
      <w:r w:rsidR="0023385E">
        <w:t xml:space="preserve">, </w:t>
      </w:r>
      <w:r>
        <w:t>2.nodaļā aprakstīta esošā datu avotu evolūcijas sistēma</w:t>
      </w:r>
      <w:r w:rsidR="0023385E">
        <w:t xml:space="preserve">, bet </w:t>
      </w:r>
      <w:r>
        <w:t>3.nodaļā aprakstīts izstrādātais neviendabīgu</w:t>
      </w:r>
      <w:r w:rsidR="00F50FC5">
        <w:t xml:space="preserve"> integrētu</w:t>
      </w:r>
      <w:r>
        <w:t xml:space="preserve"> datu avotu evolūcijas apstrādes mehānisms.</w:t>
      </w:r>
      <w:r w:rsidR="0023385E">
        <w:t xml:space="preserve"> Nodaļās aprakstītā informācija papildināta ar 2</w:t>
      </w:r>
      <w:r w:rsidR="00F50FC5">
        <w:t>2</w:t>
      </w:r>
      <w:r w:rsidR="0023385E">
        <w:t xml:space="preserve"> attēl</w:t>
      </w:r>
      <w:r w:rsidR="00F50FC5">
        <w:t>iem un</w:t>
      </w:r>
      <w:r w:rsidR="0023385E">
        <w:t xml:space="preserve"> 10 tabulām</w:t>
      </w:r>
      <w:r w:rsidR="00F50FC5">
        <w:t>.</w:t>
      </w:r>
    </w:p>
    <w:p w14:paraId="5904AD86" w14:textId="77777777" w:rsidR="00F50FC5" w:rsidRDefault="00F50FC5" w:rsidP="0023385E">
      <w:pPr>
        <w:pStyle w:val="Teksts"/>
      </w:pPr>
    </w:p>
    <w:p w14:paraId="14ED963D" w14:textId="0EB8731D" w:rsidR="00731EAF" w:rsidRDefault="00731EAF" w:rsidP="00627D9C">
      <w:pPr>
        <w:pStyle w:val="nodaasvirsraksts"/>
        <w:numPr>
          <w:ilvl w:val="0"/>
          <w:numId w:val="1"/>
        </w:numPr>
        <w:ind w:left="426"/>
      </w:pPr>
      <w:bookmarkStart w:id="3" w:name="_Toc40698911"/>
      <w:r>
        <w:lastRenderedPageBreak/>
        <w:t>Datu noliktavas</w:t>
      </w:r>
      <w:bookmarkEnd w:id="3"/>
    </w:p>
    <w:p w14:paraId="5524D08A" w14:textId="3EEA1398" w:rsidR="00FC63DD" w:rsidRDefault="00FC63DD" w:rsidP="00FC63DD">
      <w:pPr>
        <w:pStyle w:val="Teksts"/>
      </w:pPr>
      <w:r>
        <w:t>Datu noliktavas jēdziens radies, attīstoties tehnoloģijām un tādā veidā pieaugot ikdienā saglabāto datu apjomam. Šīs nodaļas apakšnodaļās detalizēti aprakstīts, kā attīstījies datu noliktavas jēdziens</w:t>
      </w:r>
      <w:r w:rsidR="00397D08">
        <w:t xml:space="preserve"> </w:t>
      </w:r>
      <w:r w:rsidR="0035202F">
        <w:t xml:space="preserve">un kāda ir tās arhitektūra </w:t>
      </w:r>
      <w:r w:rsidR="00397D08">
        <w:t>ar nolūku izprast šīs struktūras nepieciešamību</w:t>
      </w:r>
      <w:r w:rsidR="0035202F">
        <w:t>,</w:t>
      </w:r>
      <w:r w:rsidR="00397D08">
        <w:t xml:space="preserve"> aktualitāti</w:t>
      </w:r>
      <w:r w:rsidR="0035202F">
        <w:t xml:space="preserve"> un izmantojamību</w:t>
      </w:r>
      <w:r w:rsidR="00397D08">
        <w:t xml:space="preserve"> mūsdienās</w:t>
      </w:r>
      <w:r w:rsidR="0035202F">
        <w:t>. Ap</w:t>
      </w:r>
      <w:r w:rsidR="00970536">
        <w:t>rakstīta</w:t>
      </w:r>
      <w:r w:rsidR="0035202F">
        <w:t xml:space="preserve"> arī lielo datu koncepcija, kas datu noliktavu kontekstā ir nozīmīgs un saistīts jēdziens. Viens no svarīgākajiem posmiem neviendabīgu datu integrēšanai datu noliktavā ir ETL procesi, tāpēc sniegts arī šī jēdziena detalizēts skaidrojums.</w:t>
      </w:r>
    </w:p>
    <w:p w14:paraId="1B135BFE" w14:textId="5BA2C6FB" w:rsidR="00FC63DD" w:rsidRDefault="00FC63DD" w:rsidP="00FC63DD">
      <w:pPr>
        <w:pStyle w:val="apaknodaasvirsraksts"/>
        <w:numPr>
          <w:ilvl w:val="1"/>
          <w:numId w:val="1"/>
        </w:numPr>
      </w:pPr>
      <w:r>
        <w:t xml:space="preserve"> </w:t>
      </w:r>
      <w:bookmarkStart w:id="4" w:name="_Toc40698912"/>
      <w:r>
        <w:t>Datu noliktavu attīstība</w:t>
      </w:r>
      <w:bookmarkEnd w:id="4"/>
    </w:p>
    <w:p w14:paraId="0A0FEA00" w14:textId="40786609" w:rsidR="00F34796" w:rsidRDefault="00F34796" w:rsidP="00F34796">
      <w:pPr>
        <w:pStyle w:val="Teksts"/>
      </w:pPr>
      <w:r>
        <w:t>Pašos pirmsākumos datu glabāšanai tika izmantoti ļoti dārgi un ierobežotas ietilpības mehānismi – perfokartes, magnētiskās lentas, pēc tam ar pavisam jauniem papildinājumiem nāca klajā diskatmiņa</w:t>
      </w:r>
      <w:r w:rsidR="00455F68">
        <w:t>. Drīz vien diskatmiņas tika papildinātas ar datu bāzu pārvaldības sistēmām jeb DB</w:t>
      </w:r>
      <w:r w:rsidR="009761FB">
        <w:t>M</w:t>
      </w:r>
      <w:r w:rsidR="00455F68">
        <w:t>S, kuru galvenais izmantošanas ieguvums bija ļoti ātra datu ievietošana sistēmā [</w:t>
      </w:r>
      <w:r w:rsidR="00BB3C44">
        <w:fldChar w:fldCharType="begin"/>
      </w:r>
      <w:r w:rsidR="00BB3C44">
        <w:instrText xml:space="preserve"> REF _Ref40257612 \r \h </w:instrText>
      </w:r>
      <w:r w:rsidR="00BB3C44">
        <w:fldChar w:fldCharType="separate"/>
      </w:r>
      <w:r w:rsidR="00BB3C44">
        <w:t>9</w:t>
      </w:r>
      <w:r w:rsidR="00BB3C44">
        <w:fldChar w:fldCharType="end"/>
      </w:r>
      <w:r w:rsidR="00455F68">
        <w:t>].</w:t>
      </w:r>
      <w:r w:rsidR="00A12D51">
        <w:t xml:space="preserve"> Līdz pat 80.gadu vidum</w:t>
      </w:r>
      <w:r w:rsidR="001008A2">
        <w:t xml:space="preserve"> </w:t>
      </w:r>
      <w:r w:rsidR="00A12D51">
        <w:t xml:space="preserve">šādās datu bāzēs tika glabāti tikai operatīvie dati – dati, kuri ir iesaistīti ikdienā </w:t>
      </w:r>
      <w:r w:rsidR="00D94B2F">
        <w:t>veicamajos</w:t>
      </w:r>
      <w:r w:rsidR="00A12D51">
        <w:t xml:space="preserve"> procesos. Tomēr bieži vien stratēģisku lēmumu pieņemšanai bija nepieciešam</w:t>
      </w:r>
      <w:r w:rsidR="001008A2">
        <w:t>a</w:t>
      </w:r>
      <w:r w:rsidR="00A12D51">
        <w:t xml:space="preserve"> ātra pieeja glabātajiem datiem [</w:t>
      </w:r>
      <w:r w:rsidR="00BB3C44">
        <w:fldChar w:fldCharType="begin"/>
      </w:r>
      <w:r w:rsidR="00BB3C44">
        <w:instrText xml:space="preserve"> REF _Ref40257626 \r \h </w:instrText>
      </w:r>
      <w:r w:rsidR="00BB3C44">
        <w:fldChar w:fldCharType="separate"/>
      </w:r>
      <w:r w:rsidR="00BB3C44">
        <w:t>18</w:t>
      </w:r>
      <w:r w:rsidR="00BB3C44">
        <w:fldChar w:fldCharType="end"/>
      </w:r>
      <w:r w:rsidR="00A12D51">
        <w:t>].</w:t>
      </w:r>
    </w:p>
    <w:p w14:paraId="07DF7ACC" w14:textId="56BD5A39" w:rsidR="00A12D51" w:rsidRDefault="005B5ACE" w:rsidP="00A12D51">
      <w:pPr>
        <w:pStyle w:val="Teksts"/>
        <w:ind w:firstLine="0"/>
        <w:jc w:val="center"/>
      </w:pPr>
      <w:r>
        <w:rPr>
          <w:noProof/>
        </w:rPr>
        <w:drawing>
          <wp:inline distT="0" distB="0" distL="0" distR="0" wp14:anchorId="4BBA2DEB" wp14:editId="2C0BDD7F">
            <wp:extent cx="4607626" cy="2931940"/>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148" cy="2986360"/>
                    </a:xfrm>
                    <a:prstGeom prst="rect">
                      <a:avLst/>
                    </a:prstGeom>
                    <a:noFill/>
                    <a:ln>
                      <a:noFill/>
                    </a:ln>
                  </pic:spPr>
                </pic:pic>
              </a:graphicData>
            </a:graphic>
          </wp:inline>
        </w:drawing>
      </w:r>
    </w:p>
    <w:bookmarkStart w:id="5" w:name="_Ref38980109"/>
    <w:p w14:paraId="31DC522D" w14:textId="0EDE32A8" w:rsidR="00A12D51" w:rsidRDefault="00A12D51" w:rsidP="0043356A">
      <w:pPr>
        <w:pStyle w:val="attlavirsraksts"/>
      </w:pPr>
      <w:r w:rsidRPr="0043356A">
        <w:rPr>
          <w:b w:val="0"/>
          <w:bCs/>
          <w:i/>
          <w:iCs/>
        </w:rPr>
        <w:fldChar w:fldCharType="begin"/>
      </w:r>
      <w:r w:rsidRPr="0043356A">
        <w:rPr>
          <w:b w:val="0"/>
          <w:bCs/>
          <w:i/>
          <w:iCs/>
        </w:rPr>
        <w:instrText xml:space="preserve"> SEQ att. \* ARABIC </w:instrText>
      </w:r>
      <w:r w:rsidRPr="0043356A">
        <w:rPr>
          <w:b w:val="0"/>
          <w:bCs/>
          <w:i/>
          <w:iCs/>
        </w:rPr>
        <w:fldChar w:fldCharType="separate"/>
      </w:r>
      <w:r w:rsidR="00E10B2E">
        <w:rPr>
          <w:b w:val="0"/>
          <w:bCs/>
          <w:i/>
          <w:iCs/>
          <w:noProof/>
        </w:rPr>
        <w:t>1</w:t>
      </w:r>
      <w:r w:rsidRPr="0043356A">
        <w:rPr>
          <w:b w:val="0"/>
          <w:bCs/>
          <w:i/>
          <w:iCs/>
        </w:rPr>
        <w:fldChar w:fldCharType="end"/>
      </w:r>
      <w:r w:rsidRPr="0043356A">
        <w:rPr>
          <w:b w:val="0"/>
          <w:bCs/>
          <w:i/>
          <w:iCs/>
        </w:rPr>
        <w:t>.1. att.</w:t>
      </w:r>
      <w:bookmarkEnd w:id="5"/>
      <w:r>
        <w:t xml:space="preserve"> Informācijas vērtības atkarība no datu daudzuma</w:t>
      </w:r>
      <w:r w:rsidR="00970536">
        <w:t xml:space="preserve"> [</w:t>
      </w:r>
      <w:r w:rsidR="00BB3C44">
        <w:fldChar w:fldCharType="begin"/>
      </w:r>
      <w:r w:rsidR="00BB3C44">
        <w:instrText xml:space="preserve"> REF _Ref40257626 \r \h </w:instrText>
      </w:r>
      <w:r w:rsidR="00BB3C44">
        <w:fldChar w:fldCharType="separate"/>
      </w:r>
      <w:r w:rsidR="00BB3C44">
        <w:t>18</w:t>
      </w:r>
      <w:r w:rsidR="00BB3C44">
        <w:fldChar w:fldCharType="end"/>
      </w:r>
      <w:r w:rsidR="00970536">
        <w:t>]</w:t>
      </w:r>
    </w:p>
    <w:p w14:paraId="0B884D75" w14:textId="07103DC0" w:rsidR="0043356A" w:rsidRDefault="0043356A" w:rsidP="0043356A">
      <w:pPr>
        <w:pStyle w:val="attlavirsraksts"/>
      </w:pPr>
    </w:p>
    <w:p w14:paraId="08F6ACD9" w14:textId="19ADEE7E" w:rsidR="0043356A" w:rsidRDefault="0043356A" w:rsidP="0043356A">
      <w:pPr>
        <w:pStyle w:val="Teksts"/>
      </w:pPr>
      <w:r>
        <w:t>Lai iegūtu visvērtīgāko informāciju – stratēģiskās zināšanas, nepieciešam</w:t>
      </w:r>
      <w:r w:rsidR="00D94B2F">
        <w:t>i</w:t>
      </w:r>
      <w:r>
        <w:t xml:space="preserve"> vairāki datu stāvokļi, kur katrs no tiem satur atšķirīgu informācijas daudzumu (skat. att. </w:t>
      </w:r>
      <w:r w:rsidRPr="0043356A">
        <w:fldChar w:fldCharType="begin"/>
      </w:r>
      <w:r w:rsidRPr="0043356A">
        <w:instrText xml:space="preserve"> REF _Ref38980109 \h  \* MERGEFORMAT </w:instrText>
      </w:r>
      <w:r w:rsidRPr="0043356A">
        <w:fldChar w:fldCharType="separate"/>
      </w:r>
      <w:r w:rsidRPr="0043356A">
        <w:rPr>
          <w:noProof/>
        </w:rPr>
        <w:t>1</w:t>
      </w:r>
      <w:r w:rsidRPr="0043356A">
        <w:t>.1.</w:t>
      </w:r>
      <w:r w:rsidR="005B5ACE">
        <w:t xml:space="preserve"> - adaptēts un </w:t>
      </w:r>
      <w:r w:rsidR="005B5ACE">
        <w:lastRenderedPageBreak/>
        <w:t>latviskots no [</w:t>
      </w:r>
      <w:r w:rsidR="00BB3C44">
        <w:fldChar w:fldCharType="begin"/>
      </w:r>
      <w:r w:rsidR="00BB3C44">
        <w:instrText xml:space="preserve"> REF _Ref40257626 \r \h </w:instrText>
      </w:r>
      <w:r w:rsidR="00BB3C44">
        <w:fldChar w:fldCharType="separate"/>
      </w:r>
      <w:r w:rsidR="00BB3C44">
        <w:t>18</w:t>
      </w:r>
      <w:r w:rsidR="00BB3C44">
        <w:fldChar w:fldCharType="end"/>
      </w:r>
      <w:r w:rsidR="005B5ACE">
        <w:t>]</w:t>
      </w:r>
      <w:r w:rsidRPr="0043356A">
        <w:t>)</w:t>
      </w:r>
      <w:r w:rsidRPr="0043356A">
        <w:fldChar w:fldCharType="end"/>
      </w:r>
      <w:r>
        <w:t xml:space="preserve">. Vislielākais datu apjoms ir primārajiem datu avotiem, kur glabājas pilnīgi visa uzkrātā informācija. Pēc tam, izvēloties konkrētu subjektu, par kuru jāiegūst stratēģiskās zināšanas, tiek atlasīti konkrēti ar šo subjektu saistītie dati. Un tikai tad, kad izveidotas atskaites par izvēlēto subjektu, iespējams iegūt kopskatu, līdz ar to arī stratēģiskās zināšanas. </w:t>
      </w:r>
    </w:p>
    <w:p w14:paraId="3B0DB74B" w14:textId="2315D2DD" w:rsidR="0043356A" w:rsidRDefault="00FC6C5F" w:rsidP="0043356A">
      <w:pPr>
        <w:pStyle w:val="Teksts"/>
      </w:pPr>
      <w:r>
        <w:t xml:space="preserve">Tā kā operatīvo datu apjoms jau tobrīd pieauga eksponenciāli, datori tika atzīti par vienīgo iespējamo rīku, ar ko šādā daudzpakāpju veidā apstrādāt un analizēt informāciju. Tā rezultātā tika ieviests jēdziens “lēmumu atbalsta sistēmas” (angļu val. </w:t>
      </w:r>
      <w:r w:rsidR="001008A2">
        <w:t>“</w:t>
      </w:r>
      <w:r>
        <w:rPr>
          <w:i/>
          <w:iCs/>
        </w:rPr>
        <w:t>Decision support systems</w:t>
      </w:r>
      <w:r w:rsidR="001008A2">
        <w:rPr>
          <w:i/>
          <w:iCs/>
        </w:rPr>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t xml:space="preserve"> jeb </w:t>
      </w:r>
      <w:r w:rsidRPr="001008A2">
        <w:t>DSS</w:t>
      </w:r>
      <w:r>
        <w:t>). Par DSS tiek saukts paplašināmu un interaktīvu metožu un rīku kopums, kas paredzēts vadības stratēģisko lēmumu pieņemšanas atbalstam, iekļaujot tajā datu apstrādi un analīzi [</w:t>
      </w:r>
      <w:r w:rsidR="00BB3C44">
        <w:fldChar w:fldCharType="begin"/>
      </w:r>
      <w:r w:rsidR="00BB3C44">
        <w:instrText xml:space="preserve"> REF _Ref40257626 \r \h </w:instrText>
      </w:r>
      <w:r w:rsidR="00BB3C44">
        <w:fldChar w:fldCharType="separate"/>
      </w:r>
      <w:r w:rsidR="00BB3C44">
        <w:t>18</w:t>
      </w:r>
      <w:r w:rsidR="00BB3C44">
        <w:fldChar w:fldCharType="end"/>
      </w:r>
      <w:r>
        <w:t>].</w:t>
      </w:r>
    </w:p>
    <w:p w14:paraId="0C0C376D" w14:textId="7ED2EC43" w:rsidR="008466F8" w:rsidRDefault="00F66757" w:rsidP="008466F8">
      <w:pPr>
        <w:pStyle w:val="Teksts"/>
      </w:pPr>
      <w:r>
        <w:t>Izmantojot DSS rīkus, arvien biežāk analītiskā apstrāde tika veikta tiešsaistē. Attīstoties tehnoloģijām, tika veidotas arvien lielākas lietojumsistēmas. Lai apmierinātu lietotāju vajadzību pēc iespējami ātras un ērtas piekļuves datiem, radās divas tehnoloģijas – personālie datori un 4GL. Personālie datori ļāva jebkuram lietotājam individuāli apstrādāt datus, taču 4GL tehnoloģijas ideja bija padarīt programmatūras izstrādi tik vienkāršu, lai to varētu darīt jebkurš [</w:t>
      </w:r>
      <w:r w:rsidR="00BB3C44">
        <w:fldChar w:fldCharType="begin"/>
      </w:r>
      <w:r w:rsidR="00BB3C44">
        <w:instrText xml:space="preserve"> REF _Ref40257612 \r \h </w:instrText>
      </w:r>
      <w:r w:rsidR="00BB3C44">
        <w:fldChar w:fldCharType="separate"/>
      </w:r>
      <w:r w:rsidR="00BB3C44">
        <w:t>9</w:t>
      </w:r>
      <w:r w:rsidR="00BB3C44">
        <w:fldChar w:fldCharType="end"/>
      </w:r>
      <w:r>
        <w:t>].</w:t>
      </w:r>
    </w:p>
    <w:p w14:paraId="44DA2B76" w14:textId="41552C1F" w:rsidR="005B5ACE" w:rsidRDefault="00BC72A3" w:rsidP="00BC72A3">
      <w:pPr>
        <w:pStyle w:val="Teksts"/>
        <w:ind w:firstLine="0"/>
      </w:pPr>
      <w:r>
        <w:rPr>
          <w:noProof/>
        </w:rPr>
        <w:drawing>
          <wp:inline distT="0" distB="0" distL="0" distR="0" wp14:anchorId="67F48C92" wp14:editId="6A9B3748">
            <wp:extent cx="5759450" cy="3431969"/>
            <wp:effectExtent l="19050" t="19050" r="1270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9967"/>
                    <a:stretch/>
                  </pic:blipFill>
                  <pic:spPr bwMode="auto">
                    <a:xfrm>
                      <a:off x="0" y="0"/>
                      <a:ext cx="5759450" cy="3431969"/>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B8A6DFC" w14:textId="3648A59D" w:rsidR="005A48E8" w:rsidRDefault="005A48E8" w:rsidP="005A48E8">
      <w:pPr>
        <w:pStyle w:val="attlavirsraksts"/>
      </w:pPr>
      <w:bookmarkStart w:id="6" w:name="_Ref38985854"/>
      <w:r w:rsidRPr="005A48E8">
        <w:rPr>
          <w:b w:val="0"/>
          <w:bCs/>
          <w:i/>
          <w:iCs/>
        </w:rPr>
        <w:t>1.</w:t>
      </w:r>
      <w:r w:rsidRPr="005A48E8">
        <w:rPr>
          <w:b w:val="0"/>
          <w:bCs/>
          <w:i/>
          <w:iCs/>
        </w:rPr>
        <w:fldChar w:fldCharType="begin"/>
      </w:r>
      <w:r w:rsidRPr="005A48E8">
        <w:rPr>
          <w:b w:val="0"/>
          <w:bCs/>
          <w:i/>
          <w:iCs/>
        </w:rPr>
        <w:instrText xml:space="preserve"> SEQ att. \* ARABIC </w:instrText>
      </w:r>
      <w:r w:rsidRPr="005A48E8">
        <w:rPr>
          <w:b w:val="0"/>
          <w:bCs/>
          <w:i/>
          <w:iCs/>
        </w:rPr>
        <w:fldChar w:fldCharType="separate"/>
      </w:r>
      <w:r w:rsidR="00E10B2E">
        <w:rPr>
          <w:b w:val="0"/>
          <w:bCs/>
          <w:i/>
          <w:iCs/>
          <w:noProof/>
        </w:rPr>
        <w:t>2</w:t>
      </w:r>
      <w:r w:rsidRPr="005A48E8">
        <w:rPr>
          <w:b w:val="0"/>
          <w:bCs/>
          <w:i/>
          <w:iCs/>
        </w:rPr>
        <w:fldChar w:fldCharType="end"/>
      </w:r>
      <w:r w:rsidRPr="005A48E8">
        <w:rPr>
          <w:b w:val="0"/>
          <w:bCs/>
          <w:i/>
          <w:iCs/>
        </w:rPr>
        <w:t>. att.</w:t>
      </w:r>
      <w:bookmarkEnd w:id="6"/>
      <w:r>
        <w:t xml:space="preserve"> “Zirnekļa tīkla” vides attīstība</w:t>
      </w:r>
      <w:r w:rsidR="00C21FB8">
        <w:t xml:space="preserve"> [</w:t>
      </w:r>
      <w:r w:rsidR="00BB3C44">
        <w:fldChar w:fldCharType="begin"/>
      </w:r>
      <w:r w:rsidR="00BB3C44">
        <w:instrText xml:space="preserve"> REF _Ref40257612 \r \h </w:instrText>
      </w:r>
      <w:r w:rsidR="00BB3C44">
        <w:fldChar w:fldCharType="separate"/>
      </w:r>
      <w:r w:rsidR="00BB3C44">
        <w:t>9</w:t>
      </w:r>
      <w:r w:rsidR="00BB3C44">
        <w:fldChar w:fldCharType="end"/>
      </w:r>
      <w:r w:rsidR="00C21FB8">
        <w:t>]</w:t>
      </w:r>
    </w:p>
    <w:p w14:paraId="3B36F23A" w14:textId="77777777" w:rsidR="001C794D" w:rsidRDefault="001C794D" w:rsidP="005A48E8">
      <w:pPr>
        <w:pStyle w:val="attlavirsraksts"/>
      </w:pPr>
    </w:p>
    <w:p w14:paraId="1C00FB1D" w14:textId="3CC3519A" w:rsidR="00102245" w:rsidRDefault="008466F8" w:rsidP="008466F8">
      <w:pPr>
        <w:pStyle w:val="Teksts"/>
      </w:pPr>
      <w:r>
        <w:t xml:space="preserve">Iepriekšminētās attīstības rezultātā radās nekārtība, ko mēdz saukt par “zirnekļa tīkla” vidi (skat. att. </w:t>
      </w:r>
      <w:r w:rsidRPr="008466F8">
        <w:fldChar w:fldCharType="begin"/>
      </w:r>
      <w:r w:rsidRPr="008466F8">
        <w:instrText xml:space="preserve"> REF _Ref38985854 \h  \* MERGEFORMAT </w:instrText>
      </w:r>
      <w:r w:rsidRPr="008466F8">
        <w:fldChar w:fldCharType="separate"/>
      </w:r>
      <w:r w:rsidRPr="008466F8">
        <w:t>1.</w:t>
      </w:r>
      <w:r w:rsidRPr="008466F8">
        <w:rPr>
          <w:noProof/>
        </w:rPr>
        <w:t>2</w:t>
      </w:r>
      <w:r w:rsidRPr="008466F8">
        <w:t>.</w:t>
      </w:r>
      <w:r w:rsidRPr="008466F8">
        <w:fldChar w:fldCharType="end"/>
      </w:r>
      <w:r>
        <w:t xml:space="preserve"> – adaptēts un latviskots no [</w:t>
      </w:r>
      <w:r w:rsidR="00BB3C44">
        <w:fldChar w:fldCharType="begin"/>
      </w:r>
      <w:r w:rsidR="00BB3C44">
        <w:instrText xml:space="preserve"> REF _Ref40257612 \r \h </w:instrText>
      </w:r>
      <w:r w:rsidR="00BB3C44">
        <w:fldChar w:fldCharType="separate"/>
      </w:r>
      <w:r w:rsidR="00BB3C44">
        <w:t>9</w:t>
      </w:r>
      <w:r w:rsidR="00BB3C44">
        <w:fldChar w:fldCharType="end"/>
      </w:r>
      <w:r>
        <w:t>]). Šāds “</w:t>
      </w:r>
      <w:r w:rsidR="00D94B2F">
        <w:t>z</w:t>
      </w:r>
      <w:r>
        <w:t>irnekļa tīkls” vairākās koorporatīvās vidēs mēdza izaugt neiedomājami sarežģīts, kā rezultātā ar laiku šādu vidi vairs nebija iespējams ne uzturēt, ne pilnveidot</w:t>
      </w:r>
      <w:r w:rsidR="00102245">
        <w:t xml:space="preserve">. </w:t>
      </w:r>
      <w:r w:rsidR="00D94B2F">
        <w:t>Tai</w:t>
      </w:r>
      <w:r w:rsidR="00102245">
        <w:t xml:space="preserve"> tika iedots nosaukums “dabiski attīstīta </w:t>
      </w:r>
      <w:r w:rsidR="00102245">
        <w:lastRenderedPageBreak/>
        <w:t xml:space="preserve">arhitektūra”, jo bija maz iespēju to ietekmēt. Jo lielāka kļuva šī arhitektūra, jo vairāk </w:t>
      </w:r>
      <w:r w:rsidR="00024A68">
        <w:t>izaicinājumu</w:t>
      </w:r>
      <w:r w:rsidR="00102245">
        <w:t xml:space="preserve"> tā radīja:</w:t>
      </w:r>
    </w:p>
    <w:p w14:paraId="4AF2BD1C" w14:textId="6DD1D8A0" w:rsidR="008466F8" w:rsidRDefault="00024A68" w:rsidP="001008A2">
      <w:pPr>
        <w:pStyle w:val="Teksts"/>
        <w:numPr>
          <w:ilvl w:val="0"/>
          <w:numId w:val="10"/>
        </w:numPr>
        <w:ind w:left="851"/>
      </w:pPr>
      <w:r>
        <w:t>d</w:t>
      </w:r>
      <w:r w:rsidR="00102245">
        <w:t xml:space="preserve">atu ticamība – dati tika analizēti ar dažādiem algoritmiem, nepastāvēja datu ieguves līmeņi un katrs ar datiem rīkojās </w:t>
      </w:r>
      <w:r w:rsidR="00D94B2F">
        <w:t>atšķirīgi</w:t>
      </w:r>
      <w:r w:rsidR="00102245">
        <w:t xml:space="preserve"> un izvēlējās dažādus datu avotus, </w:t>
      </w:r>
      <w:r w:rsidR="001008A2">
        <w:t xml:space="preserve">tāpēc </w:t>
      </w:r>
      <w:r w:rsidR="00102245">
        <w:t xml:space="preserve">rezultāti atskaitēs </w:t>
      </w:r>
      <w:r w:rsidR="00D94B2F">
        <w:t xml:space="preserve">vairāku analītiķu </w:t>
      </w:r>
      <w:r w:rsidR="00102245">
        <w:t xml:space="preserve">starpā kļuva </w:t>
      </w:r>
      <w:r w:rsidR="00D94B2F">
        <w:t>pārāk</w:t>
      </w:r>
      <w:r w:rsidR="00102245">
        <w:t xml:space="preserve"> atšķirīgi, līdz ar to – neuzticami;</w:t>
      </w:r>
    </w:p>
    <w:p w14:paraId="6228CBA6" w14:textId="0651554B" w:rsidR="00102245" w:rsidRDefault="00024A68" w:rsidP="001008A2">
      <w:pPr>
        <w:pStyle w:val="Teksts"/>
        <w:numPr>
          <w:ilvl w:val="0"/>
          <w:numId w:val="10"/>
        </w:numPr>
        <w:ind w:left="851"/>
      </w:pPr>
      <w:r>
        <w:t>p</w:t>
      </w:r>
      <w:r w:rsidR="00102245">
        <w:t xml:space="preserve">roduktivitāte – lai analizētu datus no dažādiem datu avotiem, nepieciešams </w:t>
      </w:r>
      <w:r w:rsidR="00B755BA">
        <w:t>izstrādāt vairākas individuāli pielāgotas programmas, kas savāc datus no katra avota, līdz ar to analītiķim nepieciešams iedziļināties dažādās failu struktūrās, kas ir laikietilpīgi un neproduktīvi;</w:t>
      </w:r>
    </w:p>
    <w:p w14:paraId="4A985859" w14:textId="639D25E7" w:rsidR="00B755BA" w:rsidRDefault="00024A68" w:rsidP="001008A2">
      <w:pPr>
        <w:pStyle w:val="Teksts"/>
        <w:numPr>
          <w:ilvl w:val="0"/>
          <w:numId w:val="10"/>
        </w:numPr>
        <w:ind w:left="851"/>
      </w:pPr>
      <w:r>
        <w:t>n</w:t>
      </w:r>
      <w:r w:rsidR="00B755BA">
        <w:t>espēja pārveidot datus par informāciju – dati no dažādiem datu avotiem ir par dažādiem laika posmiem un ar atšķirīgām konceptuālajām nozīmēm, ko DSS analītiķim ir gandrīz neiespējami apstrādāt ar izstrādāto rīku palīdzību [</w:t>
      </w:r>
      <w:r w:rsidR="00BB3C44">
        <w:fldChar w:fldCharType="begin"/>
      </w:r>
      <w:r w:rsidR="00BB3C44">
        <w:instrText xml:space="preserve"> REF _Ref40257721 \r \h </w:instrText>
      </w:r>
      <w:r w:rsidR="00BB3C44">
        <w:fldChar w:fldCharType="separate"/>
      </w:r>
      <w:r w:rsidR="00BB3C44">
        <w:t>8</w:t>
      </w:r>
      <w:r w:rsidR="00BB3C44">
        <w:fldChar w:fldCharType="end"/>
      </w:r>
      <w:r w:rsidR="00B755BA">
        <w:t>].</w:t>
      </w:r>
    </w:p>
    <w:p w14:paraId="3DEBA73E" w14:textId="56E44816" w:rsidR="001C794D" w:rsidRDefault="001C794D" w:rsidP="001C794D">
      <w:pPr>
        <w:pStyle w:val="Teksts"/>
        <w:ind w:firstLine="0"/>
        <w:jc w:val="center"/>
      </w:pPr>
      <w:r>
        <w:rPr>
          <w:noProof/>
        </w:rPr>
        <w:drawing>
          <wp:inline distT="0" distB="0" distL="0" distR="0" wp14:anchorId="5C6FA205" wp14:editId="4E315DB2">
            <wp:extent cx="3693226" cy="2458037"/>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8000" r="-4375"/>
                    <a:stretch/>
                  </pic:blipFill>
                  <pic:spPr bwMode="auto">
                    <a:xfrm>
                      <a:off x="0" y="0"/>
                      <a:ext cx="3693658" cy="2458325"/>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EAE4657" w14:textId="2B37C46C" w:rsidR="00024A68" w:rsidRDefault="00024A68" w:rsidP="00024A68">
      <w:pPr>
        <w:pStyle w:val="attlavirsraksts"/>
      </w:pPr>
      <w:bookmarkStart w:id="7" w:name="_Ref38989100"/>
      <w:r w:rsidRPr="00024A68">
        <w:rPr>
          <w:b w:val="0"/>
          <w:bCs/>
          <w:i/>
          <w:iCs/>
        </w:rPr>
        <w:t>1.</w:t>
      </w:r>
      <w:r w:rsidRPr="00024A68">
        <w:rPr>
          <w:b w:val="0"/>
          <w:bCs/>
          <w:i/>
          <w:iCs/>
        </w:rPr>
        <w:fldChar w:fldCharType="begin"/>
      </w:r>
      <w:r w:rsidRPr="00024A68">
        <w:rPr>
          <w:b w:val="0"/>
          <w:bCs/>
          <w:i/>
          <w:iCs/>
        </w:rPr>
        <w:instrText xml:space="preserve"> SEQ att. \* ARABIC </w:instrText>
      </w:r>
      <w:r w:rsidRPr="00024A68">
        <w:rPr>
          <w:b w:val="0"/>
          <w:bCs/>
          <w:i/>
          <w:iCs/>
        </w:rPr>
        <w:fldChar w:fldCharType="separate"/>
      </w:r>
      <w:r w:rsidR="00E10B2E">
        <w:rPr>
          <w:b w:val="0"/>
          <w:bCs/>
          <w:i/>
          <w:iCs/>
          <w:noProof/>
        </w:rPr>
        <w:t>3</w:t>
      </w:r>
      <w:r w:rsidRPr="00024A68">
        <w:rPr>
          <w:b w:val="0"/>
          <w:bCs/>
          <w:i/>
          <w:iCs/>
        </w:rPr>
        <w:fldChar w:fldCharType="end"/>
      </w:r>
      <w:r w:rsidRPr="00024A68">
        <w:rPr>
          <w:b w:val="0"/>
          <w:bCs/>
          <w:i/>
          <w:iCs/>
        </w:rPr>
        <w:t>. att.</w:t>
      </w:r>
      <w:bookmarkEnd w:id="7"/>
      <w:r>
        <w:t xml:space="preserve"> Pāreja no “Zirnekļa tīkla” vides uz datu noliktavas vidi</w:t>
      </w:r>
      <w:r w:rsidR="00C21FB8">
        <w:t xml:space="preserve"> [</w:t>
      </w:r>
      <w:r w:rsidR="00BB3C44">
        <w:fldChar w:fldCharType="begin"/>
      </w:r>
      <w:r w:rsidR="00BB3C44">
        <w:instrText xml:space="preserve"> REF _Ref40257612 \r \h </w:instrText>
      </w:r>
      <w:r w:rsidR="00BB3C44">
        <w:fldChar w:fldCharType="separate"/>
      </w:r>
      <w:r w:rsidR="00BB3C44">
        <w:t>9</w:t>
      </w:r>
      <w:r w:rsidR="00BB3C44">
        <w:fldChar w:fldCharType="end"/>
      </w:r>
      <w:r w:rsidR="00C21FB8">
        <w:t>]</w:t>
      </w:r>
    </w:p>
    <w:p w14:paraId="0DB9DC11" w14:textId="2E3C3E89" w:rsidR="00024A68" w:rsidRDefault="00024A68" w:rsidP="00024A68">
      <w:pPr>
        <w:pStyle w:val="attlavirsraksts"/>
      </w:pPr>
    </w:p>
    <w:p w14:paraId="5837D6C0" w14:textId="77777777" w:rsidR="00024A68" w:rsidRDefault="00024A68" w:rsidP="00024A68">
      <w:pPr>
        <w:pStyle w:val="attlavirsraksts"/>
      </w:pPr>
    </w:p>
    <w:p w14:paraId="3329C6B1" w14:textId="64B45AD0" w:rsidR="00024A68" w:rsidRDefault="00FC6C5F" w:rsidP="00022C84">
      <w:pPr>
        <w:pStyle w:val="Teksts"/>
      </w:pPr>
      <w:r>
        <w:t xml:space="preserve">Drīz vien pēc DSS jēdziena ieviešanas klajā nāca arī datu noliktavas, kuras tiek uzskatītas par </w:t>
      </w:r>
      <w:r w:rsidR="00024A68">
        <w:t>visplašāk</w:t>
      </w:r>
      <w:r>
        <w:t xml:space="preserve"> izmantoto DSS </w:t>
      </w:r>
      <w:r w:rsidR="00024A68">
        <w:t>veidu</w:t>
      </w:r>
      <w:r>
        <w:t xml:space="preserve"> [</w:t>
      </w:r>
      <w:r w:rsidR="00BB3C44">
        <w:fldChar w:fldCharType="begin"/>
      </w:r>
      <w:r w:rsidR="00BB3C44">
        <w:instrText xml:space="preserve"> REF _Ref40257626 \r \h </w:instrText>
      </w:r>
      <w:r w:rsidR="00BB3C44">
        <w:fldChar w:fldCharType="separate"/>
      </w:r>
      <w:r w:rsidR="00BB3C44">
        <w:t>18</w:t>
      </w:r>
      <w:r w:rsidR="00BB3C44">
        <w:fldChar w:fldCharType="end"/>
      </w:r>
      <w:r>
        <w:t>].</w:t>
      </w:r>
      <w:r w:rsidR="00024A68">
        <w:t xml:space="preserve"> Datu noliktavas būtiski izmainīja IT speciālistu domāšanu – līdz šim pastāvēja uzskats, ka datu bāze ir paradzēta, lai glabātu jebkādam nolūkam paredzētus datus. Tomēr līdz ar datu noliktavas jēdziena parādīšanos kļuva acīmredzams, ka ir nepieciešamas dažādu veidu datu bāzes [</w:t>
      </w:r>
      <w:r w:rsidR="00BB3C44">
        <w:fldChar w:fldCharType="begin"/>
      </w:r>
      <w:r w:rsidR="00BB3C44">
        <w:instrText xml:space="preserve"> REF _Ref40257612 \r \h </w:instrText>
      </w:r>
      <w:r w:rsidR="00BB3C44">
        <w:fldChar w:fldCharType="separate"/>
      </w:r>
      <w:r w:rsidR="00BB3C44">
        <w:t>9</w:t>
      </w:r>
      <w:r w:rsidR="00BB3C44">
        <w:fldChar w:fldCharType="end"/>
      </w:r>
      <w:r w:rsidR="00024A68">
        <w:t>]</w:t>
      </w:r>
      <w:r w:rsidR="00D94B2F">
        <w:t>, tādēļ “Zirnekļa tīkla” vide tika sadalīta divās atsevišķās daļās, lai glabāt</w:t>
      </w:r>
      <w:r w:rsidR="007046CD">
        <w:t>u</w:t>
      </w:r>
      <w:r w:rsidR="00D94B2F">
        <w:t xml:space="preserve"> datus pēc to nozīmes datu analītikas </w:t>
      </w:r>
      <w:r w:rsidR="007046CD">
        <w:t>kontekstā</w:t>
      </w:r>
      <w:r w:rsidR="00D94B2F">
        <w:t xml:space="preserve"> (skat. att.</w:t>
      </w:r>
      <w:r w:rsidR="00D94B2F" w:rsidRPr="00D94B2F">
        <w:t xml:space="preserve"> </w:t>
      </w:r>
      <w:r w:rsidR="00D94B2F" w:rsidRPr="00D94B2F">
        <w:fldChar w:fldCharType="begin"/>
      </w:r>
      <w:r w:rsidR="00D94B2F" w:rsidRPr="00D94B2F">
        <w:instrText xml:space="preserve"> REF _Ref38989100 \h  \* MERGEFORMAT </w:instrText>
      </w:r>
      <w:r w:rsidR="00D94B2F" w:rsidRPr="00D94B2F">
        <w:fldChar w:fldCharType="separate"/>
      </w:r>
      <w:r w:rsidR="00D94B2F" w:rsidRPr="00D94B2F">
        <w:t>1.</w:t>
      </w:r>
      <w:r w:rsidR="00D94B2F" w:rsidRPr="00D94B2F">
        <w:rPr>
          <w:noProof/>
        </w:rPr>
        <w:t>3</w:t>
      </w:r>
      <w:r w:rsidR="00D94B2F" w:rsidRPr="00D94B2F">
        <w:t>.</w:t>
      </w:r>
      <w:r w:rsidR="00D94B2F" w:rsidRPr="00D94B2F">
        <w:fldChar w:fldCharType="end"/>
      </w:r>
      <w:r w:rsidR="00C21FB8">
        <w:t xml:space="preserve"> – adaptēts un latviskots no [</w:t>
      </w:r>
      <w:r w:rsidR="00BB3C44">
        <w:fldChar w:fldCharType="begin"/>
      </w:r>
      <w:r w:rsidR="00BB3C44">
        <w:instrText xml:space="preserve"> REF _Ref40257612 \r \h </w:instrText>
      </w:r>
      <w:r w:rsidR="00BB3C44">
        <w:fldChar w:fldCharType="separate"/>
      </w:r>
      <w:r w:rsidR="00BB3C44">
        <w:t>9</w:t>
      </w:r>
      <w:r w:rsidR="00BB3C44">
        <w:fldChar w:fldCharType="end"/>
      </w:r>
      <w:r w:rsidR="00C21FB8">
        <w:t>]</w:t>
      </w:r>
      <w:r w:rsidR="00D94B2F">
        <w:t xml:space="preserve">). </w:t>
      </w:r>
    </w:p>
    <w:p w14:paraId="43E4B5F6" w14:textId="1B7F3407" w:rsidR="00022C84" w:rsidRDefault="000A5CCF" w:rsidP="00022C84">
      <w:pPr>
        <w:pStyle w:val="Teksts"/>
      </w:pPr>
      <w:r>
        <w:t>Datu noliktava ir datu bāze ar unikālu struktūru, kas ļauj relatīvi ātri un efektīvi apstrādāt lielus datu apjomus [</w:t>
      </w:r>
      <w:r w:rsidR="00BB3C44">
        <w:fldChar w:fldCharType="begin"/>
      </w:r>
      <w:r w:rsidR="00BB3C44">
        <w:instrText xml:space="preserve"> REF _Ref40257768 \r \h </w:instrText>
      </w:r>
      <w:r w:rsidR="00BB3C44">
        <w:fldChar w:fldCharType="separate"/>
      </w:r>
      <w:r w:rsidR="00BB3C44">
        <w:t>15</w:t>
      </w:r>
      <w:r w:rsidR="00BB3C44">
        <w:fldChar w:fldCharType="end"/>
      </w:r>
      <w:r>
        <w:t>]. Taču p</w:t>
      </w:r>
      <w:r w:rsidR="00B96215">
        <w:t>ar datu noliktavas</w:t>
      </w:r>
      <w:r>
        <w:t xml:space="preserve"> formālā</w:t>
      </w:r>
      <w:r w:rsidR="00B96215">
        <w:t xml:space="preserve"> jēdziena ieviesēju tiek uzskatīts amerikāņu datorzinātnieks Bi</w:t>
      </w:r>
      <w:r w:rsidR="007046CD">
        <w:t>ls</w:t>
      </w:r>
      <w:r w:rsidR="00B96215">
        <w:t xml:space="preserve"> Inmon</w:t>
      </w:r>
      <w:r w:rsidR="007046CD">
        <w:t>s</w:t>
      </w:r>
      <w:r w:rsidR="00B96215">
        <w:t xml:space="preserve">, kurš </w:t>
      </w:r>
      <w:r w:rsidR="006547FF">
        <w:t>to</w:t>
      </w:r>
      <w:r w:rsidR="00B96215">
        <w:t xml:space="preserve"> definējis sekojoši: “</w:t>
      </w:r>
      <w:r w:rsidR="006547FF">
        <w:t xml:space="preserve">Datu noliktava ir </w:t>
      </w:r>
      <w:r w:rsidR="006547FF">
        <w:lastRenderedPageBreak/>
        <w:t>uz subjektiem orientēta, integrēta, laika atkarīga un nemainīga datu glabāšanas struktūra, kas paredzēta vadības lēmumu pieņemšanas atbalstam.</w:t>
      </w:r>
      <w:r w:rsidR="00B96215">
        <w:t>”</w:t>
      </w:r>
      <w:r w:rsidR="00FB53E5" w:rsidRPr="00FB53E5">
        <w:t xml:space="preserve"> </w:t>
      </w:r>
      <w:r w:rsidR="00FB53E5">
        <w:t>[</w:t>
      </w:r>
      <w:r w:rsidR="00BB3C44">
        <w:fldChar w:fldCharType="begin"/>
      </w:r>
      <w:r w:rsidR="00BB3C44">
        <w:instrText xml:space="preserve"> REF _Ref40257802 \r \h </w:instrText>
      </w:r>
      <w:r w:rsidR="00BB3C44">
        <w:fldChar w:fldCharType="separate"/>
      </w:r>
      <w:r w:rsidR="00BB3C44">
        <w:t>16</w:t>
      </w:r>
      <w:r w:rsidR="00BB3C44">
        <w:fldChar w:fldCharType="end"/>
      </w:r>
      <w:r w:rsidR="00FB53E5">
        <w:t>].</w:t>
      </w:r>
      <w:r w:rsidR="006547FF">
        <w:t xml:space="preserve"> </w:t>
      </w:r>
      <w:r w:rsidR="00022C84">
        <w:t>Definīcijas pamatā minētas četras galvenās datu noliktavas īpašības:</w:t>
      </w:r>
    </w:p>
    <w:p w14:paraId="38257788" w14:textId="2F66442A" w:rsidR="00022C84" w:rsidRDefault="00022C84" w:rsidP="001008A2">
      <w:pPr>
        <w:pStyle w:val="Teksts"/>
        <w:numPr>
          <w:ilvl w:val="0"/>
          <w:numId w:val="9"/>
        </w:numPr>
        <w:ind w:left="851"/>
      </w:pPr>
      <w:r>
        <w:t>uz subjektiem orientēta – izveidotajā datu noliktavā tiek glabāti dati par kādu konkrētu subjektu;</w:t>
      </w:r>
    </w:p>
    <w:p w14:paraId="10677C18" w14:textId="085C7462" w:rsidR="00022C84" w:rsidRDefault="00022C84" w:rsidP="001008A2">
      <w:pPr>
        <w:pStyle w:val="Teksts"/>
        <w:numPr>
          <w:ilvl w:val="0"/>
          <w:numId w:val="9"/>
        </w:numPr>
        <w:ind w:left="851"/>
      </w:pPr>
      <w:r>
        <w:t xml:space="preserve">integrēta – datu noliktavas dati tiek iegūti no dažādiem avotiem, līdz ar to </w:t>
      </w:r>
      <w:r w:rsidR="001008A2">
        <w:t>tie</w:t>
      </w:r>
      <w:r>
        <w:t xml:space="preserve"> tiek pārveidoti tā, lai struktūra būtu konsekventa;</w:t>
      </w:r>
    </w:p>
    <w:p w14:paraId="6D105678" w14:textId="77777777" w:rsidR="00022C84" w:rsidRDefault="00022C84" w:rsidP="001008A2">
      <w:pPr>
        <w:pStyle w:val="Teksts"/>
        <w:numPr>
          <w:ilvl w:val="0"/>
          <w:numId w:val="9"/>
        </w:numPr>
        <w:ind w:left="851"/>
      </w:pPr>
      <w:r>
        <w:t>laika atkarīga – lai pieņemtu stratēģiskus biznesa lēmumus, datiem jāatspoguļo laikā notikušās izmaiņas, līdz ar to datu noliktava glabā ne tikai esošo situāciju, bet visus ar subjektu saistītos datus, atšķirībā no OLTP sistēmām, kur vēsturiskie dati tiek pārvietoti uz arhīviem;</w:t>
      </w:r>
    </w:p>
    <w:p w14:paraId="53E1F6ED" w14:textId="47B9A299" w:rsidR="002B32A1" w:rsidRDefault="00022C84" w:rsidP="001008A2">
      <w:pPr>
        <w:pStyle w:val="Teksts"/>
        <w:numPr>
          <w:ilvl w:val="0"/>
          <w:numId w:val="9"/>
        </w:numPr>
        <w:ind w:left="851"/>
      </w:pPr>
      <w:r>
        <w:t>nemainīga – dati, kas ienākuši noliktavā, netiek mainīti, lai nodrošinātu izmaiņu analīzi [</w:t>
      </w:r>
      <w:r w:rsidR="00BB3C44">
        <w:fldChar w:fldCharType="begin"/>
      </w:r>
      <w:r w:rsidR="00BB3C44">
        <w:instrText xml:space="preserve"> REF _Ref40257815 \r \h </w:instrText>
      </w:r>
      <w:r w:rsidR="00BB3C44">
        <w:fldChar w:fldCharType="separate"/>
      </w:r>
      <w:r w:rsidR="00BB3C44">
        <w:t>14</w:t>
      </w:r>
      <w:r w:rsidR="00BB3C44">
        <w:fldChar w:fldCharType="end"/>
      </w:r>
      <w:r>
        <w:t>].</w:t>
      </w:r>
    </w:p>
    <w:p w14:paraId="5687ED99" w14:textId="0861519E" w:rsidR="00FF1FA9" w:rsidRDefault="00AC7788" w:rsidP="007046CD">
      <w:pPr>
        <w:pStyle w:val="Teksts"/>
      </w:pPr>
      <w:r>
        <w:t>Datu noliktava pamatā tiek projektēta datu atlases un analīzes vaicājumu efektīvai izpildei, mazāk pievēršot uzmanību transakciju apstrādei. Tā tiek realizēta kā relāciju datu bāze, kas papildināta ar ETL risinājumiem, OLAP funkcionalitāti, kā arī dažādiem klienta pusē izmantojamiem rīkiem, kas palīdz apstrādāt un nogādāt datus gala lietotājam saprotamā formā [</w:t>
      </w:r>
      <w:r w:rsidR="00BB3C44">
        <w:fldChar w:fldCharType="begin"/>
      </w:r>
      <w:r w:rsidR="00BB3C44">
        <w:instrText xml:space="preserve"> REF _Ref40257826 \r \h </w:instrText>
      </w:r>
      <w:r w:rsidR="00BB3C44">
        <w:fldChar w:fldCharType="separate"/>
      </w:r>
      <w:r w:rsidR="00BB3C44">
        <w:t>3</w:t>
      </w:r>
      <w:r w:rsidR="00BB3C44">
        <w:fldChar w:fldCharType="end"/>
      </w:r>
      <w:r>
        <w:t xml:space="preserve">]. </w:t>
      </w:r>
      <w:r w:rsidR="00073532">
        <w:t>Par datu noliktavas pamatvienību var uzskatīt datuvi. Tā ir primārajā datu noliktavā glabāto datu apakškopa vai apkopojums.</w:t>
      </w:r>
      <w:r w:rsidR="00764F3B">
        <w:t xml:space="preserve"> Datuve ietver informācijas vienību, kas attiecas uz konkrētu uzņēmejdarbības jomu, departamentu vai lietotāju grupu [</w:t>
      </w:r>
      <w:r w:rsidR="00BB3C44">
        <w:fldChar w:fldCharType="begin"/>
      </w:r>
      <w:r w:rsidR="00BB3C44">
        <w:instrText xml:space="preserve"> REF _Ref40257626 \r \h </w:instrText>
      </w:r>
      <w:r w:rsidR="00BB3C44">
        <w:fldChar w:fldCharType="separate"/>
      </w:r>
      <w:r w:rsidR="00BB3C44">
        <w:t>18</w:t>
      </w:r>
      <w:r w:rsidR="00BB3C44">
        <w:fldChar w:fldCharType="end"/>
      </w:r>
      <w:r w:rsidR="00764F3B">
        <w:t>].</w:t>
      </w:r>
    </w:p>
    <w:p w14:paraId="69A6D648" w14:textId="6286F8D0" w:rsidR="00AE2775" w:rsidRDefault="00073532" w:rsidP="007046CD">
      <w:pPr>
        <w:pStyle w:val="apaknodaasvirsraksts"/>
        <w:numPr>
          <w:ilvl w:val="1"/>
          <w:numId w:val="1"/>
        </w:numPr>
        <w:ind w:left="851"/>
      </w:pPr>
      <w:r>
        <w:t xml:space="preserve"> </w:t>
      </w:r>
      <w:bookmarkStart w:id="8" w:name="_Toc40698913"/>
      <w:r w:rsidR="007046CD">
        <w:t>Datu noliktavas arhitektūra</w:t>
      </w:r>
      <w:bookmarkEnd w:id="8"/>
    </w:p>
    <w:p w14:paraId="2618FBA7" w14:textId="2861A99B" w:rsidR="007046CD" w:rsidRDefault="00655B31" w:rsidP="007046CD">
      <w:pPr>
        <w:pStyle w:val="Teksts"/>
      </w:pPr>
      <w:r>
        <w:t>Datu noliktavas arhitektūrai nepieciešamas sekojošas īpašības:</w:t>
      </w:r>
    </w:p>
    <w:p w14:paraId="110AFDCF" w14:textId="4D2A538F" w:rsidR="00655B31" w:rsidRDefault="00655B31" w:rsidP="00655B31">
      <w:pPr>
        <w:pStyle w:val="Teksts"/>
        <w:numPr>
          <w:ilvl w:val="0"/>
          <w:numId w:val="11"/>
        </w:numPr>
      </w:pPr>
      <w:r>
        <w:t>atdalāmība – analītiskajām un transakcionālajām darbībām jābūt pēc iespējas nošķirtām;</w:t>
      </w:r>
    </w:p>
    <w:p w14:paraId="320C1B54" w14:textId="491F6FD4" w:rsidR="00655B31" w:rsidRDefault="00655B31" w:rsidP="00655B31">
      <w:pPr>
        <w:pStyle w:val="Teksts"/>
        <w:numPr>
          <w:ilvl w:val="0"/>
          <w:numId w:val="11"/>
        </w:numPr>
      </w:pPr>
      <w:r>
        <w:t>mērogojamība – tā kā datu apjoms, kas jāpārvalda un jāapstrādā</w:t>
      </w:r>
      <w:r w:rsidR="00BC0538">
        <w:t>,</w:t>
      </w:r>
      <w:r>
        <w:t xml:space="preserve"> </w:t>
      </w:r>
      <w:r w:rsidR="00BC0538">
        <w:t>kā arī</w:t>
      </w:r>
      <w:r>
        <w:t xml:space="preserve"> lietotāju skaita prasības pakāpeniski palielinā</w:t>
      </w:r>
      <w:r w:rsidR="00BC0538">
        <w:t>s</w:t>
      </w:r>
      <w:r>
        <w:t>, arhitektūrai jābūt viegli paplašināmai;</w:t>
      </w:r>
    </w:p>
    <w:p w14:paraId="3E304E5B" w14:textId="21971398" w:rsidR="00655B31" w:rsidRDefault="00655B31" w:rsidP="00655B31">
      <w:pPr>
        <w:pStyle w:val="Teksts"/>
        <w:numPr>
          <w:ilvl w:val="0"/>
          <w:numId w:val="11"/>
        </w:numPr>
      </w:pPr>
      <w:r>
        <w:t>paplašināmība – arhitektūrai jāspēj uzņemt jaunas lietojumsistēmas un tehnoloģijas tā, lai nebūtu jāpārprojektē visa sistēma;</w:t>
      </w:r>
    </w:p>
    <w:p w14:paraId="14A733BF" w14:textId="5D56C520" w:rsidR="00655B31" w:rsidRDefault="00655B31" w:rsidP="00655B31">
      <w:pPr>
        <w:pStyle w:val="Teksts"/>
        <w:numPr>
          <w:ilvl w:val="0"/>
          <w:numId w:val="11"/>
        </w:numPr>
      </w:pPr>
      <w:r>
        <w:t xml:space="preserve">piekļuves drošības uzraudzība – tā kā datu noliktavā glabājas </w:t>
      </w:r>
      <w:r w:rsidR="00BC0538">
        <w:t xml:space="preserve">uzņēmuma </w:t>
      </w:r>
      <w:r>
        <w:t>stratēģiskie dati, šis ir ļoti svarīgs faktors;</w:t>
      </w:r>
    </w:p>
    <w:p w14:paraId="5FF7840F" w14:textId="421A21BF" w:rsidR="00655B31" w:rsidRDefault="00655B31" w:rsidP="00655B31">
      <w:pPr>
        <w:pStyle w:val="Teksts"/>
        <w:numPr>
          <w:ilvl w:val="0"/>
          <w:numId w:val="11"/>
        </w:numPr>
      </w:pPr>
      <w:r>
        <w:t>administrējamība – datu noliktavas pārvaldība</w:t>
      </w:r>
      <w:r w:rsidR="00826699">
        <w:t xml:space="preserve"> jāprojektē tā, lai tā būtu pēc iespējas vienkāršāka</w:t>
      </w:r>
      <w:r w:rsidR="00E46BF1">
        <w:t xml:space="preserve"> [</w:t>
      </w:r>
      <w:r w:rsidR="00BB3C44">
        <w:fldChar w:fldCharType="begin"/>
      </w:r>
      <w:r w:rsidR="00BB3C44">
        <w:instrText xml:space="preserve"> REF _Ref40257852 \r \h </w:instrText>
      </w:r>
      <w:r w:rsidR="00BB3C44">
        <w:fldChar w:fldCharType="separate"/>
      </w:r>
      <w:r w:rsidR="00BB3C44">
        <w:t>11</w:t>
      </w:r>
      <w:r w:rsidR="00BB3C44">
        <w:fldChar w:fldCharType="end"/>
      </w:r>
      <w:r w:rsidR="00E46BF1">
        <w:t>]</w:t>
      </w:r>
      <w:r>
        <w:t>.</w:t>
      </w:r>
    </w:p>
    <w:p w14:paraId="0634A7D0" w14:textId="77777777" w:rsidR="009258B7" w:rsidRDefault="009258B7" w:rsidP="009258B7">
      <w:pPr>
        <w:pStyle w:val="Teksts"/>
        <w:ind w:firstLine="0"/>
      </w:pPr>
      <w:r>
        <w:rPr>
          <w:noProof/>
        </w:rPr>
        <w:lastRenderedPageBreak/>
        <w:drawing>
          <wp:inline distT="0" distB="0" distL="0" distR="0" wp14:anchorId="53B4DF13" wp14:editId="21DA323B">
            <wp:extent cx="5759450" cy="4037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037330"/>
                    </a:xfrm>
                    <a:prstGeom prst="rect">
                      <a:avLst/>
                    </a:prstGeom>
                    <a:noFill/>
                    <a:ln>
                      <a:noFill/>
                    </a:ln>
                  </pic:spPr>
                </pic:pic>
              </a:graphicData>
            </a:graphic>
          </wp:inline>
        </w:drawing>
      </w:r>
    </w:p>
    <w:p w14:paraId="2D168339" w14:textId="150E9916" w:rsidR="009258B7" w:rsidRDefault="009258B7" w:rsidP="009258B7">
      <w:pPr>
        <w:pStyle w:val="attlavirsraksts"/>
        <w:ind w:left="927"/>
      </w:pPr>
      <w:bookmarkStart w:id="9" w:name="_Ref38994232"/>
      <w:r w:rsidRPr="009A3056">
        <w:rPr>
          <w:b w:val="0"/>
          <w:bCs/>
          <w:i/>
          <w:iCs/>
        </w:rPr>
        <w:t>1.</w:t>
      </w:r>
      <w:r w:rsidRPr="009A3056">
        <w:rPr>
          <w:b w:val="0"/>
          <w:bCs/>
          <w:i/>
          <w:iCs/>
        </w:rPr>
        <w:fldChar w:fldCharType="begin"/>
      </w:r>
      <w:r w:rsidRPr="009A3056">
        <w:rPr>
          <w:b w:val="0"/>
          <w:bCs/>
          <w:i/>
          <w:iCs/>
        </w:rPr>
        <w:instrText xml:space="preserve"> SEQ att. \* ARABIC </w:instrText>
      </w:r>
      <w:r w:rsidRPr="009A3056">
        <w:rPr>
          <w:b w:val="0"/>
          <w:bCs/>
          <w:i/>
          <w:iCs/>
        </w:rPr>
        <w:fldChar w:fldCharType="separate"/>
      </w:r>
      <w:r w:rsidR="00E10B2E">
        <w:rPr>
          <w:b w:val="0"/>
          <w:bCs/>
          <w:i/>
          <w:iCs/>
          <w:noProof/>
        </w:rPr>
        <w:t>4</w:t>
      </w:r>
      <w:r w:rsidRPr="009A3056">
        <w:rPr>
          <w:b w:val="0"/>
          <w:bCs/>
          <w:i/>
          <w:iCs/>
        </w:rPr>
        <w:fldChar w:fldCharType="end"/>
      </w:r>
      <w:r w:rsidRPr="009A3056">
        <w:rPr>
          <w:b w:val="0"/>
          <w:bCs/>
          <w:i/>
          <w:iCs/>
        </w:rPr>
        <w:t>. att.</w:t>
      </w:r>
      <w:bookmarkEnd w:id="9"/>
      <w:r>
        <w:t xml:space="preserve"> Datu noliktavas arhitektūru tipi</w:t>
      </w:r>
      <w:r w:rsidR="0015016B">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15016B">
        <w:t>]</w:t>
      </w:r>
    </w:p>
    <w:p w14:paraId="4DC12852" w14:textId="77777777" w:rsidR="009258B7" w:rsidRDefault="009258B7" w:rsidP="009258B7">
      <w:pPr>
        <w:pStyle w:val="Teksts"/>
        <w:ind w:firstLine="0"/>
      </w:pPr>
    </w:p>
    <w:p w14:paraId="34A75A5C" w14:textId="24AB0B8B" w:rsidR="00073532" w:rsidRDefault="00073532" w:rsidP="00073532">
      <w:pPr>
        <w:pStyle w:val="Teksts"/>
      </w:pPr>
      <w:r>
        <w:t>Vairāku gadu laikā, attīstoties datu noliktavām, tiek izdalīti vairāki datu noliktavu arhitektūru tipi</w:t>
      </w:r>
      <w:r w:rsidR="009258B7">
        <w:t xml:space="preserve"> (skat. att. </w:t>
      </w:r>
      <w:r w:rsidR="009258B7" w:rsidRPr="009A3056">
        <w:fldChar w:fldCharType="begin"/>
      </w:r>
      <w:r w:rsidR="009258B7" w:rsidRPr="009A3056">
        <w:instrText xml:space="preserve"> REF _Ref38994232 \h  \* MERGEFORMAT </w:instrText>
      </w:r>
      <w:r w:rsidR="009258B7" w:rsidRPr="009A3056">
        <w:fldChar w:fldCharType="separate"/>
      </w:r>
      <w:r w:rsidR="009258B7" w:rsidRPr="009A3056">
        <w:t>1.</w:t>
      </w:r>
      <w:r w:rsidR="009258B7" w:rsidRPr="009A3056">
        <w:rPr>
          <w:noProof/>
        </w:rPr>
        <w:t>4</w:t>
      </w:r>
      <w:r w:rsidR="009258B7" w:rsidRPr="009A3056">
        <w:t>.</w:t>
      </w:r>
      <w:r w:rsidR="009258B7">
        <w:t xml:space="preserve"> - adaptēts un latviskots no [</w:t>
      </w:r>
      <w:r w:rsidR="00BB3C44">
        <w:fldChar w:fldCharType="begin"/>
      </w:r>
      <w:r w:rsidR="00BB3C44">
        <w:instrText xml:space="preserve"> REF _Ref40257802 \r \h </w:instrText>
      </w:r>
      <w:r w:rsidR="00BB3C44">
        <w:fldChar w:fldCharType="separate"/>
      </w:r>
      <w:r w:rsidR="00BB3C44">
        <w:t>16</w:t>
      </w:r>
      <w:r w:rsidR="00BB3C44">
        <w:fldChar w:fldCharType="end"/>
      </w:r>
      <w:r w:rsidR="009258B7">
        <w:t>]</w:t>
      </w:r>
      <w:r w:rsidR="009258B7" w:rsidRPr="009A3056">
        <w:t>)</w:t>
      </w:r>
      <w:r w:rsidR="009258B7" w:rsidRPr="009A3056">
        <w:fldChar w:fldCharType="end"/>
      </w:r>
      <w:r>
        <w:t>. Tie ir atšķirīgi gan pēc tā, kā dati tiek glabāti, gan pēc relācijām starp datu noliktavu un datuvēm.</w:t>
      </w:r>
      <w:r w:rsidR="009258B7">
        <w:t xml:space="preserve"> Sīkāk datu noliktavas arhitektūru tipi aprakstīti nākamajās nodaļās.</w:t>
      </w:r>
    </w:p>
    <w:p w14:paraId="58C30FF2" w14:textId="77777777" w:rsidR="009A3056" w:rsidRDefault="009A3056" w:rsidP="009A3056">
      <w:pPr>
        <w:pStyle w:val="attlavirsraksts"/>
      </w:pPr>
    </w:p>
    <w:p w14:paraId="670941DD" w14:textId="678411AE" w:rsidR="00764F3B" w:rsidRPr="00764F3B" w:rsidRDefault="00764F3B" w:rsidP="00276DA8">
      <w:pPr>
        <w:pStyle w:val="apak-apaknodvirsr"/>
        <w:numPr>
          <w:ilvl w:val="2"/>
          <w:numId w:val="1"/>
        </w:numPr>
        <w:ind w:left="1843" w:hanging="709"/>
      </w:pPr>
      <w:bookmarkStart w:id="10" w:name="_Toc40698914"/>
      <w:r w:rsidRPr="00764F3B">
        <w:t>Centralizēta datu noliktava</w:t>
      </w:r>
      <w:bookmarkEnd w:id="10"/>
    </w:p>
    <w:p w14:paraId="0531021F" w14:textId="16DC39D5" w:rsidR="00764F3B" w:rsidRPr="00EB02F9" w:rsidRDefault="009A3056" w:rsidP="00EB02F9">
      <w:pPr>
        <w:pStyle w:val="Teksts"/>
      </w:pPr>
      <w:r w:rsidRPr="00EB02F9">
        <w:t>Centralizētas datu noliktavas arhitektūras tips ņem vērā individuālās uzņēmuma līmeņa informācijas</w:t>
      </w:r>
      <w:r w:rsidR="006C3BED" w:rsidRPr="00EB02F9">
        <w:t xml:space="preserve"> glabāšanas un lietošanas veidu</w:t>
      </w:r>
      <w:r w:rsidRPr="00EB02F9">
        <w:t xml:space="preserve"> prasības. Tiek izveidota vispārējā infrastruktūra, kur normalizēti dati zemākajā detalizācijas pakāpē tiek glabāti trešajā normālformā, </w:t>
      </w:r>
      <w:r w:rsidR="006C3BED" w:rsidRPr="00EB02F9">
        <w:t>taču</w:t>
      </w:r>
      <w:r w:rsidRPr="00EB02F9">
        <w:t xml:space="preserve"> dažkārt tiek iekļauti arī apkopoti</w:t>
      </w:r>
      <w:r w:rsidR="006C3BED" w:rsidRPr="00EB02F9">
        <w:t>e</w:t>
      </w:r>
      <w:r w:rsidRPr="00EB02F9">
        <w:t xml:space="preserve"> dati. Vaicājumi un lietojumsistēmas normalizētajiem datiem piekļūst no centrālās datu noliktavas. Šajā arhitektūrā nepastāv atsevišķas datuves</w:t>
      </w:r>
      <w:r w:rsidR="001E4FC2" w:rsidRPr="00EB02F9">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1E4FC2" w:rsidRPr="00EB02F9">
        <w:t>]</w:t>
      </w:r>
      <w:r w:rsidRPr="00EB02F9">
        <w:t>.</w:t>
      </w:r>
    </w:p>
    <w:p w14:paraId="0100CAE1" w14:textId="53D31E2A" w:rsidR="009A3056" w:rsidRDefault="009A3056" w:rsidP="00764F3B">
      <w:pPr>
        <w:pStyle w:val="Teksts"/>
        <w:ind w:firstLine="0"/>
      </w:pPr>
    </w:p>
    <w:p w14:paraId="65392698" w14:textId="5C8A804A" w:rsidR="009258B7" w:rsidRDefault="009258B7" w:rsidP="00764F3B">
      <w:pPr>
        <w:pStyle w:val="Teksts"/>
        <w:ind w:firstLine="0"/>
      </w:pPr>
    </w:p>
    <w:p w14:paraId="48688660" w14:textId="6CF7F580" w:rsidR="009258B7" w:rsidRDefault="009258B7" w:rsidP="00764F3B">
      <w:pPr>
        <w:pStyle w:val="Teksts"/>
        <w:ind w:firstLine="0"/>
      </w:pPr>
    </w:p>
    <w:p w14:paraId="7F922D87" w14:textId="77777777" w:rsidR="009258B7" w:rsidRDefault="009258B7" w:rsidP="00764F3B">
      <w:pPr>
        <w:pStyle w:val="Teksts"/>
        <w:ind w:firstLine="0"/>
      </w:pPr>
    </w:p>
    <w:p w14:paraId="420D9EC2" w14:textId="0D3172DD" w:rsidR="00764F3B" w:rsidRPr="00764F3B" w:rsidRDefault="00764F3B" w:rsidP="00276DA8">
      <w:pPr>
        <w:pStyle w:val="apak-apaknodvirsr"/>
        <w:numPr>
          <w:ilvl w:val="2"/>
          <w:numId w:val="1"/>
        </w:numPr>
        <w:tabs>
          <w:tab w:val="left" w:pos="3544"/>
        </w:tabs>
        <w:ind w:left="1843" w:hanging="709"/>
      </w:pPr>
      <w:bookmarkStart w:id="11" w:name="_Toc40698915"/>
      <w:r w:rsidRPr="00764F3B">
        <w:lastRenderedPageBreak/>
        <w:t>Neatkarīgas datuves</w:t>
      </w:r>
      <w:bookmarkEnd w:id="11"/>
    </w:p>
    <w:p w14:paraId="5D64C69F" w14:textId="3CD443DA" w:rsidR="003B1E76" w:rsidRPr="00EB02F9" w:rsidRDefault="006C3BED" w:rsidP="00EB02F9">
      <w:pPr>
        <w:pStyle w:val="Teksts"/>
      </w:pPr>
      <w:r w:rsidRPr="00EB02F9">
        <w:t>D</w:t>
      </w:r>
      <w:r w:rsidR="008F5341" w:rsidRPr="00EB02F9">
        <w:t>atu noliktavas tips, kur visa pamatā ir neatkarīgas datuves raksturīgs uzņēmumiem, kur dažādas organizatoriskās vienības izstrādā paši savas datuves saviem specifiskiem mērķiem. Lai arī katra datuve paredzēta konkrētai organizatoriskajai vienībai, šīs atsevišķās datuves nesniedz vienu vienīgu patieso</w:t>
      </w:r>
      <w:r w:rsidR="00F823CF">
        <w:t xml:space="preserve"> datu attēlojuma</w:t>
      </w:r>
      <w:r w:rsidR="008F5341" w:rsidRPr="00EB02F9">
        <w:t xml:space="preserve"> versiju. Datuves savā starpā ir neatkarīgas, kā rezultātā datu definīcijas un standarti var </w:t>
      </w:r>
      <w:r w:rsidR="006F39C0" w:rsidRPr="00EB02F9">
        <w:t>būt</w:t>
      </w:r>
      <w:r w:rsidR="008F5341" w:rsidRPr="00EB02F9">
        <w:t xml:space="preserve"> </w:t>
      </w:r>
      <w:r w:rsidR="006F39C0" w:rsidRPr="00EB02F9">
        <w:t>ne</w:t>
      </w:r>
      <w:r w:rsidR="008F5341" w:rsidRPr="00EB02F9">
        <w:t>konsekventi. Šādas atšķirības var kavēt datu analīzi starp datuvēm</w:t>
      </w:r>
      <w:r w:rsidR="003B1E76" w:rsidRPr="00EB02F9">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3B1E76" w:rsidRPr="00EB02F9">
        <w:t xml:space="preserve">]. Piemēram, ja sistēmā ir divas neatkarīgas datuves, viena klientiem, bet otra – pārdošanas datiem, klientu un </w:t>
      </w:r>
      <w:r w:rsidRPr="00EB02F9">
        <w:t>pārdošanas</w:t>
      </w:r>
      <w:r w:rsidR="003B1E76" w:rsidRPr="00EB02F9">
        <w:t xml:space="preserve"> datus kopā analizēt ir sarežģīti, neskatoties uz to, ka būtībā </w:t>
      </w:r>
      <w:r w:rsidR="006F39C0" w:rsidRPr="00EB02F9">
        <w:t>tie</w:t>
      </w:r>
      <w:r w:rsidR="003B1E76" w:rsidRPr="00EB02F9">
        <w:t xml:space="preserve"> ir savā starpā cieši saistīti subjekti.</w:t>
      </w:r>
      <w:r w:rsidR="002E3D86" w:rsidRPr="00EB02F9">
        <w:t xml:space="preserve"> Tomēr bieži vien šāda pieeja tiek aizstāta ar citām arhitektūrām, kas ir ērtākas datu integrācijai un atskaišu ģenerēšanai [</w:t>
      </w:r>
      <w:r w:rsidR="00BB3C44">
        <w:fldChar w:fldCharType="begin"/>
      </w:r>
      <w:r w:rsidR="00BB3C44">
        <w:instrText xml:space="preserve"> REF _Ref40257626 \r \h </w:instrText>
      </w:r>
      <w:r w:rsidR="00BB3C44">
        <w:fldChar w:fldCharType="separate"/>
      </w:r>
      <w:r w:rsidR="00BB3C44">
        <w:t>18</w:t>
      </w:r>
      <w:r w:rsidR="00BB3C44">
        <w:fldChar w:fldCharType="end"/>
      </w:r>
      <w:r w:rsidR="002E3D86" w:rsidRPr="00EB02F9">
        <w:t>].</w:t>
      </w:r>
    </w:p>
    <w:p w14:paraId="51E0A8B1" w14:textId="15456177" w:rsidR="00764F3B" w:rsidRPr="00764F3B" w:rsidRDefault="00764F3B" w:rsidP="00276DA8">
      <w:pPr>
        <w:pStyle w:val="apak-apaknodvirsr"/>
        <w:numPr>
          <w:ilvl w:val="2"/>
          <w:numId w:val="1"/>
        </w:numPr>
        <w:ind w:left="1843" w:hanging="709"/>
      </w:pPr>
      <w:bookmarkStart w:id="12" w:name="_Toc40698916"/>
      <w:r w:rsidRPr="00764F3B">
        <w:t xml:space="preserve">Apvienotais </w:t>
      </w:r>
      <w:r w:rsidR="00F823CF">
        <w:t xml:space="preserve">datu noliktavas </w:t>
      </w:r>
      <w:r w:rsidRPr="00764F3B">
        <w:t>tips</w:t>
      </w:r>
      <w:bookmarkEnd w:id="12"/>
    </w:p>
    <w:p w14:paraId="2BAE290B" w14:textId="17A828A4" w:rsidR="00EC3DBD" w:rsidRPr="00EB02F9" w:rsidRDefault="00B61BC9" w:rsidP="00EB02F9">
      <w:pPr>
        <w:pStyle w:val="Teksts"/>
      </w:pPr>
      <w:r w:rsidRPr="00EB02F9">
        <w:t xml:space="preserve">Dažkārt uzņēmumiem, pirms tie sāk datus glabāt datu noliktavā, ir jau pastāvošas lēmumu pieņemšanas struktūras dažādu sistēmu, jau iegūtu datu kopu vai pirmitīvu datuvju formā. Šādā gadījumā nav saprātīgi esošos datus dzēst, tāpēc tiek izmantots apvienotais arhitektūras tips kurā datus iespējams </w:t>
      </w:r>
      <w:r w:rsidR="006C3BED" w:rsidRPr="00EB02F9">
        <w:t xml:space="preserve">apvienot </w:t>
      </w:r>
      <w:r w:rsidRPr="00EB02F9">
        <w:t>gan fiziski, gan loģiski, izmantojot dažādus atslēgu laukus, metadatus</w:t>
      </w:r>
      <w:r w:rsidR="002E3D86" w:rsidRPr="00EB02F9">
        <w:t>,</w:t>
      </w:r>
      <w:r w:rsidRPr="00EB02F9">
        <w:t xml:space="preserve"> vaicājumus un citus mehānismus. Šim arhitektūras tipam nav vienas vispārējas datu noliktavas [</w:t>
      </w:r>
      <w:r w:rsidR="00BB3C44">
        <w:fldChar w:fldCharType="begin"/>
      </w:r>
      <w:r w:rsidR="00BB3C44">
        <w:instrText xml:space="preserve"> REF _Ref40257802 \r \h </w:instrText>
      </w:r>
      <w:r w:rsidR="00BB3C44">
        <w:fldChar w:fldCharType="separate"/>
      </w:r>
      <w:r w:rsidR="00BB3C44">
        <w:t>16</w:t>
      </w:r>
      <w:r w:rsidR="00BB3C44">
        <w:fldChar w:fldCharType="end"/>
      </w:r>
      <w:r w:rsidRPr="00EB02F9">
        <w:t>].</w:t>
      </w:r>
    </w:p>
    <w:p w14:paraId="34895D9B" w14:textId="6A23854F" w:rsidR="00764F3B" w:rsidRPr="00764F3B" w:rsidRDefault="00764F3B" w:rsidP="00276DA8">
      <w:pPr>
        <w:pStyle w:val="apak-apaknodvirsr"/>
        <w:numPr>
          <w:ilvl w:val="2"/>
          <w:numId w:val="1"/>
        </w:numPr>
        <w:ind w:left="1843" w:hanging="709"/>
      </w:pPr>
      <w:bookmarkStart w:id="13" w:name="_Toc40698917"/>
      <w:r w:rsidRPr="00764F3B">
        <w:t>Zvaigžņveida</w:t>
      </w:r>
      <w:r w:rsidR="00F823CF">
        <w:t xml:space="preserve"> datu noliktava</w:t>
      </w:r>
      <w:bookmarkEnd w:id="13"/>
    </w:p>
    <w:p w14:paraId="3F00FB87" w14:textId="0238D492" w:rsidR="009258B7" w:rsidRDefault="0059672B" w:rsidP="00EB02F9">
      <w:pPr>
        <w:pStyle w:val="Teksts"/>
      </w:pPr>
      <w:r w:rsidRPr="00EB02F9">
        <w:t xml:space="preserve">Līdzīgi kā centralizētās datu noliktavas arhitektūrā, arī šeit pastāv uzņēmuma mēroga kopīga datu noliktava. </w:t>
      </w:r>
      <w:r w:rsidR="00116302" w:rsidRPr="00EB02F9">
        <w:t>Zvaigžņveida</w:t>
      </w:r>
      <w:r w:rsidR="00EB02F9">
        <w:t xml:space="preserve"> (angļu val. - “</w:t>
      </w:r>
      <w:r w:rsidR="00EB02F9">
        <w:rPr>
          <w:i/>
          <w:iCs/>
        </w:rPr>
        <w:t>hub-spoke</w:t>
      </w:r>
      <w:r w:rsidR="00EB02F9">
        <w:t>”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116302" w:rsidRPr="00EB02F9">
        <w:t xml:space="preserve"> datu noliktavas arhitektūrai raksturīgs tas, ka d</w:t>
      </w:r>
      <w:r w:rsidRPr="00EB02F9">
        <w:t>ati trešajā normālformā tiek glabāti centralizētā datu noliktavā, taču galvenais ieguvums šādai arhitektūrai ir tāds, ka tiek ieviestas datuves, kuras tiek aizpildītas no datu noliktavas. Datuves var tikt veidotas visdažādākajām vajadzībām: analītikai, vaicājumiem</w:t>
      </w:r>
      <w:r w:rsidR="00BD748B" w:rsidRPr="00EB02F9">
        <w:t>,</w:t>
      </w:r>
      <w:r w:rsidRPr="00EB02F9">
        <w:t xml:space="preserve"> datu ieguvei u.c. Visbiežāk vaicājumu izpildei tiek izmantotas tieši datuves nevis pati datu noliktava [</w:t>
      </w:r>
      <w:r w:rsidR="00BB3C44">
        <w:fldChar w:fldCharType="begin"/>
      </w:r>
      <w:r w:rsidR="00BB3C44">
        <w:instrText xml:space="preserve"> REF _Ref40257802 \r \h </w:instrText>
      </w:r>
      <w:r w:rsidR="00BB3C44">
        <w:fldChar w:fldCharType="separate"/>
      </w:r>
      <w:r w:rsidR="00BB3C44">
        <w:t>16</w:t>
      </w:r>
      <w:r w:rsidR="00BB3C44">
        <w:fldChar w:fldCharType="end"/>
      </w:r>
      <w:r w:rsidRPr="00EB02F9">
        <w:t>].</w:t>
      </w:r>
    </w:p>
    <w:p w14:paraId="0547AD0E" w14:textId="75ECAA08" w:rsidR="00EB02F9" w:rsidRDefault="00EB02F9" w:rsidP="00EB02F9">
      <w:pPr>
        <w:pStyle w:val="Teksts"/>
      </w:pPr>
    </w:p>
    <w:p w14:paraId="1343EF58" w14:textId="02AB9952" w:rsidR="00EB02F9" w:rsidRDefault="00EB02F9" w:rsidP="00EB02F9">
      <w:pPr>
        <w:pStyle w:val="Teksts"/>
      </w:pPr>
    </w:p>
    <w:p w14:paraId="0C25878E" w14:textId="77777777" w:rsidR="00EB02F9" w:rsidRPr="00EB02F9" w:rsidRDefault="00EB02F9" w:rsidP="00EB02F9">
      <w:pPr>
        <w:pStyle w:val="Teksts"/>
      </w:pPr>
    </w:p>
    <w:p w14:paraId="4A6ECA0A" w14:textId="4DB1B2E7" w:rsidR="00764F3B" w:rsidRDefault="00764F3B" w:rsidP="00276DA8">
      <w:pPr>
        <w:pStyle w:val="apak-apaknodvirsr"/>
        <w:numPr>
          <w:ilvl w:val="2"/>
          <w:numId w:val="1"/>
        </w:numPr>
        <w:ind w:left="1843"/>
      </w:pPr>
      <w:bookmarkStart w:id="14" w:name="_Toc40698918"/>
      <w:r w:rsidRPr="00764F3B">
        <w:lastRenderedPageBreak/>
        <w:t>Datuvju kopne</w:t>
      </w:r>
      <w:bookmarkEnd w:id="14"/>
    </w:p>
    <w:p w14:paraId="51D3B244" w14:textId="25F191DF" w:rsidR="00116302" w:rsidRPr="00EB02F9" w:rsidRDefault="00116302" w:rsidP="00EB02F9">
      <w:pPr>
        <w:pStyle w:val="Teksts"/>
      </w:pPr>
      <w:r w:rsidRPr="00EB02F9">
        <w:t>Šīs arhitektūras būvēšanas sākumā nepieciešams izanalizēt prasības konkrētajam biznesa subjektam un pēc tam, balstoties uz iegūtaj</w:t>
      </w:r>
      <w:r w:rsidR="002E3D86" w:rsidRPr="00EB02F9">
        <w:t>ām uzņēmējdarbības dimensijām</w:t>
      </w:r>
      <w:r w:rsidR="00BD748B" w:rsidRPr="00EB02F9">
        <w:t>,</w:t>
      </w:r>
      <w:r w:rsidR="002E3D86" w:rsidRPr="00EB02F9">
        <w:t xml:space="preserve"> </w:t>
      </w:r>
      <w:r w:rsidRPr="00EB02F9">
        <w:t>tiek būvēta pirmā datuve</w:t>
      </w:r>
      <w:r w:rsidR="002E3D86" w:rsidRPr="00EB02F9">
        <w:t>. Pēc tam iegūtās dimensijas tiek izmantotas arī būvējot pārējās datuves [</w:t>
      </w:r>
      <w:r w:rsidR="00BB3C44">
        <w:fldChar w:fldCharType="begin"/>
      </w:r>
      <w:r w:rsidR="00BB3C44">
        <w:instrText xml:space="preserve"> REF _Ref40257802 \r \h </w:instrText>
      </w:r>
      <w:r w:rsidR="00BB3C44">
        <w:fldChar w:fldCharType="separate"/>
      </w:r>
      <w:r w:rsidR="00BB3C44">
        <w:t>16</w:t>
      </w:r>
      <w:r w:rsidR="00BB3C44">
        <w:fldChar w:fldCharType="end"/>
      </w:r>
      <w:r w:rsidR="002E3D86" w:rsidRPr="00EB02F9">
        <w:t>]</w:t>
      </w:r>
      <w:r w:rsidRPr="00EB02F9">
        <w:t>.</w:t>
      </w:r>
      <w:r w:rsidR="002E3D86" w:rsidRPr="00EB02F9">
        <w:t xml:space="preserve"> Šāda pieeja nodrošina loģisku datuvju integrāciju, kas rezultējas ar iespēju iegūt plašu skatījumu uz analizēto informāciju [</w:t>
      </w:r>
      <w:r w:rsidR="00BB3C44">
        <w:fldChar w:fldCharType="begin"/>
      </w:r>
      <w:r w:rsidR="00BB3C44">
        <w:instrText xml:space="preserve"> REF _Ref40257626 \r \h </w:instrText>
      </w:r>
      <w:r w:rsidR="00BB3C44">
        <w:fldChar w:fldCharType="separate"/>
      </w:r>
      <w:r w:rsidR="00BB3C44">
        <w:t>18</w:t>
      </w:r>
      <w:r w:rsidR="00BB3C44">
        <w:fldChar w:fldCharType="end"/>
      </w:r>
      <w:r w:rsidR="002E3D86" w:rsidRPr="00EB02F9">
        <w:t>].</w:t>
      </w:r>
    </w:p>
    <w:p w14:paraId="1BF61B64" w14:textId="21A4C895" w:rsidR="00D43BC4" w:rsidRDefault="00D43BC4" w:rsidP="00042DC2">
      <w:pPr>
        <w:pStyle w:val="apaknodaasvirsraksts"/>
        <w:numPr>
          <w:ilvl w:val="1"/>
          <w:numId w:val="1"/>
        </w:numPr>
        <w:ind w:left="851"/>
      </w:pPr>
      <w:r>
        <w:t xml:space="preserve"> </w:t>
      </w:r>
      <w:bookmarkStart w:id="15" w:name="_Toc40698919"/>
      <w:r w:rsidR="008020AD">
        <w:t xml:space="preserve">Lielie </w:t>
      </w:r>
      <w:r w:rsidR="00E514B2">
        <w:t>d</w:t>
      </w:r>
      <w:r w:rsidR="008020AD">
        <w:t>ati</w:t>
      </w:r>
      <w:bookmarkEnd w:id="15"/>
    </w:p>
    <w:p w14:paraId="360501CC" w14:textId="6DB54506" w:rsidR="000220E9" w:rsidRDefault="00120E01" w:rsidP="000220E9">
      <w:pPr>
        <w:pStyle w:val="Teksts"/>
      </w:pPr>
      <w:r>
        <w:t xml:space="preserve">Astoņdesmito gadu beigās, kad </w:t>
      </w:r>
      <w:r w:rsidR="009A7B6C">
        <w:t>pasaulē tika ieviesta datu noliktavas koncepcija, radās iespēja veikt plašu spektru ar datu manipulācijām - veikt vēsturisko datu analīzi, paredzēt turpmāko datu virzību, novērot dažādas tendences ilgākos laika posmos. Deviņdesmito gadu vidū, popularizējoties jēdzienam “internets”, i</w:t>
      </w:r>
      <w:r w:rsidR="00803158">
        <w:t>kd</w:t>
      </w:r>
      <w:r w:rsidR="009A7B6C">
        <w:t>ienā iegūto un glabāto datu apjoms eksponenciāli pieauga, kas šī gadsimta sākumā iezīmēja pavisam jaunas tendences. Pasaulē ienāca meklētājprogrammas, dažādi m</w:t>
      </w:r>
      <w:r w:rsidR="00803158">
        <w:t>o</w:t>
      </w:r>
      <w:r w:rsidR="009A7B6C">
        <w:t xml:space="preserve">bilie risinājumi, sociālie tīkli un citas vēl nebijušas tehnoloģijas, kas būtiski palielināja </w:t>
      </w:r>
      <w:r w:rsidR="005E1D86">
        <w:t>glabāto</w:t>
      </w:r>
      <w:r w:rsidR="00DB7752">
        <w:t xml:space="preserve"> datu apjomu.</w:t>
      </w:r>
    </w:p>
    <w:p w14:paraId="59A058BF" w14:textId="1C902BDD" w:rsidR="00DB7752" w:rsidRDefault="00DB7752" w:rsidP="000220E9">
      <w:pPr>
        <w:pStyle w:val="Teksts"/>
      </w:pPr>
      <w:r>
        <w:t>Jauni biznesa modeļi un iespējas, kas radās līdz ar datu apjom</w:t>
      </w:r>
      <w:r w:rsidR="005E1D86">
        <w:t>a palielināšanos</w:t>
      </w:r>
      <w:r>
        <w:t>, izrai</w:t>
      </w:r>
      <w:r w:rsidR="00803158">
        <w:t>s</w:t>
      </w:r>
      <w:r>
        <w:t>īja nepieciešamību pēc jaudīgiem risinājumiem, kas, analizējot iegūtos datus, spētu piedāvāt personalizētus risinājumus tā brīža vajad</w:t>
      </w:r>
      <w:r w:rsidR="00803158">
        <w:t>zī</w:t>
      </w:r>
      <w:r>
        <w:t xml:space="preserve">bu apmierināšanai. Tādas kompānijas kā </w:t>
      </w:r>
      <w:r>
        <w:rPr>
          <w:i/>
          <w:iCs/>
        </w:rPr>
        <w:t>Google, Yahoo, Facebook</w:t>
      </w:r>
      <w:r>
        <w:t xml:space="preserve"> u.c. jau kopš </w:t>
      </w:r>
      <w:r w:rsidR="005E1D86">
        <w:t xml:space="preserve">pašiem </w:t>
      </w:r>
      <w:r>
        <w:t>pirmsākumiem investējuš</w:t>
      </w:r>
      <w:r w:rsidR="00803158">
        <w:t>as</w:t>
      </w:r>
      <w:r>
        <w:t xml:space="preserve"> tehnoloģisko risinājumu attīstīšan</w:t>
      </w:r>
      <w:r w:rsidR="00803158">
        <w:t>ā</w:t>
      </w:r>
      <w:r>
        <w:t>, sniedzot iespēju ikdienā strādāt ar milzīgu daudzumu dažādu formātu datiem, lai izveidotu jaudīgu stratēģisku lēmumu pieņemšanas atbalsta platformu</w:t>
      </w:r>
      <w:r w:rsidR="00E514B2">
        <w:t xml:space="preserve"> [</w:t>
      </w:r>
      <w:r w:rsidR="00BB3C44">
        <w:fldChar w:fldCharType="begin"/>
      </w:r>
      <w:r w:rsidR="00BB3C44">
        <w:instrText xml:space="preserve"> REF _Ref40258051 \r \h </w:instrText>
      </w:r>
      <w:r w:rsidR="00BB3C44">
        <w:fldChar w:fldCharType="separate"/>
      </w:r>
      <w:r w:rsidR="00BB3C44">
        <w:t>12</w:t>
      </w:r>
      <w:r w:rsidR="00BB3C44">
        <w:fldChar w:fldCharType="end"/>
      </w:r>
      <w:r w:rsidR="00E514B2">
        <w:t>]</w:t>
      </w:r>
      <w:r>
        <w:t>.</w:t>
      </w:r>
      <w:r w:rsidR="00E514B2">
        <w:t xml:space="preserve"> Līdz ar šīm pārmaiņām tika ieviests lielo datu (angļu val. “</w:t>
      </w:r>
      <w:r w:rsidR="00E514B2" w:rsidRPr="00E514B2">
        <w:rPr>
          <w:i/>
          <w:iCs/>
        </w:rPr>
        <w:t>big data</w:t>
      </w:r>
      <w:r w:rsidR="00E514B2">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E514B2">
        <w:t>) jēdziens.</w:t>
      </w:r>
    </w:p>
    <w:p w14:paraId="1AC8ED61" w14:textId="77777777" w:rsidR="007301FF" w:rsidRDefault="007301FF" w:rsidP="000220E9">
      <w:pPr>
        <w:pStyle w:val="Teksts"/>
      </w:pPr>
    </w:p>
    <w:p w14:paraId="05AB511E" w14:textId="29474FB9" w:rsidR="006A0EBD" w:rsidRDefault="007301FF" w:rsidP="007301FF">
      <w:pPr>
        <w:pStyle w:val="Teksts"/>
        <w:ind w:firstLine="0"/>
        <w:jc w:val="center"/>
      </w:pPr>
      <w:r>
        <w:rPr>
          <w:noProof/>
        </w:rPr>
        <w:lastRenderedPageBreak/>
        <w:drawing>
          <wp:inline distT="0" distB="0" distL="0" distR="0" wp14:anchorId="3BFCF395" wp14:editId="30F29513">
            <wp:extent cx="3491346" cy="329132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7213" cy="3315708"/>
                    </a:xfrm>
                    <a:prstGeom prst="rect">
                      <a:avLst/>
                    </a:prstGeom>
                    <a:noFill/>
                    <a:ln>
                      <a:noFill/>
                    </a:ln>
                  </pic:spPr>
                </pic:pic>
              </a:graphicData>
            </a:graphic>
          </wp:inline>
        </w:drawing>
      </w:r>
    </w:p>
    <w:p w14:paraId="2FCA2980" w14:textId="745F981E" w:rsidR="007301FF" w:rsidRDefault="007301FF" w:rsidP="007301FF">
      <w:pPr>
        <w:pStyle w:val="attlavirsraksts"/>
      </w:pPr>
      <w:bookmarkStart w:id="16" w:name="_Ref39048189"/>
      <w:r w:rsidRPr="007301FF">
        <w:rPr>
          <w:b w:val="0"/>
          <w:bCs/>
          <w:i/>
          <w:iCs/>
        </w:rPr>
        <w:t>1.</w:t>
      </w:r>
      <w:r w:rsidRPr="007301FF">
        <w:rPr>
          <w:b w:val="0"/>
          <w:bCs/>
          <w:i/>
          <w:iCs/>
        </w:rPr>
        <w:fldChar w:fldCharType="begin"/>
      </w:r>
      <w:r w:rsidRPr="007301FF">
        <w:rPr>
          <w:b w:val="0"/>
          <w:bCs/>
          <w:i/>
          <w:iCs/>
        </w:rPr>
        <w:instrText xml:space="preserve"> SEQ att. \* ARABIC </w:instrText>
      </w:r>
      <w:r w:rsidRPr="007301FF">
        <w:rPr>
          <w:b w:val="0"/>
          <w:bCs/>
          <w:i/>
          <w:iCs/>
        </w:rPr>
        <w:fldChar w:fldCharType="separate"/>
      </w:r>
      <w:r w:rsidR="00E10B2E">
        <w:rPr>
          <w:b w:val="0"/>
          <w:bCs/>
          <w:i/>
          <w:iCs/>
          <w:noProof/>
        </w:rPr>
        <w:t>5</w:t>
      </w:r>
      <w:r w:rsidRPr="007301FF">
        <w:rPr>
          <w:b w:val="0"/>
          <w:bCs/>
          <w:i/>
          <w:iCs/>
        </w:rPr>
        <w:fldChar w:fldCharType="end"/>
      </w:r>
      <w:r w:rsidRPr="007301FF">
        <w:rPr>
          <w:b w:val="0"/>
          <w:bCs/>
          <w:i/>
          <w:iCs/>
        </w:rPr>
        <w:t>. att.</w:t>
      </w:r>
      <w:bookmarkEnd w:id="16"/>
      <w:r w:rsidRPr="007301FF">
        <w:rPr>
          <w:b w:val="0"/>
          <w:bCs/>
          <w:i/>
          <w:iCs/>
        </w:rPr>
        <w:t xml:space="preserve"> </w:t>
      </w:r>
      <w:r>
        <w:t>Lielo datu raksturlielumi</w:t>
      </w:r>
    </w:p>
    <w:p w14:paraId="0D702798" w14:textId="77777777" w:rsidR="007301FF" w:rsidRDefault="007301FF" w:rsidP="007301FF">
      <w:pPr>
        <w:pStyle w:val="attlavirsraksts"/>
      </w:pPr>
    </w:p>
    <w:p w14:paraId="671F8B2E" w14:textId="45E9DFA4" w:rsidR="00803158" w:rsidRDefault="00E514B2" w:rsidP="009258B7">
      <w:pPr>
        <w:pStyle w:val="Teksts"/>
      </w:pPr>
      <w:r>
        <w:t>Liel</w:t>
      </w:r>
      <w:r w:rsidR="00C532A9">
        <w:t>os datus var definēt kā liela apjoma datu kopumus dažādās sarežģītības pakāpēs, kas ģenerēti ar dažādu ātrumu un neskaidrības pakāpi. Šādus datus nevar apstrādāt, izmantojot tradicionālās metodes, tehnoloģijas un algoritmus [</w:t>
      </w:r>
      <w:r w:rsidR="00BB3C44">
        <w:fldChar w:fldCharType="begin"/>
      </w:r>
      <w:r w:rsidR="00BB3C44">
        <w:instrText xml:space="preserve"> REF _Ref40258051 \r \h </w:instrText>
      </w:r>
      <w:r w:rsidR="00BB3C44">
        <w:fldChar w:fldCharType="separate"/>
      </w:r>
      <w:r w:rsidR="00BB3C44">
        <w:t>12</w:t>
      </w:r>
      <w:r w:rsidR="00BB3C44">
        <w:fldChar w:fldCharType="end"/>
      </w:r>
      <w:r w:rsidR="00C532A9">
        <w:t>].</w:t>
      </w:r>
      <w:r w:rsidR="00544927">
        <w:t xml:space="preserve"> Lai raksturotu lielos datus, bieži vien tiek izmantots “trīs V” princips: apjoms (angļu val. “</w:t>
      </w:r>
      <w:r w:rsidR="00544927">
        <w:rPr>
          <w:i/>
          <w:iCs/>
        </w:rPr>
        <w:t>volume</w:t>
      </w:r>
      <w:r w:rsidR="0054492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544927">
        <w:t>), ātrums (angļu val. “</w:t>
      </w:r>
      <w:r w:rsidR="00544927">
        <w:rPr>
          <w:i/>
          <w:iCs/>
        </w:rPr>
        <w:t>velocity</w:t>
      </w:r>
      <w:r w:rsidR="0054492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544927">
        <w:t>) un dažādība (angļu val. “</w:t>
      </w:r>
      <w:r w:rsidR="0007498E" w:rsidRPr="0007498E">
        <w:rPr>
          <w:i/>
          <w:iCs/>
        </w:rPr>
        <w:t>variety</w:t>
      </w:r>
      <w:r w:rsidR="0054492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544927">
        <w:t>)</w:t>
      </w:r>
      <w:r w:rsidR="007301FF">
        <w:t xml:space="preserve"> (skat. att. </w:t>
      </w:r>
      <w:r w:rsidR="007301FF" w:rsidRPr="007301FF">
        <w:fldChar w:fldCharType="begin"/>
      </w:r>
      <w:r w:rsidR="007301FF" w:rsidRPr="007301FF">
        <w:instrText xml:space="preserve"> REF _Ref39048189 \h  \* MERGEFORMAT </w:instrText>
      </w:r>
      <w:r w:rsidR="007301FF" w:rsidRPr="007301FF">
        <w:fldChar w:fldCharType="separate"/>
      </w:r>
      <w:r w:rsidR="007301FF" w:rsidRPr="007301FF">
        <w:t>1.</w:t>
      </w:r>
      <w:r w:rsidR="007301FF" w:rsidRPr="007301FF">
        <w:rPr>
          <w:noProof/>
        </w:rPr>
        <w:t>5</w:t>
      </w:r>
      <w:r w:rsidR="007301FF" w:rsidRPr="007301FF">
        <w:t>.</w:t>
      </w:r>
      <w:r w:rsidR="007301FF" w:rsidRPr="007301FF">
        <w:fldChar w:fldCharType="end"/>
      </w:r>
      <w:r w:rsidR="007301FF">
        <w:t xml:space="preserve"> )</w:t>
      </w:r>
      <w:r w:rsidR="00803158">
        <w:t xml:space="preserve"> [</w:t>
      </w:r>
      <w:r w:rsidR="00BB3C44">
        <w:fldChar w:fldCharType="begin"/>
      </w:r>
      <w:r w:rsidR="00BB3C44">
        <w:instrText xml:space="preserve"> REF _Ref40258104 \r \h </w:instrText>
      </w:r>
      <w:r w:rsidR="00BB3C44">
        <w:fldChar w:fldCharType="separate"/>
      </w:r>
      <w:r w:rsidR="00BB3C44">
        <w:t>4</w:t>
      </w:r>
      <w:r w:rsidR="00BB3C44">
        <w:fldChar w:fldCharType="end"/>
      </w:r>
      <w:r w:rsidR="00803158">
        <w:t>]</w:t>
      </w:r>
      <w:r w:rsidR="00544927">
        <w:t>.</w:t>
      </w:r>
      <w:r w:rsidR="0007498E">
        <w:t xml:space="preserve"> </w:t>
      </w:r>
      <w:r w:rsidR="00355E0A">
        <w:t xml:space="preserve">Katra no pazīmēm sīkāk aprakstīta nodaļās </w:t>
      </w:r>
      <w:r w:rsidR="00355E0A">
        <w:fldChar w:fldCharType="begin"/>
      </w:r>
      <w:r w:rsidR="00355E0A">
        <w:instrText xml:space="preserve"> REF _Ref39821642 \r \h </w:instrText>
      </w:r>
      <w:r w:rsidR="00355E0A">
        <w:fldChar w:fldCharType="separate"/>
      </w:r>
      <w:r w:rsidR="003A2AD8">
        <w:t>1.3.1</w:t>
      </w:r>
      <w:r w:rsidR="00355E0A">
        <w:fldChar w:fldCharType="end"/>
      </w:r>
      <w:r w:rsidR="00355E0A">
        <w:t xml:space="preserve">., </w:t>
      </w:r>
      <w:r w:rsidR="00355E0A">
        <w:fldChar w:fldCharType="begin"/>
      </w:r>
      <w:r w:rsidR="00355E0A">
        <w:instrText xml:space="preserve"> REF _Ref39821644 \r \h </w:instrText>
      </w:r>
      <w:r w:rsidR="00355E0A">
        <w:fldChar w:fldCharType="separate"/>
      </w:r>
      <w:r w:rsidR="003A2AD8">
        <w:t>1.3.2</w:t>
      </w:r>
      <w:r w:rsidR="00355E0A">
        <w:fldChar w:fldCharType="end"/>
      </w:r>
      <w:r w:rsidR="00355E0A">
        <w:t xml:space="preserve">., </w:t>
      </w:r>
      <w:r w:rsidR="00355E0A">
        <w:fldChar w:fldCharType="begin"/>
      </w:r>
      <w:r w:rsidR="00355E0A">
        <w:instrText xml:space="preserve"> REF _Ref39821646 \r \h </w:instrText>
      </w:r>
      <w:r w:rsidR="00355E0A">
        <w:fldChar w:fldCharType="separate"/>
      </w:r>
      <w:r w:rsidR="003A2AD8">
        <w:t>1.3.3</w:t>
      </w:r>
      <w:r w:rsidR="00355E0A">
        <w:fldChar w:fldCharType="end"/>
      </w:r>
      <w:r w:rsidR="00355E0A">
        <w:t>.</w:t>
      </w:r>
    </w:p>
    <w:p w14:paraId="58F9A886" w14:textId="1F36DBCA" w:rsidR="00803158" w:rsidRDefault="009258B7" w:rsidP="00276DA8">
      <w:pPr>
        <w:pStyle w:val="apak-apaknodvirsr"/>
        <w:numPr>
          <w:ilvl w:val="2"/>
          <w:numId w:val="1"/>
        </w:numPr>
        <w:ind w:left="1843"/>
      </w:pPr>
      <w:bookmarkStart w:id="17" w:name="_Ref39821642"/>
      <w:bookmarkStart w:id="18" w:name="_Toc40698920"/>
      <w:r>
        <w:t>Lielo datu a</w:t>
      </w:r>
      <w:r w:rsidR="00803158">
        <w:t>pjoms</w:t>
      </w:r>
      <w:bookmarkEnd w:id="17"/>
      <w:bookmarkEnd w:id="18"/>
    </w:p>
    <w:p w14:paraId="3214293F" w14:textId="0601BD9E" w:rsidR="0059033D" w:rsidRDefault="00803158" w:rsidP="009258B7">
      <w:pPr>
        <w:pStyle w:val="Teksts"/>
      </w:pPr>
      <w:r>
        <w:t xml:space="preserve">Datu </w:t>
      </w:r>
      <w:r w:rsidRPr="00077090">
        <w:t>apjoms</w:t>
      </w:r>
      <w:r>
        <w:t xml:space="preserve"> tiek noteikts pēc tā, cik daudz datu </w:t>
      </w:r>
      <w:r w:rsidR="00AE4FC1">
        <w:t xml:space="preserve">nepārtraukti </w:t>
      </w:r>
      <w:r>
        <w:t>tiek ģenerēts. Liela apjoma datus sastāda dažādu iekārtu radītie (gan ikdienā lietojamo, gan industriālo), lietojumsistēmu žurnalēšanas, klikšķu secības</w:t>
      </w:r>
      <w:r w:rsidR="00BD4C83">
        <w:t>, globālās pozicionēšanas sistēmas (GPS) un vēl dažādu citu veidu dati [</w:t>
      </w:r>
      <w:r w:rsidR="00BB3C44">
        <w:fldChar w:fldCharType="begin"/>
      </w:r>
      <w:r w:rsidR="00BB3C44">
        <w:instrText xml:space="preserve"> REF _Ref40258051 \r \h </w:instrText>
      </w:r>
      <w:r w:rsidR="00BB3C44">
        <w:fldChar w:fldCharType="separate"/>
      </w:r>
      <w:r w:rsidR="00BB3C44">
        <w:t>12</w:t>
      </w:r>
      <w:r w:rsidR="00BB3C44">
        <w:fldChar w:fldCharType="end"/>
      </w:r>
      <w:r w:rsidR="00BD4C83">
        <w:t xml:space="preserve">]. Ikdienā saglabāto datu apjoms laika gaitā ir ievērojami palielinājies. 2000.gadā visā pasaulē saglabāti dati, kas aizņem ap 800 000 petabaitu, taču 2020.gadā plānots, ka šis skaitlis palielināsies līdz pat 35 zetabaitiem. Piemēram, </w:t>
      </w:r>
      <w:r w:rsidR="0059033D">
        <w:rPr>
          <w:i/>
          <w:iCs/>
        </w:rPr>
        <w:t>Facebook</w:t>
      </w:r>
      <w:r w:rsidR="0059033D">
        <w:t xml:space="preserve"> dienā saražo ap 10 terabaitiem datu, </w:t>
      </w:r>
      <w:r w:rsidR="0059033D">
        <w:rPr>
          <w:i/>
          <w:iCs/>
        </w:rPr>
        <w:t>Twitter</w:t>
      </w:r>
      <w:r w:rsidR="0059033D">
        <w:t xml:space="preserve"> – 7 terabaitus, kā arī eksistē uzņēmumi, kas vairākus terabaitus datu saražo </w:t>
      </w:r>
      <w:r w:rsidR="005E1D86">
        <w:t>ik</w:t>
      </w:r>
      <w:r w:rsidR="0059033D">
        <w:t xml:space="preserve"> stundu</w:t>
      </w:r>
      <w:r w:rsidR="009218A5">
        <w:t>.</w:t>
      </w:r>
    </w:p>
    <w:p w14:paraId="785CD5AA" w14:textId="1C7DC66F" w:rsidR="00F93C07" w:rsidRDefault="00F93C07" w:rsidP="009258B7">
      <w:pPr>
        <w:pStyle w:val="Teksts"/>
      </w:pPr>
    </w:p>
    <w:p w14:paraId="2032448D" w14:textId="77777777" w:rsidR="00F93C07" w:rsidRDefault="00F93C07" w:rsidP="009258B7">
      <w:pPr>
        <w:pStyle w:val="Teksts"/>
      </w:pPr>
    </w:p>
    <w:p w14:paraId="0B513004" w14:textId="7AE65D6D" w:rsidR="0059033D" w:rsidRDefault="009258B7" w:rsidP="00276DA8">
      <w:pPr>
        <w:pStyle w:val="apak-apaknodvirsr"/>
        <w:numPr>
          <w:ilvl w:val="2"/>
          <w:numId w:val="1"/>
        </w:numPr>
        <w:ind w:left="1843"/>
      </w:pPr>
      <w:bookmarkStart w:id="19" w:name="_Ref39821644"/>
      <w:bookmarkStart w:id="20" w:name="_Toc40698921"/>
      <w:r>
        <w:lastRenderedPageBreak/>
        <w:t>Lielo datu iepl</w:t>
      </w:r>
      <w:r w:rsidR="00355E0A">
        <w:t>ū</w:t>
      </w:r>
      <w:r>
        <w:t>šanas ā</w:t>
      </w:r>
      <w:r w:rsidR="0059033D">
        <w:t>trums</w:t>
      </w:r>
      <w:bookmarkEnd w:id="19"/>
      <w:bookmarkEnd w:id="20"/>
    </w:p>
    <w:p w14:paraId="5CE94443" w14:textId="0A6A75E0" w:rsidR="00677601" w:rsidRDefault="00A84726" w:rsidP="009258B7">
      <w:pPr>
        <w:pStyle w:val="Teksts"/>
      </w:pPr>
      <w:r>
        <w:t xml:space="preserve">Lielo datu ātruma </w:t>
      </w:r>
      <w:r w:rsidRPr="00077090">
        <w:t>raksturlielumu</w:t>
      </w:r>
      <w:r>
        <w:t xml:space="preserve"> var definēt kā lietojumsistēmas spēju </w:t>
      </w:r>
      <w:r w:rsidR="00677601">
        <w:t>nepārtraukti apstrādāt datu plūsmu konkrētā ātrumā. Šis ātrums kļūst par kritisku raksturlielumu, ja datus nepieciešams analizēt gandrīz reāllaikā [</w:t>
      </w:r>
      <w:r w:rsidR="00BB3C44">
        <w:fldChar w:fldCharType="begin"/>
      </w:r>
      <w:r w:rsidR="00BB3C44">
        <w:instrText xml:space="preserve"> REF _Ref40257521 \r \h </w:instrText>
      </w:r>
      <w:r w:rsidR="00BB3C44">
        <w:fldChar w:fldCharType="separate"/>
      </w:r>
      <w:r w:rsidR="00BB3C44">
        <w:t>25</w:t>
      </w:r>
      <w:r w:rsidR="00BB3C44">
        <w:fldChar w:fldCharType="end"/>
      </w:r>
      <w:r w:rsidR="00677601">
        <w:t>].</w:t>
      </w:r>
      <w:r w:rsidR="00355E0A">
        <w:t xml:space="preserve"> Dati var ieplūst dažādos ātrumos:</w:t>
      </w:r>
    </w:p>
    <w:p w14:paraId="2C2BC68C" w14:textId="26CDF862" w:rsidR="00355E0A" w:rsidRDefault="00355E0A" w:rsidP="00355E0A">
      <w:pPr>
        <w:pStyle w:val="Teksts"/>
        <w:numPr>
          <w:ilvl w:val="0"/>
          <w:numId w:val="22"/>
        </w:numPr>
        <w:ind w:left="851" w:hanging="284"/>
      </w:pPr>
      <w:r>
        <w:t>sēr</w:t>
      </w:r>
      <w:r w:rsidR="00EC13FB">
        <w:t>i</w:t>
      </w:r>
      <w:r>
        <w:t>jveidā – dati tiek saņemti pa partijām, tādā veidā starp partiju ienākšanas reizēm sniedzot sistēmai laiku tos apstrādāt;</w:t>
      </w:r>
    </w:p>
    <w:p w14:paraId="6C0B0099" w14:textId="2640575E" w:rsidR="00355E0A" w:rsidRDefault="00355E0A" w:rsidP="00355E0A">
      <w:pPr>
        <w:pStyle w:val="Teksts"/>
        <w:numPr>
          <w:ilvl w:val="0"/>
          <w:numId w:val="22"/>
        </w:numPr>
        <w:ind w:left="851" w:hanging="284"/>
      </w:pPr>
      <w:r>
        <w:t>gandrīz reāllaikā – dati tiek saņemti ar nelielu aizkavi;</w:t>
      </w:r>
    </w:p>
    <w:p w14:paraId="460BBD70" w14:textId="7535079A" w:rsidR="00355E0A" w:rsidRDefault="00355E0A" w:rsidP="00355E0A">
      <w:pPr>
        <w:pStyle w:val="Teksts"/>
        <w:numPr>
          <w:ilvl w:val="0"/>
          <w:numId w:val="22"/>
        </w:numPr>
        <w:ind w:left="851" w:hanging="284"/>
      </w:pPr>
      <w:r>
        <w:t>reāllaikā – dati nonāk sistēmā uzreiz, kolīdz tie tiek savākti;</w:t>
      </w:r>
    </w:p>
    <w:p w14:paraId="295CEA77" w14:textId="7D884AAF" w:rsidR="00355E0A" w:rsidRDefault="00355E0A" w:rsidP="00355E0A">
      <w:pPr>
        <w:pStyle w:val="Teksts"/>
        <w:numPr>
          <w:ilvl w:val="0"/>
          <w:numId w:val="22"/>
        </w:numPr>
        <w:ind w:left="851" w:hanging="284"/>
      </w:pPr>
      <w:r>
        <w:t>straumē – dati sistēmā ienāk nepārtraukti (piemēram, sensoru rādījumi).</w:t>
      </w:r>
    </w:p>
    <w:p w14:paraId="42F23C34" w14:textId="6F3D7F7B" w:rsidR="00677601" w:rsidRDefault="009258B7" w:rsidP="00276DA8">
      <w:pPr>
        <w:pStyle w:val="apak-apaknodvirsr"/>
        <w:numPr>
          <w:ilvl w:val="2"/>
          <w:numId w:val="1"/>
        </w:numPr>
        <w:ind w:left="1843" w:hanging="709"/>
      </w:pPr>
      <w:bookmarkStart w:id="21" w:name="_Ref39821646"/>
      <w:bookmarkStart w:id="22" w:name="_Toc40698922"/>
      <w:r>
        <w:t>Lielo datu d</w:t>
      </w:r>
      <w:r w:rsidR="00677601">
        <w:t>ažādība</w:t>
      </w:r>
      <w:bookmarkEnd w:id="21"/>
      <w:bookmarkEnd w:id="22"/>
    </w:p>
    <w:p w14:paraId="1B2A2A18" w14:textId="5FBB167B" w:rsidR="00621036" w:rsidRDefault="00677601" w:rsidP="00077090">
      <w:pPr>
        <w:pStyle w:val="Teksts"/>
      </w:pPr>
      <w:r>
        <w:t xml:space="preserve">Ļoti reti dati tiek iegūti sakārtoti un gatavi tūlītējai apstrādei. Pārsvarā </w:t>
      </w:r>
      <w:r w:rsidR="00843A95">
        <w:t>tie</w:t>
      </w:r>
      <w:r>
        <w:t xml:space="preserve"> ir ļoti dažādi un tos sākotnēji nav iespējams pielāgot nekādai konkrētai struktūrai. Piemēram, teksti sociālajos tīklos, attēli</w:t>
      </w:r>
      <w:r w:rsidR="00621036">
        <w:t>, neapstrādāti sensoru dati nebūs iekļaujami vienā un tajā pašā struktūrā [</w:t>
      </w:r>
      <w:r w:rsidR="00BB3C44">
        <w:fldChar w:fldCharType="begin"/>
      </w:r>
      <w:r w:rsidR="00BB3C44">
        <w:instrText xml:space="preserve"> REF _Ref40258104 \r \h </w:instrText>
      </w:r>
      <w:r w:rsidR="00BB3C44">
        <w:fldChar w:fldCharType="separate"/>
      </w:r>
      <w:r w:rsidR="00BB3C44">
        <w:t>4</w:t>
      </w:r>
      <w:r w:rsidR="00BB3C44">
        <w:fldChar w:fldCharType="end"/>
      </w:r>
      <w:r w:rsidR="00621036">
        <w:t xml:space="preserve">]. Lai lielo datu sistēma spētu apstrādāt jaunus </w:t>
      </w:r>
      <w:r w:rsidR="005E1D86">
        <w:t xml:space="preserve">datu </w:t>
      </w:r>
      <w:r w:rsidR="00621036">
        <w:t>formātus, tai jāpiemīt sekojošām īpašībām:</w:t>
      </w:r>
    </w:p>
    <w:p w14:paraId="5AA8BFA9" w14:textId="7DE2E973" w:rsidR="00621036" w:rsidRDefault="00B233BE" w:rsidP="00621036">
      <w:pPr>
        <w:pStyle w:val="Teksts"/>
        <w:numPr>
          <w:ilvl w:val="0"/>
          <w:numId w:val="13"/>
        </w:numPr>
      </w:pPr>
      <w:r>
        <w:t>m</w:t>
      </w:r>
      <w:r w:rsidR="00621036">
        <w:t>ērogojamība – jaunu datu formātu pievienošanai nav nepieciešama sistēmas pārprojektēšana;</w:t>
      </w:r>
    </w:p>
    <w:p w14:paraId="40D97EAC" w14:textId="6311EC83" w:rsidR="00621036" w:rsidRDefault="00B233BE" w:rsidP="00621036">
      <w:pPr>
        <w:pStyle w:val="Teksts"/>
        <w:numPr>
          <w:ilvl w:val="0"/>
          <w:numId w:val="13"/>
        </w:numPr>
      </w:pPr>
      <w:r>
        <w:t>d</w:t>
      </w:r>
      <w:r w:rsidR="00621036">
        <w:t xml:space="preserve">alītā datu apstrāde - </w:t>
      </w:r>
      <w:r w:rsidR="00621036" w:rsidRPr="00621036">
        <w:t>apstrādes, uzglabāšanas un vadības funkcijas, kā arī ievadizvades funkcijas ir sadalītas starp vairākām attālām datu apstrādes sistēmām</w:t>
      </w:r>
      <w:r w:rsidR="00621036">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621036">
        <w:t>]</w:t>
      </w:r>
      <w:r w:rsidR="00621036" w:rsidRPr="00621036">
        <w:t>.</w:t>
      </w:r>
    </w:p>
    <w:p w14:paraId="55BCA08E" w14:textId="2A722609" w:rsidR="007723DE" w:rsidRDefault="00B233BE" w:rsidP="00621036">
      <w:pPr>
        <w:pStyle w:val="Teksts"/>
        <w:numPr>
          <w:ilvl w:val="0"/>
          <w:numId w:val="13"/>
        </w:numPr>
      </w:pPr>
      <w:r>
        <w:t>a</w:t>
      </w:r>
      <w:r w:rsidR="007723DE">
        <w:t>ttēlu apstrādes iespējas – attēlu apstrāde būtiski atšķiras no dažādu citu datu avotu apstrādes, jo tie ir pilnīgi nestrukturēti dati [</w:t>
      </w:r>
      <w:r w:rsidR="00BB3C44">
        <w:fldChar w:fldCharType="begin"/>
      </w:r>
      <w:r w:rsidR="00BB3C44">
        <w:instrText xml:space="preserve"> REF _Ref40258051 \r \h </w:instrText>
      </w:r>
      <w:r w:rsidR="00BB3C44">
        <w:fldChar w:fldCharType="separate"/>
      </w:r>
      <w:r w:rsidR="00BB3C44">
        <w:t>12</w:t>
      </w:r>
      <w:r w:rsidR="00BB3C44">
        <w:fldChar w:fldCharType="end"/>
      </w:r>
      <w:r w:rsidR="007723DE">
        <w:t>].</w:t>
      </w:r>
    </w:p>
    <w:p w14:paraId="5D13433E" w14:textId="4715E04E" w:rsidR="00B233BE" w:rsidRDefault="00B233BE" w:rsidP="005E1D86">
      <w:pPr>
        <w:pStyle w:val="Teksts"/>
      </w:pPr>
      <w:r>
        <w:t>Papildus iepriekšminētajām pamatīpašībām (apjoms, ātrums un dažādība) mūsdienās izdalītas arī tādas papildus īpašības kā ticamība, nepastāvība, kvalitāte, neskaidrība, izturība un izplatība [</w:t>
      </w:r>
      <w:r w:rsidR="00BB3C44">
        <w:fldChar w:fldCharType="begin"/>
      </w:r>
      <w:r w:rsidR="00BB3C44">
        <w:instrText xml:space="preserve"> REF _Ref40258051 \r \h </w:instrText>
      </w:r>
      <w:r w:rsidR="00BB3C44">
        <w:fldChar w:fldCharType="separate"/>
      </w:r>
      <w:r w:rsidR="00BB3C44">
        <w:t>12</w:t>
      </w:r>
      <w:r w:rsidR="00BB3C44">
        <w:fldChar w:fldCharType="end"/>
      </w:r>
      <w:r>
        <w:t xml:space="preserve">, </w:t>
      </w:r>
      <w:r w:rsidR="00BB3C44">
        <w:fldChar w:fldCharType="begin"/>
      </w:r>
      <w:r w:rsidR="00BB3C44">
        <w:instrText xml:space="preserve"> REF _Ref40257521 \r \h </w:instrText>
      </w:r>
      <w:r w:rsidR="00BB3C44">
        <w:fldChar w:fldCharType="separate"/>
      </w:r>
      <w:r w:rsidR="00BB3C44">
        <w:t>25</w:t>
      </w:r>
      <w:r w:rsidR="00BB3C44">
        <w:fldChar w:fldCharType="end"/>
      </w:r>
      <w:r>
        <w:t>].</w:t>
      </w:r>
    </w:p>
    <w:p w14:paraId="64F5A545" w14:textId="7709D17E" w:rsidR="00FA6340" w:rsidRDefault="00FA6340" w:rsidP="00B233BE">
      <w:pPr>
        <w:pStyle w:val="Teksts"/>
      </w:pPr>
      <w:r>
        <w:t>Apstrādājot datus, jārēķinās ar visām iepriekšminētajām lielo datu īpašībām. Lai dažādas struktūras, apjoma un kvalitātes datus novietotu datu noliktavā tālākai analīzei, tiek veidoti ETL (angļu val. “</w:t>
      </w:r>
      <w:r w:rsidRPr="00FA6340">
        <w:rPr>
          <w:i/>
          <w:iCs/>
        </w:rPr>
        <w:t>extract</w:t>
      </w:r>
      <w:r w:rsidR="00EB02F9">
        <w:rPr>
          <w:i/>
          <w:iCs/>
        </w:rPr>
        <w:t>ion</w:t>
      </w:r>
      <w:r w:rsidRPr="00FA6340">
        <w:rPr>
          <w:i/>
          <w:iCs/>
        </w:rPr>
        <w:t>, transform</w:t>
      </w:r>
      <w:r w:rsidR="00EB02F9">
        <w:rPr>
          <w:i/>
          <w:iCs/>
        </w:rPr>
        <w:t>ation</w:t>
      </w:r>
      <w:r w:rsidRPr="00FA6340">
        <w:rPr>
          <w:i/>
          <w:iCs/>
        </w:rPr>
        <w:t>, load</w:t>
      </w:r>
      <w:r w:rsidR="00EB02F9">
        <w:rPr>
          <w:i/>
          <w:iCs/>
        </w:rPr>
        <w:t>ing</w:t>
      </w:r>
      <w:r>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t xml:space="preserve">) procesi, kas aprakstīti nodaļā </w:t>
      </w:r>
      <w:r>
        <w:fldChar w:fldCharType="begin"/>
      </w:r>
      <w:r>
        <w:instrText xml:space="preserve"> REF _Ref39057473 \r \h </w:instrText>
      </w:r>
      <w:r>
        <w:fldChar w:fldCharType="separate"/>
      </w:r>
      <w:r w:rsidR="00826B32">
        <w:t>1.4</w:t>
      </w:r>
      <w:r>
        <w:fldChar w:fldCharType="end"/>
      </w:r>
      <w:r>
        <w:t>.</w:t>
      </w:r>
    </w:p>
    <w:p w14:paraId="1D9A146E" w14:textId="3B0E8A71" w:rsidR="00794313" w:rsidRDefault="00794313" w:rsidP="00B233BE">
      <w:pPr>
        <w:pStyle w:val="Teksts"/>
      </w:pPr>
    </w:p>
    <w:p w14:paraId="37E1D9A8" w14:textId="77777777" w:rsidR="00794313" w:rsidRDefault="00794313" w:rsidP="00B233BE">
      <w:pPr>
        <w:pStyle w:val="Teksts"/>
      </w:pPr>
    </w:p>
    <w:p w14:paraId="5C300DD7" w14:textId="3F0188F4" w:rsidR="00794313" w:rsidRDefault="00794313" w:rsidP="00794313">
      <w:pPr>
        <w:pStyle w:val="apak-apaknodvirsr"/>
        <w:numPr>
          <w:ilvl w:val="2"/>
          <w:numId w:val="1"/>
        </w:numPr>
        <w:ind w:left="1843" w:hanging="709"/>
      </w:pPr>
      <w:bookmarkStart w:id="23" w:name="_Toc40698923"/>
      <w:r>
        <w:lastRenderedPageBreak/>
        <w:t>Lielie dati datu noliktav</w:t>
      </w:r>
      <w:r w:rsidR="00FC6EE3">
        <w:t>u kontekstā</w:t>
      </w:r>
      <w:bookmarkEnd w:id="23"/>
    </w:p>
    <w:p w14:paraId="23AF6708" w14:textId="13C07695" w:rsidR="00E70C63" w:rsidRDefault="00BB5782" w:rsidP="00BB5782">
      <w:pPr>
        <w:pStyle w:val="Teksts"/>
      </w:pPr>
      <w:r>
        <w:t>Pastāv vairāki aspekti, kas lielo datu un datu noliktavas jēdzienus padara ļoti viegli saistāmus. Piemēram, vairāki lielo datu avoti jau iekļauj savu kvalitatīvi izstrādātu metadatu struktūru, kā arī e-komercijas vietnēs parasti ir labi nodefinēti saites elementi. Šo iemeslu dēļ lielos datus ir samērā vienkārši iekļaut datu noliktavā tālākās analīzes veikšanai [</w:t>
      </w:r>
      <w:r w:rsidR="00BB3C44">
        <w:fldChar w:fldCharType="begin"/>
      </w:r>
      <w:r w:rsidR="00BB3C44">
        <w:instrText xml:space="preserve"> REF _Ref40258213 \r \h </w:instrText>
      </w:r>
      <w:r w:rsidR="00BB3C44">
        <w:fldChar w:fldCharType="separate"/>
      </w:r>
      <w:r w:rsidR="00BB3C44">
        <w:t>7</w:t>
      </w:r>
      <w:r w:rsidR="00BB3C44">
        <w:fldChar w:fldCharType="end"/>
      </w:r>
      <w:r>
        <w:t>].</w:t>
      </w:r>
      <w:r w:rsidR="00B177A1">
        <w:t xml:space="preserve"> </w:t>
      </w:r>
    </w:p>
    <w:p w14:paraId="391E718F" w14:textId="2F03416F" w:rsidR="00B177A1" w:rsidRDefault="00E70C63" w:rsidP="00BB5782">
      <w:pPr>
        <w:pStyle w:val="Teksts"/>
      </w:pPr>
      <w:r>
        <w:t>M</w:t>
      </w:r>
      <w:r w:rsidR="00B177A1">
        <w:t>ūsdienās klasisko datu noliktavu rīki</w:t>
      </w:r>
      <w:r w:rsidR="00185239">
        <w:t>em</w:t>
      </w:r>
      <w:r w:rsidR="00B177A1">
        <w:t xml:space="preserve"> un tehnoloģij</w:t>
      </w:r>
      <w:r>
        <w:t xml:space="preserve">ām kļūst arvien grūtāk </w:t>
      </w:r>
      <w:r w:rsidR="00B177A1">
        <w:t>apstrādāt visu analītisko procesu slodzi, tāpēc, lai paplašinātu esošos datu noliktavu risinājumus, tiek ieviestas lielo datu tehnoloģijas [</w:t>
      </w:r>
      <w:r w:rsidR="00BB3C44">
        <w:fldChar w:fldCharType="begin"/>
      </w:r>
      <w:r w:rsidR="00BB3C44">
        <w:instrText xml:space="preserve"> REF _Ref40258221 \r \h </w:instrText>
      </w:r>
      <w:r w:rsidR="00BB3C44">
        <w:fldChar w:fldCharType="separate"/>
      </w:r>
      <w:r w:rsidR="00BB3C44">
        <w:t>19</w:t>
      </w:r>
      <w:r w:rsidR="00BB3C44">
        <w:fldChar w:fldCharType="end"/>
      </w:r>
      <w:r w:rsidR="00B177A1">
        <w:t>].</w:t>
      </w:r>
      <w:r>
        <w:t xml:space="preserve"> A</w:t>
      </w:r>
      <w:r w:rsidR="00876A81">
        <w:t xml:space="preserve">rvien </w:t>
      </w:r>
      <w:r>
        <w:t>biežāk</w:t>
      </w:r>
      <w:r w:rsidR="00876A81">
        <w:t xml:space="preserve"> tiek izmantota</w:t>
      </w:r>
      <w:r>
        <w:t xml:space="preserve"> </w:t>
      </w:r>
      <w:r w:rsidR="00876A81">
        <w:rPr>
          <w:i/>
          <w:iCs/>
        </w:rPr>
        <w:t>Apache Hadoop</w:t>
      </w:r>
      <w:r>
        <w:rPr>
          <w:i/>
          <w:iCs/>
        </w:rPr>
        <w:t xml:space="preserve"> </w:t>
      </w:r>
      <w:r>
        <w:t xml:space="preserve">tehnoloģija, kas </w:t>
      </w:r>
      <w:r w:rsidR="00BF0698">
        <w:t xml:space="preserve">par zemām izmaksām </w:t>
      </w:r>
      <w:r w:rsidR="00876A81">
        <w:t>spēj apstrādāt liel</w:t>
      </w:r>
      <w:r w:rsidR="00BF0698">
        <w:t>a apjoma un</w:t>
      </w:r>
      <w:r w:rsidR="00876A81">
        <w:t xml:space="preserve"> dažādu struktūru datus</w:t>
      </w:r>
      <w:r w:rsidR="00BF0698">
        <w:t xml:space="preserve"> [</w:t>
      </w:r>
      <w:r w:rsidR="00BB3C44">
        <w:fldChar w:fldCharType="begin"/>
      </w:r>
      <w:r w:rsidR="00BB3C44">
        <w:instrText xml:space="preserve"> REF _Ref40258232 \r \h </w:instrText>
      </w:r>
      <w:r w:rsidR="00BB3C44">
        <w:fldChar w:fldCharType="separate"/>
      </w:r>
      <w:r w:rsidR="00BB3C44">
        <w:t>5</w:t>
      </w:r>
      <w:r w:rsidR="00BB3C44">
        <w:fldChar w:fldCharType="end"/>
      </w:r>
      <w:r w:rsidR="00BF0698">
        <w:t>]</w:t>
      </w:r>
      <w:r>
        <w:t xml:space="preserve">. </w:t>
      </w:r>
      <w:r w:rsidR="003670EE">
        <w:rPr>
          <w:i/>
          <w:iCs/>
        </w:rPr>
        <w:t xml:space="preserve">Apache </w:t>
      </w:r>
      <w:r w:rsidR="003670EE" w:rsidRPr="003670EE">
        <w:rPr>
          <w:i/>
          <w:iCs/>
        </w:rPr>
        <w:t>Hadoo</w:t>
      </w:r>
      <w:r w:rsidR="003670EE">
        <w:t xml:space="preserve">p ir uz programmēšanas valodas </w:t>
      </w:r>
      <w:r w:rsidR="003670EE" w:rsidRPr="003670EE">
        <w:rPr>
          <w:i/>
          <w:iCs/>
        </w:rPr>
        <w:t>Java</w:t>
      </w:r>
      <w:r w:rsidR="003670EE">
        <w:t xml:space="preserve"> bāzēts ietvars, kas atbalsta uzticamu, mērogojamu un nodalītu lielu datu kopu apstrādi uz ļoti plaša spektra programmatūras [</w:t>
      </w:r>
      <w:r w:rsidR="00BB3C44">
        <w:fldChar w:fldCharType="begin"/>
      </w:r>
      <w:r w:rsidR="00BB3C44">
        <w:instrText xml:space="preserve"> REF _Ref40258244 \r \h </w:instrText>
      </w:r>
      <w:r w:rsidR="00BB3C44">
        <w:fldChar w:fldCharType="separate"/>
      </w:r>
      <w:r w:rsidR="00BB3C44">
        <w:t>27</w:t>
      </w:r>
      <w:r w:rsidR="00BB3C44">
        <w:fldChar w:fldCharType="end"/>
      </w:r>
      <w:r w:rsidR="003670EE">
        <w:t xml:space="preserve">]. </w:t>
      </w:r>
      <w:r w:rsidR="003670EE" w:rsidRPr="003670EE">
        <w:t>T</w:t>
      </w:r>
      <w:r w:rsidRPr="003670EE">
        <w:t>ā</w:t>
      </w:r>
      <w:r>
        <w:t xml:space="preserve"> kā </w:t>
      </w:r>
      <w:r>
        <w:rPr>
          <w:i/>
          <w:iCs/>
        </w:rPr>
        <w:t xml:space="preserve">Apache Hadoop </w:t>
      </w:r>
      <w:r w:rsidR="003670EE">
        <w:t xml:space="preserve">nav pārāk ērta gala lietotājam, jo tajā nepieciešams izstrādāt </w:t>
      </w:r>
      <w:r w:rsidR="003670EE">
        <w:rPr>
          <w:i/>
          <w:iCs/>
        </w:rPr>
        <w:t>MapReduce</w:t>
      </w:r>
      <w:r w:rsidR="003670EE">
        <w:t xml:space="preserve"> programmas, kā arī tai nepiemīt </w:t>
      </w:r>
      <w:r w:rsidR="003670EE" w:rsidRPr="00185239">
        <w:rPr>
          <w:i/>
          <w:iCs/>
        </w:rPr>
        <w:t>SQL</w:t>
      </w:r>
      <w:r w:rsidR="003670EE">
        <w:t xml:space="preserve"> līdzīga un dabiski saprotama saskarne, tika izstrādāta </w:t>
      </w:r>
      <w:r w:rsidR="003670EE">
        <w:rPr>
          <w:i/>
          <w:iCs/>
        </w:rPr>
        <w:t xml:space="preserve">Apache Hive </w:t>
      </w:r>
      <w:r w:rsidR="003670EE">
        <w:t>platforma [</w:t>
      </w:r>
      <w:r w:rsidR="00BB3C44">
        <w:fldChar w:fldCharType="begin"/>
      </w:r>
      <w:r w:rsidR="00BB3C44">
        <w:instrText xml:space="preserve"> REF _Ref40258253 \r \h </w:instrText>
      </w:r>
      <w:r w:rsidR="00BB3C44">
        <w:fldChar w:fldCharType="separate"/>
      </w:r>
      <w:r w:rsidR="00BB3C44">
        <w:t>24</w:t>
      </w:r>
      <w:r w:rsidR="00BB3C44">
        <w:fldChar w:fldCharType="end"/>
      </w:r>
      <w:r w:rsidR="003670EE">
        <w:t xml:space="preserve">]. </w:t>
      </w:r>
      <w:r w:rsidR="000B4C45">
        <w:rPr>
          <w:i/>
          <w:iCs/>
        </w:rPr>
        <w:t xml:space="preserve">Hive </w:t>
      </w:r>
      <w:r w:rsidR="000B4C45">
        <w:t xml:space="preserve">tiek uzskatīta par galveno </w:t>
      </w:r>
      <w:r w:rsidR="000B4C45">
        <w:rPr>
          <w:i/>
          <w:iCs/>
        </w:rPr>
        <w:t>Hadoop</w:t>
      </w:r>
      <w:r w:rsidR="000B4C45">
        <w:t xml:space="preserve"> sistēmas sastāvdaļu, kas sniedz iespēju ērti veidot dažādus datu kopsavilkumus [</w:t>
      </w:r>
      <w:r w:rsidR="00BB3C44">
        <w:fldChar w:fldCharType="begin"/>
      </w:r>
      <w:r w:rsidR="00BB3C44">
        <w:instrText xml:space="preserve"> REF _Ref40258244 \r \h </w:instrText>
      </w:r>
      <w:r w:rsidR="00BB3C44">
        <w:fldChar w:fldCharType="separate"/>
      </w:r>
      <w:r w:rsidR="00BB3C44">
        <w:t>27</w:t>
      </w:r>
      <w:r w:rsidR="00BB3C44">
        <w:fldChar w:fldCharType="end"/>
      </w:r>
      <w:r w:rsidR="000B4C45">
        <w:t>].</w:t>
      </w:r>
    </w:p>
    <w:p w14:paraId="05DE6093" w14:textId="4EB6BA12" w:rsidR="00211843" w:rsidRPr="002911FF" w:rsidRDefault="002911FF" w:rsidP="00BB5782">
      <w:pPr>
        <w:pStyle w:val="Teksts"/>
      </w:pPr>
      <w:r>
        <w:t>Tomēr realitāt</w:t>
      </w:r>
      <w:r w:rsidR="00391BD4">
        <w:t>ē</w:t>
      </w:r>
      <w:r>
        <w:t xml:space="preserve"> tehnoloģijām nepieciešami vairāki gadi vai pat dekādes, lai tās nobriestu un spētu atbalstīt visdažādākās uzņēmumu izvirzītās prasības. Lai arī </w:t>
      </w:r>
      <w:r>
        <w:rPr>
          <w:i/>
          <w:iCs/>
        </w:rPr>
        <w:t>Apache Hadoop</w:t>
      </w:r>
      <w:r>
        <w:t xml:space="preserve"> tehnoloģija ir ideāli piemērota </w:t>
      </w:r>
      <w:r w:rsidR="0092428D">
        <w:t>lielo</w:t>
      </w:r>
      <w:r>
        <w:t xml:space="preserve"> datu analīzei, tomēr tā nav pilnībā aizstājusi tradicionālās datu noliktavas – organizācijas, kuras vēlas modernizēt savu datu vidi izstrādā arhitektūras, kurā</w:t>
      </w:r>
      <w:r w:rsidR="00826B32">
        <w:t>s</w:t>
      </w:r>
      <w:r>
        <w:t xml:space="preserve"> vienlīdz darbojas gan </w:t>
      </w:r>
      <w:r>
        <w:rPr>
          <w:i/>
          <w:iCs/>
        </w:rPr>
        <w:t>Apache Hadoop</w:t>
      </w:r>
      <w:r>
        <w:t>, gan tradicionālās datu noliktavas [</w:t>
      </w:r>
      <w:r w:rsidR="00BB3C44">
        <w:fldChar w:fldCharType="begin"/>
      </w:r>
      <w:r w:rsidR="00BB3C44">
        <w:instrText xml:space="preserve"> REF _Ref40258232 \r \h </w:instrText>
      </w:r>
      <w:r w:rsidR="00BB3C44">
        <w:fldChar w:fldCharType="separate"/>
      </w:r>
      <w:r w:rsidR="00BB3C44">
        <w:t>5</w:t>
      </w:r>
      <w:r w:rsidR="00BB3C44">
        <w:fldChar w:fldCharType="end"/>
      </w:r>
      <w:r>
        <w:t>]</w:t>
      </w:r>
      <w:r w:rsidR="0092428D">
        <w:t>.</w:t>
      </w:r>
    </w:p>
    <w:p w14:paraId="13513407" w14:textId="7239650D" w:rsidR="008020AD" w:rsidRDefault="00B233BE" w:rsidP="00042DC2">
      <w:pPr>
        <w:pStyle w:val="apaknodaasvirsraksts"/>
        <w:numPr>
          <w:ilvl w:val="1"/>
          <w:numId w:val="1"/>
        </w:numPr>
        <w:ind w:left="851"/>
      </w:pPr>
      <w:r>
        <w:t xml:space="preserve"> </w:t>
      </w:r>
      <w:bookmarkStart w:id="24" w:name="_Ref39057473"/>
      <w:bookmarkStart w:id="25" w:name="_Toc40698924"/>
      <w:r w:rsidR="008020AD">
        <w:t>ETL procesi</w:t>
      </w:r>
      <w:bookmarkEnd w:id="24"/>
      <w:bookmarkEnd w:id="25"/>
    </w:p>
    <w:p w14:paraId="1B2CC650" w14:textId="52829753" w:rsidR="00731EAF" w:rsidRDefault="00077090" w:rsidP="00077090">
      <w:pPr>
        <w:pStyle w:val="Teksts"/>
      </w:pPr>
      <w:r>
        <w:t>ETL procesi nodrošina datu ievākšanu no dažādiem datu avotiem, transformēšanu vienotā struktūrā un ielādēšanu datu noliktavā tālākai izmantošanai. Sistēmas ETL procesiem ir vairākas funkcijas:</w:t>
      </w:r>
    </w:p>
    <w:p w14:paraId="76F41DF2" w14:textId="36EA3038" w:rsidR="00077090" w:rsidRDefault="00077090" w:rsidP="00077090">
      <w:pPr>
        <w:pStyle w:val="Teksts"/>
        <w:numPr>
          <w:ilvl w:val="0"/>
          <w:numId w:val="15"/>
        </w:numPr>
      </w:pPr>
      <w:r>
        <w:t>datu loģiskā pārveidošana;</w:t>
      </w:r>
    </w:p>
    <w:p w14:paraId="22CE6410" w14:textId="12DD4AB8" w:rsidR="00077090" w:rsidRDefault="00077090" w:rsidP="00077090">
      <w:pPr>
        <w:pStyle w:val="Teksts"/>
        <w:numPr>
          <w:ilvl w:val="0"/>
          <w:numId w:val="15"/>
        </w:numPr>
      </w:pPr>
      <w:r>
        <w:t>datu avota domēna pārbaude;</w:t>
      </w:r>
    </w:p>
    <w:p w14:paraId="474411DC" w14:textId="2C6BC9F7" w:rsidR="00077090" w:rsidRDefault="00077090" w:rsidP="00077090">
      <w:pPr>
        <w:pStyle w:val="Teksts"/>
        <w:numPr>
          <w:ilvl w:val="0"/>
          <w:numId w:val="15"/>
        </w:numPr>
      </w:pPr>
      <w:r>
        <w:t xml:space="preserve">konvertēšana no vienas </w:t>
      </w:r>
      <w:r w:rsidR="00C20488">
        <w:t>DB</w:t>
      </w:r>
      <w:r w:rsidR="009761FB">
        <w:t>M</w:t>
      </w:r>
      <w:r w:rsidR="00C20488">
        <w:t>S</w:t>
      </w:r>
      <w:r>
        <w:t xml:space="preserve"> uz citu;</w:t>
      </w:r>
    </w:p>
    <w:p w14:paraId="7B498324" w14:textId="3160EB88" w:rsidR="00077090" w:rsidRDefault="00077090" w:rsidP="00077090">
      <w:pPr>
        <w:pStyle w:val="Teksts"/>
        <w:numPr>
          <w:ilvl w:val="0"/>
          <w:numId w:val="15"/>
        </w:numPr>
      </w:pPr>
      <w:r>
        <w:t>noklusējuma vērtību izveidošana;</w:t>
      </w:r>
    </w:p>
    <w:p w14:paraId="32DCF89E" w14:textId="58AC31B6" w:rsidR="00077090" w:rsidRDefault="00077090" w:rsidP="00077090">
      <w:pPr>
        <w:pStyle w:val="Teksts"/>
        <w:numPr>
          <w:ilvl w:val="0"/>
          <w:numId w:val="15"/>
        </w:numPr>
      </w:pPr>
      <w:r>
        <w:t>datu apkopošana;</w:t>
      </w:r>
    </w:p>
    <w:p w14:paraId="5FFA8DB2" w14:textId="4A0B3ABA" w:rsidR="00077090" w:rsidRDefault="00077090" w:rsidP="00077090">
      <w:pPr>
        <w:pStyle w:val="Teksts"/>
        <w:numPr>
          <w:ilvl w:val="0"/>
          <w:numId w:val="15"/>
        </w:numPr>
      </w:pPr>
      <w:r>
        <w:t>laika vērtību pievienošana;</w:t>
      </w:r>
    </w:p>
    <w:p w14:paraId="521CCBCB" w14:textId="58A33FE5" w:rsidR="00077090" w:rsidRDefault="00077090" w:rsidP="00077090">
      <w:pPr>
        <w:pStyle w:val="Teksts"/>
        <w:numPr>
          <w:ilvl w:val="0"/>
          <w:numId w:val="15"/>
        </w:numPr>
      </w:pPr>
      <w:r>
        <w:t>datu pārstrukturēšana;</w:t>
      </w:r>
    </w:p>
    <w:p w14:paraId="0BBFBF73" w14:textId="1B338FB8" w:rsidR="00077090" w:rsidRDefault="00077090" w:rsidP="00077090">
      <w:pPr>
        <w:pStyle w:val="Teksts"/>
        <w:numPr>
          <w:ilvl w:val="0"/>
          <w:numId w:val="15"/>
        </w:numPr>
      </w:pPr>
      <w:r>
        <w:lastRenderedPageBreak/>
        <w:t>ierakstu apvienošana;</w:t>
      </w:r>
    </w:p>
    <w:p w14:paraId="50BDBB01" w14:textId="0EB28AE0" w:rsidR="00077090" w:rsidRDefault="00077090" w:rsidP="00077090">
      <w:pPr>
        <w:pStyle w:val="Teksts"/>
        <w:numPr>
          <w:ilvl w:val="0"/>
          <w:numId w:val="15"/>
        </w:numPr>
      </w:pPr>
      <w:r>
        <w:t>nevajadzīgu vai lieku datu dzēšana [</w:t>
      </w:r>
      <w:r w:rsidR="00BB3C44">
        <w:fldChar w:fldCharType="begin"/>
      </w:r>
      <w:r w:rsidR="00BB3C44">
        <w:instrText xml:space="preserve"> REF _Ref40257612 \r \h </w:instrText>
      </w:r>
      <w:r w:rsidR="00BB3C44">
        <w:fldChar w:fldCharType="separate"/>
      </w:r>
      <w:r w:rsidR="00BB3C44">
        <w:t>9</w:t>
      </w:r>
      <w:r w:rsidR="00BB3C44">
        <w:fldChar w:fldCharType="end"/>
      </w:r>
      <w:r>
        <w:t>].</w:t>
      </w:r>
    </w:p>
    <w:p w14:paraId="6F4744CE" w14:textId="77777777" w:rsidR="00185239" w:rsidRDefault="00185239" w:rsidP="00185239">
      <w:pPr>
        <w:pStyle w:val="Teksts"/>
        <w:ind w:left="1287" w:firstLine="0"/>
      </w:pPr>
    </w:p>
    <w:p w14:paraId="3DBF6C96" w14:textId="05FF6874" w:rsidR="00731EAF" w:rsidRDefault="00E57272" w:rsidP="005008D3">
      <w:pPr>
        <w:pStyle w:val="Teksts"/>
        <w:jc w:val="center"/>
      </w:pPr>
      <w:r>
        <w:rPr>
          <w:noProof/>
        </w:rPr>
        <w:drawing>
          <wp:inline distT="0" distB="0" distL="0" distR="0" wp14:anchorId="6FE6AD01" wp14:editId="5011F805">
            <wp:extent cx="3097417" cy="5562352"/>
            <wp:effectExtent l="19050" t="19050" r="2730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1010" r="-3537" b="-1574"/>
                    <a:stretch/>
                  </pic:blipFill>
                  <pic:spPr bwMode="auto">
                    <a:xfrm>
                      <a:off x="0" y="0"/>
                      <a:ext cx="3127011" cy="5615497"/>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56EA95" w14:textId="3CF58D3C" w:rsidR="00E57272" w:rsidRDefault="00E57272" w:rsidP="00E57272">
      <w:pPr>
        <w:pStyle w:val="attlavirsraksts"/>
      </w:pPr>
      <w:bookmarkStart w:id="26" w:name="_Ref39059885"/>
      <w:r w:rsidRPr="00E57272">
        <w:rPr>
          <w:b w:val="0"/>
          <w:bCs/>
          <w:i/>
          <w:iCs/>
        </w:rPr>
        <w:t>1.</w:t>
      </w:r>
      <w:r w:rsidRPr="00E57272">
        <w:rPr>
          <w:b w:val="0"/>
          <w:bCs/>
          <w:i/>
          <w:iCs/>
        </w:rPr>
        <w:fldChar w:fldCharType="begin"/>
      </w:r>
      <w:r w:rsidRPr="00E57272">
        <w:rPr>
          <w:b w:val="0"/>
          <w:bCs/>
          <w:i/>
          <w:iCs/>
        </w:rPr>
        <w:instrText xml:space="preserve"> SEQ att. \* ARABIC </w:instrText>
      </w:r>
      <w:r w:rsidRPr="00E57272">
        <w:rPr>
          <w:b w:val="0"/>
          <w:bCs/>
          <w:i/>
          <w:iCs/>
        </w:rPr>
        <w:fldChar w:fldCharType="separate"/>
      </w:r>
      <w:r w:rsidR="00E10B2E">
        <w:rPr>
          <w:b w:val="0"/>
          <w:bCs/>
          <w:i/>
          <w:iCs/>
          <w:noProof/>
        </w:rPr>
        <w:t>6</w:t>
      </w:r>
      <w:r w:rsidRPr="00E57272">
        <w:rPr>
          <w:b w:val="0"/>
          <w:bCs/>
          <w:i/>
          <w:iCs/>
        </w:rPr>
        <w:fldChar w:fldCharType="end"/>
      </w:r>
      <w:r w:rsidRPr="00E57272">
        <w:rPr>
          <w:b w:val="0"/>
          <w:bCs/>
          <w:i/>
          <w:iCs/>
        </w:rPr>
        <w:t>. att.</w:t>
      </w:r>
      <w:bookmarkEnd w:id="26"/>
      <w:r>
        <w:t xml:space="preserve"> ETL procesi datu pārveidošanā ievietošanai datu noliktavā</w:t>
      </w:r>
      <w:r w:rsidR="00391BD4">
        <w:t xml:space="preserve"> [</w:t>
      </w:r>
      <w:r w:rsidR="00BB3C44">
        <w:fldChar w:fldCharType="begin"/>
      </w:r>
      <w:r w:rsidR="00BB3C44">
        <w:instrText xml:space="preserve"> REF _Ref40257612 \r \h </w:instrText>
      </w:r>
      <w:r w:rsidR="00BB3C44">
        <w:fldChar w:fldCharType="separate"/>
      </w:r>
      <w:r w:rsidR="00BB3C44">
        <w:t>9</w:t>
      </w:r>
      <w:r w:rsidR="00BB3C44">
        <w:fldChar w:fldCharType="end"/>
      </w:r>
      <w:r w:rsidR="00391BD4">
        <w:t>]</w:t>
      </w:r>
    </w:p>
    <w:p w14:paraId="77639E37" w14:textId="77777777" w:rsidR="009258B7" w:rsidRDefault="009258B7" w:rsidP="00E57272">
      <w:pPr>
        <w:pStyle w:val="attlavirsraksts"/>
      </w:pPr>
    </w:p>
    <w:p w14:paraId="54272F7E" w14:textId="001CF392" w:rsidR="000A696B" w:rsidRDefault="000A696B" w:rsidP="000A696B">
      <w:pPr>
        <w:pStyle w:val="Teksts"/>
      </w:pPr>
      <w:r>
        <w:t xml:space="preserve">ETL procesi ir kā pāreja starp datiem no dažādiem ārējiem avotiem uz datu noliktavu (skat. att. </w:t>
      </w:r>
      <w:r w:rsidRPr="000A696B">
        <w:fldChar w:fldCharType="begin"/>
      </w:r>
      <w:r w:rsidRPr="000A696B">
        <w:instrText xml:space="preserve"> REF _Ref39059885 \h  \* MERGEFORMAT </w:instrText>
      </w:r>
      <w:r w:rsidRPr="000A696B">
        <w:fldChar w:fldCharType="separate"/>
      </w:r>
      <w:r w:rsidRPr="000A696B">
        <w:t>1.</w:t>
      </w:r>
      <w:r w:rsidRPr="000A696B">
        <w:rPr>
          <w:noProof/>
        </w:rPr>
        <w:t>6</w:t>
      </w:r>
      <w:r w:rsidRPr="000A696B">
        <w:t>.</w:t>
      </w:r>
      <w:r w:rsidR="0015016B">
        <w:t xml:space="preserve"> - adaptēts un latviskots no </w:t>
      </w:r>
      <w:r w:rsidR="00BB3C44">
        <w:t>[</w:t>
      </w:r>
      <w:r w:rsidR="00BB3C44">
        <w:fldChar w:fldCharType="begin"/>
      </w:r>
      <w:r w:rsidR="00BB3C44">
        <w:instrText xml:space="preserve"> REF _Ref40257612 \r \h </w:instrText>
      </w:r>
      <w:r w:rsidR="00BB3C44">
        <w:fldChar w:fldCharType="separate"/>
      </w:r>
      <w:r w:rsidR="00BB3C44">
        <w:t>9</w:t>
      </w:r>
      <w:r w:rsidR="00BB3C44">
        <w:fldChar w:fldCharType="end"/>
      </w:r>
      <w:r w:rsidR="00BB3C44">
        <w:t>]</w:t>
      </w:r>
      <w:r w:rsidRPr="000A696B">
        <w:t>)</w:t>
      </w:r>
      <w:r w:rsidRPr="000A696B">
        <w:fldChar w:fldCharType="end"/>
      </w:r>
      <w:r>
        <w:t xml:space="preserve">. Kad dati </w:t>
      </w:r>
      <w:r w:rsidR="00843A95">
        <w:t>t</w:t>
      </w:r>
      <w:r>
        <w:t xml:space="preserve">iek iegūti, tos nepieciešams attīrīt no nevajadzīgiem un liekiem ierakstiem, filtrēt, kāda informācija tieši ir nepieciešama, kā arī validēt datus, ja tas nepieciešams un iespējams. Pēc tam seko datu transformēšana, kur ar noteiktām formulām un atsevišķiem procesiem neviendabīgi dati tiek pārveidoti par konsekventas struktūras saskaņotiem datiem. Un tikai tad, kad dati ir sastrukturizēti, tos iespējams ievietot datu noliktavā. Sīkāk par katru no ETL procesu soļiem skatīt nodaļās </w:t>
      </w:r>
      <w:r>
        <w:fldChar w:fldCharType="begin"/>
      </w:r>
      <w:r>
        <w:instrText xml:space="preserve"> REF _Ref39060289 \r \h </w:instrText>
      </w:r>
      <w:r>
        <w:fldChar w:fldCharType="separate"/>
      </w:r>
      <w:r w:rsidR="00826B32">
        <w:t>1.4.1</w:t>
      </w:r>
      <w:r>
        <w:fldChar w:fldCharType="end"/>
      </w:r>
      <w:r>
        <w:t xml:space="preserve">., </w:t>
      </w:r>
      <w:r>
        <w:fldChar w:fldCharType="begin"/>
      </w:r>
      <w:r>
        <w:instrText xml:space="preserve"> REF _Ref39060291 \r \h </w:instrText>
      </w:r>
      <w:r>
        <w:fldChar w:fldCharType="separate"/>
      </w:r>
      <w:r w:rsidR="00826B32">
        <w:t>1.4.2</w:t>
      </w:r>
      <w:r>
        <w:fldChar w:fldCharType="end"/>
      </w:r>
      <w:r>
        <w:t xml:space="preserve">. un </w:t>
      </w:r>
      <w:r>
        <w:fldChar w:fldCharType="begin"/>
      </w:r>
      <w:r>
        <w:instrText xml:space="preserve"> REF _Ref39060292 \r \h </w:instrText>
      </w:r>
      <w:r>
        <w:fldChar w:fldCharType="separate"/>
      </w:r>
      <w:r w:rsidR="00826B32">
        <w:t>1.4.3</w:t>
      </w:r>
      <w:r>
        <w:fldChar w:fldCharType="end"/>
      </w:r>
      <w:r>
        <w:t>.</w:t>
      </w:r>
    </w:p>
    <w:p w14:paraId="7A8BF4EF" w14:textId="342978A0" w:rsidR="000A696B" w:rsidRDefault="000A696B" w:rsidP="00276DA8">
      <w:pPr>
        <w:pStyle w:val="apak-apaknodvirsr"/>
        <w:numPr>
          <w:ilvl w:val="2"/>
          <w:numId w:val="1"/>
        </w:numPr>
        <w:ind w:left="1843" w:hanging="709"/>
      </w:pPr>
      <w:bookmarkStart w:id="27" w:name="_Ref39060289"/>
      <w:bookmarkStart w:id="28" w:name="_Toc40698925"/>
      <w:r>
        <w:lastRenderedPageBreak/>
        <w:t>Ievākšana</w:t>
      </w:r>
      <w:bookmarkEnd w:id="27"/>
      <w:bookmarkEnd w:id="28"/>
    </w:p>
    <w:p w14:paraId="34554C39" w14:textId="57B71DD0" w:rsidR="007A4858" w:rsidRDefault="007A4858" w:rsidP="007A4858">
      <w:pPr>
        <w:pStyle w:val="Teksts"/>
      </w:pPr>
      <w:r>
        <w:t>Datu ievākšanas fāze</w:t>
      </w:r>
      <w:r w:rsidR="002460E7">
        <w:t xml:space="preserve"> </w:t>
      </w:r>
      <w:r>
        <w:t>galvenokārt attiecas uz dažādu tehnisko jautājumu risināšanu, kas saistīti ar neviendabīgiem datiem, kā arī datu importēšanu sistēmā tālākai to apstrādei [</w:t>
      </w:r>
      <w:r w:rsidR="00BB3C44">
        <w:fldChar w:fldCharType="begin"/>
      </w:r>
      <w:r w:rsidR="00BB3C44">
        <w:instrText xml:space="preserve"> REF _Ref40258358 \r \h </w:instrText>
      </w:r>
      <w:r w:rsidR="00BB3C44">
        <w:fldChar w:fldCharType="separate"/>
      </w:r>
      <w:r w:rsidR="00BB3C44">
        <w:t>13</w:t>
      </w:r>
      <w:r w:rsidR="00BB3C44">
        <w:fldChar w:fldCharType="end"/>
      </w:r>
      <w:r>
        <w:t xml:space="preserve">]. </w:t>
      </w:r>
      <w:r w:rsidR="002460E7">
        <w:t>Pie šīs f</w:t>
      </w:r>
      <w:r w:rsidR="00C20488">
        <w:t>āz</w:t>
      </w:r>
      <w:r w:rsidR="002460E7">
        <w:t>es pieder arī datu tīrīšana (angļu val</w:t>
      </w:r>
      <w:r w:rsidR="00391BD4">
        <w:t>. -</w:t>
      </w:r>
      <w:r w:rsidR="002460E7">
        <w:t xml:space="preserve"> “</w:t>
      </w:r>
      <w:r w:rsidR="002460E7">
        <w:rPr>
          <w:i/>
          <w:iCs/>
        </w:rPr>
        <w:t>data cleaning</w:t>
      </w:r>
      <w:r w:rsidR="002460E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2460E7">
        <w:t>)</w:t>
      </w:r>
      <w:r w:rsidR="00D57713">
        <w:t xml:space="preserve">, kuras laikā tiek atklātas un novērstas kļūdas un nepilnības datos, lai uzlabotu to kvalitāti. Datu noliktavās nepārtraukti tiek ielādēts milzīgs datu daudzums no dažādiem avotiem, tāpēc ir liela varbūtība, ka daļa datu būs neatbilstoši vai nederīgi. Tā kā datu noliktavas tiek izmantotas dažādu stratēģisku lēmumu pieņemšanai, dublēta vai trūkstoša informācija var radīt nepareizu vai maldinošu priekšstatu par esošo situāciju. Lai arī datu attīrīšana </w:t>
      </w:r>
      <w:r w:rsidR="00843A95">
        <w:t xml:space="preserve">datu noliktavu kontekstā </w:t>
      </w:r>
      <w:r w:rsidR="00D57713">
        <w:t>tiek</w:t>
      </w:r>
      <w:r w:rsidR="00843A95">
        <w:t xml:space="preserve"> izmantota</w:t>
      </w:r>
      <w:r w:rsidR="00D57713">
        <w:t xml:space="preserve"> plaši, daudzo iespējamu datu neatbilstību veidu un milzīgā datu apjoma dēļ </w:t>
      </w:r>
      <w:r w:rsidR="00843A95">
        <w:t>tā</w:t>
      </w:r>
      <w:r w:rsidR="00D57713">
        <w:t xml:space="preserve"> tiek uzskatīta par vienu no lielākajām ar datu noliktavām saistītajām problēmām</w:t>
      </w:r>
      <w:r w:rsidR="00357F98">
        <w:t xml:space="preserve"> [</w:t>
      </w:r>
      <w:r w:rsidR="00BB3C44">
        <w:fldChar w:fldCharType="begin"/>
      </w:r>
      <w:r w:rsidR="00BB3C44">
        <w:instrText xml:space="preserve"> REF _Ref40258379 \r \h </w:instrText>
      </w:r>
      <w:r w:rsidR="00BB3C44">
        <w:fldChar w:fldCharType="separate"/>
      </w:r>
      <w:r w:rsidR="00BB3C44">
        <w:t>17</w:t>
      </w:r>
      <w:r w:rsidR="00BB3C44">
        <w:fldChar w:fldCharType="end"/>
      </w:r>
      <w:r w:rsidR="00357F98">
        <w:t>]</w:t>
      </w:r>
      <w:r w:rsidR="00D57713">
        <w:t>.</w:t>
      </w:r>
    </w:p>
    <w:p w14:paraId="2EF6860E" w14:textId="478BD910" w:rsidR="000A696B" w:rsidRDefault="000A696B" w:rsidP="00276DA8">
      <w:pPr>
        <w:pStyle w:val="apak-apaknodvirsr"/>
        <w:numPr>
          <w:ilvl w:val="2"/>
          <w:numId w:val="1"/>
        </w:numPr>
        <w:ind w:left="1843"/>
      </w:pPr>
      <w:bookmarkStart w:id="29" w:name="_Ref39060291"/>
      <w:bookmarkStart w:id="30" w:name="_Toc40698926"/>
      <w:r>
        <w:t>Transformācija</w:t>
      </w:r>
      <w:bookmarkEnd w:id="29"/>
      <w:bookmarkEnd w:id="30"/>
    </w:p>
    <w:p w14:paraId="559E1ABF" w14:textId="0FB763D6" w:rsidR="001161A3" w:rsidRDefault="001161A3" w:rsidP="001161A3">
      <w:pPr>
        <w:pStyle w:val="Teksts"/>
      </w:pPr>
      <w:r>
        <w:t>D</w:t>
      </w:r>
      <w:r w:rsidR="00CF1CD4">
        <w:t xml:space="preserve">atu transformācijas fāzē tie tiek pārveidoti, piemērojot nepieciešamos uzņēmējdarbības virzienā noteiktos noteikumus un apstrādājot datu saturu, lai iegūtu viendabīgu datu struktūru. Šajā fāzē tiek izpildītas vairākas darbības, līdz ar to </w:t>
      </w:r>
      <w:r w:rsidR="00843A95">
        <w:t>tā</w:t>
      </w:r>
      <w:r w:rsidR="00CF1CD4">
        <w:t xml:space="preserve"> ātri var kļūt grūti pārvaldāma. Pēc katras no izpildītajām datu transformācijas darbībām tiek iegūts st</w:t>
      </w:r>
      <w:r w:rsidR="00826B32">
        <w:t>arp</w:t>
      </w:r>
      <w:r w:rsidR="00CF1CD4">
        <w:t>rezultāts (tipiski tie ir kādi jauni metadati vai transformētas datu kopas</w:t>
      </w:r>
      <w:r w:rsidR="00843A95">
        <w:t>)</w:t>
      </w:r>
      <w:r w:rsidR="00CF1CD4">
        <w:t xml:space="preserve"> [</w:t>
      </w:r>
      <w:r w:rsidR="00BB3C44">
        <w:fldChar w:fldCharType="begin"/>
      </w:r>
      <w:r w:rsidR="00BB3C44">
        <w:instrText xml:space="preserve"> REF _Ref40258051 \r \h </w:instrText>
      </w:r>
      <w:r w:rsidR="00BB3C44">
        <w:fldChar w:fldCharType="separate"/>
      </w:r>
      <w:r w:rsidR="00BB3C44">
        <w:t>12</w:t>
      </w:r>
      <w:r w:rsidR="00BB3C44">
        <w:fldChar w:fldCharType="end"/>
      </w:r>
      <w:r w:rsidR="00CF1CD4">
        <w:t>].</w:t>
      </w:r>
    </w:p>
    <w:p w14:paraId="674C2250" w14:textId="4204EFD5" w:rsidR="00CF1CD4" w:rsidRDefault="00CF1CD4" w:rsidP="001161A3">
      <w:pPr>
        <w:pStyle w:val="Teksts"/>
      </w:pPr>
      <w:r>
        <w:t xml:space="preserve">Būtībā datu transofrmācijas fāzē tiek atrisināta datu neviendabīguma problēma. </w:t>
      </w:r>
      <w:r w:rsidRPr="00CF1CD4">
        <w:t>Par neviendabīgiem sauc jebkādus datus, kuriem ir dažādi datu tipi un formāti [</w:t>
      </w:r>
      <w:r w:rsidR="00BB3C44">
        <w:fldChar w:fldCharType="begin"/>
      </w:r>
      <w:r w:rsidR="00BB3C44">
        <w:instrText xml:space="preserve"> REF _Ref40258403 \r \h </w:instrText>
      </w:r>
      <w:r w:rsidR="00BB3C44">
        <w:fldChar w:fldCharType="separate"/>
      </w:r>
      <w:r w:rsidR="00BB3C44">
        <w:t>28</w:t>
      </w:r>
      <w:r w:rsidR="00BB3C44">
        <w:fldChar w:fldCharType="end"/>
      </w:r>
      <w:r w:rsidRPr="00CF1CD4">
        <w:t>]</w:t>
      </w:r>
      <w:r>
        <w:t>, bet d</w:t>
      </w:r>
      <w:r w:rsidRPr="00CF1CD4">
        <w:t xml:space="preserve">atu noliktavu kontekstā </w:t>
      </w:r>
      <w:r>
        <w:t>tie ir dati</w:t>
      </w:r>
      <w:r w:rsidRPr="00CF1CD4">
        <w:t>, kuri ir iegūti no atšķirīgiem avotiem, taču tiek uzkrāti un attēloti vienotā stilā [</w:t>
      </w:r>
      <w:r w:rsidR="00BB3C44">
        <w:fldChar w:fldCharType="begin"/>
      </w:r>
      <w:r w:rsidR="00BB3C44">
        <w:instrText xml:space="preserve"> REF _Ref40258416 \r \h </w:instrText>
      </w:r>
      <w:r w:rsidR="00BB3C44">
        <w:fldChar w:fldCharType="separate"/>
      </w:r>
      <w:r w:rsidR="00BB3C44">
        <w:t>2</w:t>
      </w:r>
      <w:r w:rsidR="00BB3C44">
        <w:fldChar w:fldCharType="end"/>
      </w:r>
      <w:r w:rsidRPr="00CF1CD4">
        <w:t>].</w:t>
      </w:r>
      <w:r w:rsidR="006566A9">
        <w:t xml:space="preserve"> Pamatuzdev</w:t>
      </w:r>
      <w:r w:rsidR="00D928A2">
        <w:t>um</w:t>
      </w:r>
      <w:r w:rsidR="006566A9">
        <w:t>i datu transformēšanai ir sekojoši:</w:t>
      </w:r>
    </w:p>
    <w:p w14:paraId="54A543ED" w14:textId="2A76F8C6" w:rsidR="006566A9" w:rsidRDefault="007044B7" w:rsidP="006566A9">
      <w:pPr>
        <w:pStyle w:val="Teksts"/>
        <w:numPr>
          <w:ilvl w:val="0"/>
          <w:numId w:val="16"/>
        </w:numPr>
      </w:pPr>
      <w:r>
        <w:t xml:space="preserve">atlase </w:t>
      </w:r>
      <w:r w:rsidR="006566A9">
        <w:t>– tiek izvēlēti pilni ieraksti vai daļa no tiem, kurus nepieciešams transformēt;</w:t>
      </w:r>
    </w:p>
    <w:p w14:paraId="22C95721" w14:textId="2D26E87F" w:rsidR="006566A9" w:rsidRDefault="007044B7" w:rsidP="006566A9">
      <w:pPr>
        <w:pStyle w:val="Teksts"/>
        <w:numPr>
          <w:ilvl w:val="0"/>
          <w:numId w:val="16"/>
        </w:numPr>
      </w:pPr>
      <w:r>
        <w:t>sadalīšana un apvienošana – izvēlēto ierakstu dati tiek sadalīti sīkāk vai apvienoti kopā (datu noliktavu kontekstā biežāk izmantota tieši apvienošana);</w:t>
      </w:r>
    </w:p>
    <w:p w14:paraId="15984B43" w14:textId="71F4317E" w:rsidR="006566A9" w:rsidRDefault="007044B7" w:rsidP="006566A9">
      <w:pPr>
        <w:pStyle w:val="Teksts"/>
        <w:numPr>
          <w:ilvl w:val="0"/>
          <w:numId w:val="16"/>
        </w:numPr>
      </w:pPr>
      <w:r>
        <w:t>konvertācija – tiek veiktas plašas datu lauku izmaiņas, lai standartizētu datu ieguvi no atšķirīgiem avotiem, kā arī lai datu lauku vērtības būtu saprotamas gala lietotājiem;</w:t>
      </w:r>
    </w:p>
    <w:p w14:paraId="7187DD4B" w14:textId="6D8AC8A8" w:rsidR="006566A9" w:rsidRDefault="007044B7" w:rsidP="006566A9">
      <w:pPr>
        <w:pStyle w:val="Teksts"/>
        <w:numPr>
          <w:ilvl w:val="0"/>
          <w:numId w:val="16"/>
        </w:numPr>
      </w:pPr>
      <w:r>
        <w:t>apkopošana – daļā gadījumu datu noliktavā nav nepieciešams glabāt datus zemākajā detalizācijas pakāpē, tāpēc vairāki lauki tiek apkopoti, par pamatu ņemo</w:t>
      </w:r>
      <w:r w:rsidR="00843A95">
        <w:t>t</w:t>
      </w:r>
      <w:r>
        <w:t xml:space="preserve"> kādu konkrētu uzņēmējdarbības subjektu;</w:t>
      </w:r>
    </w:p>
    <w:p w14:paraId="00D35471" w14:textId="4C165303" w:rsidR="008931BC" w:rsidRDefault="007044B7" w:rsidP="003964EF">
      <w:pPr>
        <w:pStyle w:val="Teksts"/>
        <w:numPr>
          <w:ilvl w:val="0"/>
          <w:numId w:val="16"/>
        </w:numPr>
      </w:pPr>
      <w:r>
        <w:lastRenderedPageBreak/>
        <w:t>bagātināšana – nepieciešamības gadījumā dati tiek dublēti, lai datu noliktavas kontekstā iegūtu daudzveidīgāku skatījumu uz izvēlēto uzņēmējdarbības subjektu [</w:t>
      </w:r>
      <w:r w:rsidR="00BB3C44">
        <w:fldChar w:fldCharType="begin"/>
      </w:r>
      <w:r w:rsidR="00BB3C44">
        <w:instrText xml:space="preserve"> REF _Ref40257802 \r \h </w:instrText>
      </w:r>
      <w:r w:rsidR="00BB3C44">
        <w:fldChar w:fldCharType="separate"/>
      </w:r>
      <w:r w:rsidR="00BB3C44">
        <w:t>16</w:t>
      </w:r>
      <w:r w:rsidR="00BB3C44">
        <w:fldChar w:fldCharType="end"/>
      </w:r>
      <w:r>
        <w:t>].</w:t>
      </w:r>
    </w:p>
    <w:p w14:paraId="23A58270" w14:textId="41D1F297" w:rsidR="003964EF" w:rsidRDefault="00F80615" w:rsidP="00276DA8">
      <w:pPr>
        <w:pStyle w:val="apak-apaknodvirsr"/>
        <w:numPr>
          <w:ilvl w:val="2"/>
          <w:numId w:val="1"/>
        </w:numPr>
        <w:ind w:left="1843" w:hanging="709"/>
      </w:pPr>
      <w:bookmarkStart w:id="31" w:name="_Ref39060292"/>
      <w:bookmarkStart w:id="32" w:name="_Toc40698927"/>
      <w:r>
        <w:t>Ievietošana</w:t>
      </w:r>
      <w:r w:rsidR="000A696B">
        <w:t xml:space="preserve"> datu noliktavā</w:t>
      </w:r>
      <w:bookmarkEnd w:id="31"/>
      <w:bookmarkEnd w:id="32"/>
    </w:p>
    <w:p w14:paraId="33580E5E" w14:textId="0851EC1C" w:rsidR="00185239" w:rsidRDefault="003964EF" w:rsidP="00185239">
      <w:pPr>
        <w:pStyle w:val="Teksts"/>
      </w:pPr>
      <w:r>
        <w:t xml:space="preserve">Datu ielādēšanas posmā </w:t>
      </w:r>
      <w:r w:rsidR="00843A95">
        <w:t>tie</w:t>
      </w:r>
      <w:r>
        <w:t xml:space="preserve"> tiek ievietoti datu noliktavas tabulās. Datu noliktavās tiek izmantot</w:t>
      </w:r>
      <w:r w:rsidR="00F80615">
        <w:t>i</w:t>
      </w:r>
      <w:r>
        <w:t xml:space="preserve"> dažādi indeksēšanas mehānismi un partīciju dalīšanas metodes, tādēļ šī fāze var aizņemt daudz laika [</w:t>
      </w:r>
      <w:r w:rsidR="00BB3C44">
        <w:fldChar w:fldCharType="begin"/>
      </w:r>
      <w:r w:rsidR="00BB3C44">
        <w:instrText xml:space="preserve"> REF _Ref40258517 \r \h </w:instrText>
      </w:r>
      <w:r w:rsidR="00BB3C44">
        <w:fldChar w:fldCharType="separate"/>
      </w:r>
      <w:r w:rsidR="00BB3C44">
        <w:t>10</w:t>
      </w:r>
      <w:r w:rsidR="00BB3C44">
        <w:fldChar w:fldCharType="end"/>
      </w:r>
      <w:r>
        <w:t>].</w:t>
      </w:r>
    </w:p>
    <w:p w14:paraId="6868C86E" w14:textId="2ACA74E1" w:rsidR="00EC445F" w:rsidRDefault="00EC445F" w:rsidP="00EC445F">
      <w:pPr>
        <w:pStyle w:val="Teksts"/>
        <w:ind w:firstLine="0"/>
      </w:pPr>
      <w:r>
        <w:rPr>
          <w:noProof/>
        </w:rPr>
        <w:drawing>
          <wp:inline distT="0" distB="0" distL="0" distR="0" wp14:anchorId="2251D228" wp14:editId="0AB038A5">
            <wp:extent cx="5705194" cy="4212555"/>
            <wp:effectExtent l="19050" t="19050" r="10160" b="17145"/>
            <wp:docPr id="23" name="Picture 2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loading_in_dw.png"/>
                    <pic:cNvPicPr/>
                  </pic:nvPicPr>
                  <pic:blipFill rotWithShape="1">
                    <a:blip r:embed="rId14">
                      <a:extLst>
                        <a:ext uri="{28A0092B-C50C-407E-A947-70E740481C1C}">
                          <a14:useLocalDpi xmlns:a14="http://schemas.microsoft.com/office/drawing/2010/main" val="0"/>
                        </a:ext>
                      </a:extLst>
                    </a:blip>
                    <a:srcRect l="-921" t="-1814" r="-2131" b="-942"/>
                    <a:stretch/>
                  </pic:blipFill>
                  <pic:spPr bwMode="auto">
                    <a:xfrm>
                      <a:off x="0" y="0"/>
                      <a:ext cx="5727950" cy="4229357"/>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F29DAD" w14:textId="1B371692" w:rsidR="00EC445F" w:rsidRDefault="00EC445F" w:rsidP="00EC445F">
      <w:pPr>
        <w:pStyle w:val="attlavirsraksts"/>
      </w:pPr>
      <w:bookmarkStart w:id="33" w:name="_Ref39070694"/>
      <w:r w:rsidRPr="00EC445F">
        <w:rPr>
          <w:b w:val="0"/>
          <w:bCs/>
          <w:i/>
          <w:iCs/>
        </w:rPr>
        <w:t>1.</w:t>
      </w:r>
      <w:r w:rsidRPr="00EC445F">
        <w:rPr>
          <w:b w:val="0"/>
          <w:bCs/>
          <w:i/>
          <w:iCs/>
        </w:rPr>
        <w:fldChar w:fldCharType="begin"/>
      </w:r>
      <w:r w:rsidRPr="00EC445F">
        <w:rPr>
          <w:b w:val="0"/>
          <w:bCs/>
          <w:i/>
          <w:iCs/>
        </w:rPr>
        <w:instrText xml:space="preserve"> SEQ att. \* ARABIC </w:instrText>
      </w:r>
      <w:r w:rsidRPr="00EC445F">
        <w:rPr>
          <w:b w:val="0"/>
          <w:bCs/>
          <w:i/>
          <w:iCs/>
        </w:rPr>
        <w:fldChar w:fldCharType="separate"/>
      </w:r>
      <w:r w:rsidR="00E10B2E">
        <w:rPr>
          <w:b w:val="0"/>
          <w:bCs/>
          <w:i/>
          <w:iCs/>
          <w:noProof/>
        </w:rPr>
        <w:t>7</w:t>
      </w:r>
      <w:r w:rsidRPr="00EC445F">
        <w:rPr>
          <w:b w:val="0"/>
          <w:bCs/>
          <w:i/>
          <w:iCs/>
        </w:rPr>
        <w:fldChar w:fldCharType="end"/>
      </w:r>
      <w:r w:rsidRPr="00EC445F">
        <w:rPr>
          <w:b w:val="0"/>
          <w:bCs/>
          <w:i/>
          <w:iCs/>
        </w:rPr>
        <w:t>.att.</w:t>
      </w:r>
      <w:bookmarkEnd w:id="33"/>
      <w:r>
        <w:t xml:space="preserve"> Datu ievietošanas datu noliktavā veidi</w:t>
      </w:r>
      <w:r w:rsidR="00990F0E">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990F0E">
        <w:t>]</w:t>
      </w:r>
    </w:p>
    <w:p w14:paraId="34AA1238" w14:textId="77777777" w:rsidR="00185239" w:rsidRDefault="00185239" w:rsidP="00EC445F">
      <w:pPr>
        <w:pStyle w:val="attlavirsraksts"/>
      </w:pPr>
    </w:p>
    <w:p w14:paraId="7AC9CE88" w14:textId="40BE952D" w:rsidR="007044B7" w:rsidRDefault="007044B7" w:rsidP="007044B7">
      <w:pPr>
        <w:pStyle w:val="Teksts"/>
      </w:pPr>
      <w:r>
        <w:t>Pirms nonākšanas datu noliktavā dati atrodas izstādīšanas fāzē (angļu val. “</w:t>
      </w:r>
      <w:r>
        <w:rPr>
          <w:i/>
          <w:iCs/>
        </w:rPr>
        <w:t>staging phase</w:t>
      </w:r>
      <w:r>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t xml:space="preserve">), kur tie tiek transformēti. Pēc tam datu noliktavā </w:t>
      </w:r>
      <w:r w:rsidR="00843A95">
        <w:t>tie</w:t>
      </w:r>
      <w:r>
        <w:t xml:space="preserve"> var tikt ievietoti četros pamatveidos (skat. att. </w:t>
      </w:r>
      <w:r w:rsidRPr="007044B7">
        <w:fldChar w:fldCharType="begin"/>
      </w:r>
      <w:r w:rsidRPr="007044B7">
        <w:instrText xml:space="preserve"> REF _Ref39070694 \h  \* MERGEFORMAT </w:instrText>
      </w:r>
      <w:r w:rsidRPr="007044B7">
        <w:fldChar w:fldCharType="separate"/>
      </w:r>
      <w:r w:rsidRPr="007044B7">
        <w:t>1.</w:t>
      </w:r>
      <w:r w:rsidRPr="007044B7">
        <w:rPr>
          <w:noProof/>
        </w:rPr>
        <w:t>7</w:t>
      </w:r>
      <w:r w:rsidRPr="007044B7">
        <w:t>.</w:t>
      </w:r>
      <w:r w:rsidR="00BC0538">
        <w:t xml:space="preserve"> - adaptēts un latviskots no [</w:t>
      </w:r>
      <w:r w:rsidR="00BB3C44">
        <w:fldChar w:fldCharType="begin"/>
      </w:r>
      <w:r w:rsidR="00BB3C44">
        <w:instrText xml:space="preserve"> REF _Ref40257802 \r \h </w:instrText>
      </w:r>
      <w:r w:rsidR="00BB3C44">
        <w:fldChar w:fldCharType="separate"/>
      </w:r>
      <w:r w:rsidR="00BB3C44">
        <w:t>16</w:t>
      </w:r>
      <w:r w:rsidR="00BB3C44">
        <w:fldChar w:fldCharType="end"/>
      </w:r>
      <w:r w:rsidR="00BC0538">
        <w:t>]</w:t>
      </w:r>
      <w:r w:rsidRPr="007044B7">
        <w:t>)</w:t>
      </w:r>
      <w:r w:rsidRPr="007044B7">
        <w:fldChar w:fldCharType="end"/>
      </w:r>
      <w:r>
        <w:t>:</w:t>
      </w:r>
    </w:p>
    <w:p w14:paraId="2772E4CE" w14:textId="2C9A7F85" w:rsidR="007044B7" w:rsidRDefault="007044B7" w:rsidP="007044B7">
      <w:pPr>
        <w:pStyle w:val="Teksts"/>
        <w:numPr>
          <w:ilvl w:val="0"/>
          <w:numId w:val="17"/>
        </w:numPr>
      </w:pPr>
      <w:r>
        <w:t>ielādēšana;</w:t>
      </w:r>
    </w:p>
    <w:p w14:paraId="767DFB01" w14:textId="3A4626AF" w:rsidR="007044B7" w:rsidRDefault="007044B7" w:rsidP="007044B7">
      <w:pPr>
        <w:pStyle w:val="Teksts"/>
        <w:numPr>
          <w:ilvl w:val="0"/>
          <w:numId w:val="17"/>
        </w:numPr>
      </w:pPr>
      <w:r>
        <w:t>pievienošana;</w:t>
      </w:r>
    </w:p>
    <w:p w14:paraId="00F30F68" w14:textId="734D2B5E" w:rsidR="007044B7" w:rsidRDefault="007044B7" w:rsidP="007044B7">
      <w:pPr>
        <w:pStyle w:val="Teksts"/>
        <w:numPr>
          <w:ilvl w:val="0"/>
          <w:numId w:val="17"/>
        </w:numPr>
      </w:pPr>
      <w:r>
        <w:t>destruktīva apvienošana;</w:t>
      </w:r>
    </w:p>
    <w:p w14:paraId="5944A13A" w14:textId="2D45DD1A" w:rsidR="007044B7" w:rsidRDefault="007044B7" w:rsidP="007044B7">
      <w:pPr>
        <w:pStyle w:val="Teksts"/>
        <w:numPr>
          <w:ilvl w:val="0"/>
          <w:numId w:val="17"/>
        </w:numPr>
      </w:pPr>
      <w:r>
        <w:t>konstruktīva apvienošana.</w:t>
      </w:r>
    </w:p>
    <w:p w14:paraId="6C46A53C" w14:textId="77777777" w:rsidR="007044B7" w:rsidRDefault="007044B7" w:rsidP="00EC445F">
      <w:pPr>
        <w:pStyle w:val="Teksts"/>
        <w:ind w:firstLine="0"/>
        <w:rPr>
          <w:b/>
          <w:bCs/>
          <w:i/>
          <w:iCs/>
        </w:rPr>
      </w:pPr>
      <w:r>
        <w:rPr>
          <w:b/>
          <w:bCs/>
          <w:i/>
          <w:iCs/>
        </w:rPr>
        <w:lastRenderedPageBreak/>
        <w:t>Ielādēšana</w:t>
      </w:r>
    </w:p>
    <w:p w14:paraId="7AD45D0F" w14:textId="5DB188AC" w:rsidR="007044B7" w:rsidRDefault="007044B7" w:rsidP="007044B7">
      <w:pPr>
        <w:pStyle w:val="Teksts"/>
      </w:pPr>
      <w:r>
        <w:t>Ja gan mērķa tabula, gan dati tabulā jau eksistē, ielādēšanas process nodzēš eksistējošos datus un aizvieto tos ar ienākošajie</w:t>
      </w:r>
      <w:r w:rsidR="00843A95">
        <w:t>m</w:t>
      </w:r>
      <w:r>
        <w:t xml:space="preserve">. Ja tabulas pirms datu ielādēšanas ir tukšas, </w:t>
      </w:r>
      <w:r w:rsidR="00843A95">
        <w:t>ieraksti</w:t>
      </w:r>
      <w:r>
        <w:t xml:space="preserve"> vienkārši tiek pievienoti tabulai</w:t>
      </w:r>
      <w:r w:rsidR="003D4778">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3D4778">
        <w:t>].</w:t>
      </w:r>
    </w:p>
    <w:p w14:paraId="635715DE" w14:textId="77777777" w:rsidR="007044B7" w:rsidRDefault="007044B7" w:rsidP="007044B7">
      <w:pPr>
        <w:pStyle w:val="Teksts"/>
        <w:ind w:firstLine="0"/>
      </w:pPr>
    </w:p>
    <w:p w14:paraId="108F510E" w14:textId="65254F10" w:rsidR="007044B7" w:rsidRDefault="007044B7" w:rsidP="007044B7">
      <w:pPr>
        <w:pStyle w:val="Teksts"/>
        <w:ind w:firstLine="0"/>
        <w:rPr>
          <w:b/>
          <w:bCs/>
          <w:i/>
          <w:iCs/>
        </w:rPr>
      </w:pPr>
      <w:r>
        <w:rPr>
          <w:b/>
          <w:bCs/>
          <w:i/>
          <w:iCs/>
        </w:rPr>
        <w:t>Pievienošana</w:t>
      </w:r>
    </w:p>
    <w:p w14:paraId="4DB3916E" w14:textId="44D7E524" w:rsidR="007044B7" w:rsidRDefault="007044B7" w:rsidP="007044B7">
      <w:pPr>
        <w:pStyle w:val="Teksts"/>
      </w:pPr>
      <w:r>
        <w:t>Ja tiek veikta datu pievienošana, tabulā eksistējošie dati tiek saglabāti un ienākošie vienkārši pievienoti tabulai. Iespējams integrēt apstrādes ierakstiem, kas dublējas (dublikātu saglabāšana vai dzēšana)</w:t>
      </w:r>
      <w:r w:rsidR="003D4778">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3D4778">
        <w:t>].</w:t>
      </w:r>
    </w:p>
    <w:p w14:paraId="1267250E" w14:textId="77777777" w:rsidR="007044B7" w:rsidRDefault="007044B7" w:rsidP="007044B7">
      <w:pPr>
        <w:pStyle w:val="Teksts"/>
      </w:pPr>
    </w:p>
    <w:p w14:paraId="4851ACEE" w14:textId="77777777" w:rsidR="007044B7" w:rsidRDefault="007044B7" w:rsidP="007044B7">
      <w:pPr>
        <w:pStyle w:val="Teksts"/>
        <w:ind w:firstLine="0"/>
        <w:rPr>
          <w:b/>
          <w:bCs/>
          <w:i/>
          <w:iCs/>
        </w:rPr>
      </w:pPr>
      <w:r>
        <w:rPr>
          <w:b/>
          <w:bCs/>
          <w:i/>
          <w:iCs/>
        </w:rPr>
        <w:t>Destruktīvā apvienošana</w:t>
      </w:r>
    </w:p>
    <w:p w14:paraId="567D3B2B" w14:textId="2A6D8C72" w:rsidR="003D4778" w:rsidRDefault="003D4778" w:rsidP="007044B7">
      <w:pPr>
        <w:pStyle w:val="Teksts"/>
      </w:pPr>
      <w:r>
        <w:t>Šis datu ievietošanas veids pārbauda ievietojamo un eksistējošo datu atslēgas. Ja pastāv ieraksts ar konkrēto atslēgu, tas tiek atjaunināts. Pretējā gadījumā tabulai tiek pievienots jauns ieraksts [</w:t>
      </w:r>
      <w:r w:rsidR="00BB3C44">
        <w:fldChar w:fldCharType="begin"/>
      </w:r>
      <w:r w:rsidR="00BB3C44">
        <w:instrText xml:space="preserve"> REF _Ref40257802 \r \h </w:instrText>
      </w:r>
      <w:r w:rsidR="00BB3C44">
        <w:fldChar w:fldCharType="separate"/>
      </w:r>
      <w:r w:rsidR="00BB3C44">
        <w:t>16</w:t>
      </w:r>
      <w:r w:rsidR="00BB3C44">
        <w:fldChar w:fldCharType="end"/>
      </w:r>
      <w:r>
        <w:t>].</w:t>
      </w:r>
    </w:p>
    <w:p w14:paraId="3463A1A8" w14:textId="77777777" w:rsidR="003D4778" w:rsidRDefault="003D4778" w:rsidP="007044B7">
      <w:pPr>
        <w:pStyle w:val="Teksts"/>
      </w:pPr>
    </w:p>
    <w:p w14:paraId="33A82042" w14:textId="77777777" w:rsidR="003D4778" w:rsidRDefault="003D4778" w:rsidP="003D4778">
      <w:pPr>
        <w:pStyle w:val="Teksts"/>
        <w:ind w:firstLine="0"/>
        <w:rPr>
          <w:b/>
          <w:bCs/>
          <w:i/>
          <w:iCs/>
        </w:rPr>
      </w:pPr>
      <w:r>
        <w:rPr>
          <w:b/>
          <w:bCs/>
          <w:i/>
          <w:iCs/>
        </w:rPr>
        <w:t>Konstruktīvā apvienošana</w:t>
      </w:r>
    </w:p>
    <w:p w14:paraId="17AB3BD6" w14:textId="58177180" w:rsidR="00731EAF" w:rsidRPr="000A696B" w:rsidRDefault="003D4778" w:rsidP="003D4778">
      <w:pPr>
        <w:pStyle w:val="Teksts"/>
      </w:pPr>
      <w:r>
        <w:t>Konstruktīvās apvienošanas datu ievietošanas veids līdzinās destruktīvajai apvienošanai. Atšķirība ir tāda, ka šeit, konstatējot</w:t>
      </w:r>
      <w:r w:rsidR="00693AA0">
        <w:t xml:space="preserve"> </w:t>
      </w:r>
      <w:r>
        <w:t>meklētā</w:t>
      </w:r>
      <w:r w:rsidR="00693AA0">
        <w:t>s</w:t>
      </w:r>
      <w:r>
        <w:t xml:space="preserve"> atslēga</w:t>
      </w:r>
      <w:r w:rsidR="00693AA0">
        <w:t>s</w:t>
      </w:r>
      <w:r>
        <w:t xml:space="preserve"> eksist</w:t>
      </w:r>
      <w:r w:rsidR="00693AA0">
        <w:t>enci</w:t>
      </w:r>
      <w:r>
        <w:t>, esošais ieraksts tiek atstāts tabulā,</w:t>
      </w:r>
      <w:r w:rsidR="00693AA0">
        <w:t xml:space="preserve"> bet</w:t>
      </w:r>
      <w:r>
        <w:t xml:space="preserve"> jaunais ieraksts pievienots un atzīmēts kā veco ierakstu aizstājošs [</w:t>
      </w:r>
      <w:r w:rsidR="00BB3C44">
        <w:fldChar w:fldCharType="begin"/>
      </w:r>
      <w:r w:rsidR="00BB3C44">
        <w:instrText xml:space="preserve"> REF _Ref40257802 \r \h </w:instrText>
      </w:r>
      <w:r w:rsidR="00BB3C44">
        <w:fldChar w:fldCharType="separate"/>
      </w:r>
      <w:r w:rsidR="00BB3C44">
        <w:t>16</w:t>
      </w:r>
      <w:r w:rsidR="00BB3C44">
        <w:fldChar w:fldCharType="end"/>
      </w:r>
      <w:r>
        <w:t>].</w:t>
      </w:r>
      <w:r w:rsidR="00731EAF">
        <w:br w:type="page"/>
      </w:r>
    </w:p>
    <w:p w14:paraId="31CF31B0" w14:textId="7286EF0E" w:rsidR="00816EC0" w:rsidRDefault="008020AD" w:rsidP="00D43BC4">
      <w:pPr>
        <w:pStyle w:val="nodaasvirsraksts"/>
        <w:numPr>
          <w:ilvl w:val="0"/>
          <w:numId w:val="1"/>
        </w:numPr>
        <w:ind w:left="426"/>
      </w:pPr>
      <w:bookmarkStart w:id="34" w:name="_Toc40698928"/>
      <w:r>
        <w:lastRenderedPageBreak/>
        <w:t>Datu avotu evolūcijas sistēma</w:t>
      </w:r>
      <w:bookmarkEnd w:id="34"/>
    </w:p>
    <w:p w14:paraId="3D8DD8E2" w14:textId="2A7CCAF9" w:rsidR="007134E2" w:rsidRDefault="007134E2" w:rsidP="007134E2">
      <w:pPr>
        <w:pStyle w:val="Teksts"/>
      </w:pPr>
      <w:r>
        <w:t xml:space="preserve">Latvijas Universitātes Datorikas fakultātē piedāvāts </w:t>
      </w:r>
      <w:r w:rsidR="00030701">
        <w:t xml:space="preserve">datu noliktavas </w:t>
      </w:r>
      <w:r>
        <w:t xml:space="preserve">risinājums </w:t>
      </w:r>
      <w:r w:rsidR="00030701">
        <w:t>lielo datu analīzei</w:t>
      </w:r>
      <w:r>
        <w:t xml:space="preserve">, kurā iekļauti algoritmi dažādu evolūcijas rezultātā radušos izmaiņu atklāšanai. Risinājumā iekļauta </w:t>
      </w:r>
      <w:r w:rsidR="00030701">
        <w:t xml:space="preserve">lielo datu analīzei paredzēta </w:t>
      </w:r>
      <w:r>
        <w:t xml:space="preserve">arhitektūra, kas ļauj izpildīt OLAP operācijas un cita veida analīzi datu noliktavā integrētiem datu avotiem, kā arī spēj atklāt dažādas izmaiņas strukturētos, daļēji strukturētos un nestrukturētos datos, balstoties uz </w:t>
      </w:r>
      <w:r w:rsidR="00030701">
        <w:t>tos</w:t>
      </w:r>
      <w:r>
        <w:t xml:space="preserve"> aprakstošajiem metadatiem.</w:t>
      </w:r>
      <w:r w:rsidR="00375AAB">
        <w:t xml:space="preserve"> Piedāvātās sistēmas arhitektūra un izmaiņu noteikšanas un apstrādes mehānismi aprakstīti nodaļās </w:t>
      </w:r>
      <w:r w:rsidR="00375AAB">
        <w:fldChar w:fldCharType="begin"/>
      </w:r>
      <w:r w:rsidR="00375AAB">
        <w:instrText xml:space="preserve"> REF _Ref39327247 \r \h </w:instrText>
      </w:r>
      <w:r w:rsidR="00375AAB">
        <w:fldChar w:fldCharType="separate"/>
      </w:r>
      <w:r w:rsidR="00375AAB">
        <w:t>2.1</w:t>
      </w:r>
      <w:r w:rsidR="00375AAB">
        <w:fldChar w:fldCharType="end"/>
      </w:r>
      <w:r w:rsidR="00375AAB">
        <w:t xml:space="preserve">. un </w:t>
      </w:r>
      <w:r w:rsidR="00375AAB">
        <w:fldChar w:fldCharType="begin"/>
      </w:r>
      <w:r w:rsidR="00375AAB">
        <w:instrText xml:space="preserve"> REF _Ref39327248 \r \h </w:instrText>
      </w:r>
      <w:r w:rsidR="00375AAB">
        <w:fldChar w:fldCharType="separate"/>
      </w:r>
      <w:r w:rsidR="00375AAB">
        <w:t>2.2</w:t>
      </w:r>
      <w:r w:rsidR="00375AAB">
        <w:fldChar w:fldCharType="end"/>
      </w:r>
      <w:r w:rsidR="00375AAB">
        <w:t>.</w:t>
      </w:r>
    </w:p>
    <w:p w14:paraId="10836988" w14:textId="134BD361" w:rsidR="00030701" w:rsidRDefault="00030701" w:rsidP="007134E2">
      <w:pPr>
        <w:pStyle w:val="Teksts"/>
      </w:pPr>
      <w:r>
        <w:t xml:space="preserve">Esošā datu avotu evolūcijas sistēmas arhitektūra bakalaura darba ietvaros papildināta ar datu avotu evolūcijas rezultātā radušos izmaiņu adaptācijas mehānismu, kas sīkāk aprakstīts </w:t>
      </w:r>
      <w:r>
        <w:fldChar w:fldCharType="begin"/>
      </w:r>
      <w:r>
        <w:instrText xml:space="preserve"> REF _Ref39737960 \r \h </w:instrText>
      </w:r>
      <w:r>
        <w:fldChar w:fldCharType="separate"/>
      </w:r>
      <w:r>
        <w:t>3</w:t>
      </w:r>
      <w:r>
        <w:fldChar w:fldCharType="end"/>
      </w:r>
      <w:r>
        <w:t xml:space="preserve">.nodaļā. </w:t>
      </w:r>
    </w:p>
    <w:p w14:paraId="748FD4BB" w14:textId="5C01C7D4" w:rsidR="008020AD" w:rsidRDefault="008020AD" w:rsidP="008020AD">
      <w:pPr>
        <w:pStyle w:val="apaknodaasvirsraksts"/>
        <w:numPr>
          <w:ilvl w:val="1"/>
          <w:numId w:val="1"/>
        </w:numPr>
        <w:ind w:left="851"/>
      </w:pPr>
      <w:r>
        <w:t xml:space="preserve"> </w:t>
      </w:r>
      <w:bookmarkStart w:id="35" w:name="_Ref39327247"/>
      <w:bookmarkStart w:id="36" w:name="_Toc40698929"/>
      <w:r>
        <w:t>Arhitektūra</w:t>
      </w:r>
      <w:bookmarkEnd w:id="35"/>
      <w:bookmarkEnd w:id="36"/>
    </w:p>
    <w:p w14:paraId="4B5BF997" w14:textId="464EF01D" w:rsidR="005E05CA" w:rsidRDefault="005E05CA" w:rsidP="005E05CA">
      <w:pPr>
        <w:pStyle w:val="Teksts"/>
      </w:pPr>
      <w:r>
        <w:t xml:space="preserve">Datu avotu evolūcijas sistēma sastāv no </w:t>
      </w:r>
      <w:r w:rsidR="008479DD">
        <w:t>vairākām komponentēm, k</w:t>
      </w:r>
      <w:r w:rsidR="00EA232C">
        <w:t>a</w:t>
      </w:r>
      <w:r w:rsidR="008479DD">
        <w:t>s nodrošina datu plūsmu un apstrādi no avot</w:t>
      </w:r>
      <w:r w:rsidR="00EC0036">
        <w:t>u līmeņa</w:t>
      </w:r>
      <w:r w:rsidR="008479DD">
        <w:t xml:space="preserve"> līdz pat datu noliktavā ievietotiem datiem.</w:t>
      </w:r>
    </w:p>
    <w:p w14:paraId="30830F5E" w14:textId="77777777" w:rsidR="00EC0036" w:rsidRDefault="00E8748E" w:rsidP="00EC0036">
      <w:pPr>
        <w:pStyle w:val="Teksts"/>
        <w:keepNext/>
        <w:ind w:firstLine="0"/>
      </w:pPr>
      <w:r>
        <w:rPr>
          <w:noProof/>
        </w:rPr>
        <w:drawing>
          <wp:inline distT="0" distB="0" distL="0" distR="0" wp14:anchorId="3E3A9D9F" wp14:editId="04E92AC2">
            <wp:extent cx="5708890" cy="3026878"/>
            <wp:effectExtent l="19050" t="19050" r="25400" b="2159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T_dw_aarchitecture.png"/>
                    <pic:cNvPicPr/>
                  </pic:nvPicPr>
                  <pic:blipFill rotWithShape="1">
                    <a:blip r:embed="rId15">
                      <a:extLst>
                        <a:ext uri="{28A0092B-C50C-407E-A947-70E740481C1C}">
                          <a14:useLocalDpi xmlns:a14="http://schemas.microsoft.com/office/drawing/2010/main" val="0"/>
                        </a:ext>
                      </a:extLst>
                    </a:blip>
                    <a:srcRect l="-1493" t="-2162" r="1920" b="-2014"/>
                    <a:stretch/>
                  </pic:blipFill>
                  <pic:spPr bwMode="auto">
                    <a:xfrm>
                      <a:off x="0" y="0"/>
                      <a:ext cx="5736186" cy="304135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AB32DD7" w14:textId="285F5B54" w:rsidR="008020AD" w:rsidRDefault="00EC0036" w:rsidP="00EC0036">
      <w:pPr>
        <w:pStyle w:val="attlavirsraksts"/>
      </w:pPr>
      <w:bookmarkStart w:id="37" w:name="_Ref39573421"/>
      <w:r w:rsidRPr="00EC0036">
        <w:rPr>
          <w:b w:val="0"/>
          <w:bCs/>
          <w:i/>
          <w:iCs/>
        </w:rPr>
        <w:t>2.</w:t>
      </w:r>
      <w:r w:rsidR="009D7378">
        <w:rPr>
          <w:b w:val="0"/>
          <w:bCs/>
          <w:i/>
          <w:iCs/>
        </w:rPr>
        <w:t>1</w:t>
      </w:r>
      <w:r w:rsidRPr="00EC0036">
        <w:rPr>
          <w:b w:val="0"/>
          <w:bCs/>
          <w:i/>
          <w:iCs/>
        </w:rPr>
        <w:t>. att.</w:t>
      </w:r>
      <w:bookmarkEnd w:id="37"/>
      <w:r>
        <w:t xml:space="preserve"> Datu avotu evolūcijas sistēmas arhitektūra</w:t>
      </w:r>
      <w:r w:rsidR="004354AA">
        <w:t xml:space="preserve"> [</w:t>
      </w:r>
      <w:r w:rsidR="00BB3C44">
        <w:fldChar w:fldCharType="begin"/>
      </w:r>
      <w:r w:rsidR="00BB3C44">
        <w:instrText xml:space="preserve"> REF _Ref40258632 \r \h </w:instrText>
      </w:r>
      <w:r w:rsidR="00BB3C44">
        <w:fldChar w:fldCharType="separate"/>
      </w:r>
      <w:r w:rsidR="00BB3C44">
        <w:t>23</w:t>
      </w:r>
      <w:r w:rsidR="00BB3C44">
        <w:fldChar w:fldCharType="end"/>
      </w:r>
      <w:r w:rsidR="004354AA">
        <w:t>]</w:t>
      </w:r>
    </w:p>
    <w:p w14:paraId="16AE5E41" w14:textId="3AAEFAFE" w:rsidR="00EC0036" w:rsidRDefault="00EC0036" w:rsidP="00EC0036">
      <w:pPr>
        <w:pStyle w:val="Teksts"/>
      </w:pPr>
    </w:p>
    <w:p w14:paraId="65DFBECF" w14:textId="55261E88" w:rsidR="00EC0036" w:rsidRDefault="00EC0036" w:rsidP="00EC0036">
      <w:pPr>
        <w:pStyle w:val="Teksts"/>
      </w:pPr>
      <w:r>
        <w:t xml:space="preserve">Datu avotu evolūcijas sistēmas arhitektūras (skat. att. </w:t>
      </w:r>
      <w:r w:rsidRPr="00EC0036">
        <w:fldChar w:fldCharType="begin"/>
      </w:r>
      <w:r w:rsidRPr="00EC0036">
        <w:instrText xml:space="preserve"> REF _Ref39573421 \h  \* MERGEFORMAT </w:instrText>
      </w:r>
      <w:r w:rsidRPr="00EC0036">
        <w:fldChar w:fldCharType="separate"/>
      </w:r>
      <w:r w:rsidRPr="00EC0036">
        <w:t>2.</w:t>
      </w:r>
      <w:r w:rsidR="009D7378">
        <w:rPr>
          <w:noProof/>
        </w:rPr>
        <w:t>1</w:t>
      </w:r>
      <w:r w:rsidRPr="00EC0036">
        <w:t>.</w:t>
      </w:r>
      <w:r w:rsidRPr="00EC0036">
        <w:fldChar w:fldCharType="end"/>
      </w:r>
      <w:r>
        <w:t xml:space="preserve"> – adaptēts un latviskots no</w:t>
      </w:r>
      <w:r w:rsidR="00094101">
        <w:t xml:space="preserve"> [</w:t>
      </w:r>
      <w:r w:rsidR="00BB3C44">
        <w:fldChar w:fldCharType="begin"/>
      </w:r>
      <w:r w:rsidR="00BB3C44">
        <w:instrText xml:space="preserve"> REF _Ref40258632 \r \h </w:instrText>
      </w:r>
      <w:r w:rsidR="00BB3C44">
        <w:fldChar w:fldCharType="separate"/>
      </w:r>
      <w:r w:rsidR="00BB3C44">
        <w:t>23</w:t>
      </w:r>
      <w:r w:rsidR="00BB3C44">
        <w:fldChar w:fldCharType="end"/>
      </w:r>
      <w:r w:rsidR="00094101">
        <w:t>]</w:t>
      </w:r>
      <w:r>
        <w:t>) pamatkomponentes ir datu avoti, datu maģistrāle</w:t>
      </w:r>
      <w:r w:rsidR="008F2160">
        <w:t xml:space="preserve">, </w:t>
      </w:r>
      <w:r>
        <w:t>metadatu glabātuve</w:t>
      </w:r>
      <w:r w:rsidR="008F2160">
        <w:t xml:space="preserve"> un adaptācijas komponente</w:t>
      </w:r>
      <w:r w:rsidR="00FB69DE">
        <w:t xml:space="preserve">. Biznesa analītiķi var piekļūt jau apstrādātiem datiem no iepriekš izskaitļotiem </w:t>
      </w:r>
      <w:r w:rsidR="00FB69DE" w:rsidRPr="00FB69DE">
        <w:rPr>
          <w:i/>
          <w:iCs/>
        </w:rPr>
        <w:lastRenderedPageBreak/>
        <w:t xml:space="preserve">OLAP </w:t>
      </w:r>
      <w:r w:rsidR="00884E46" w:rsidRPr="00884E46">
        <w:t>kubiem</w:t>
      </w:r>
      <w:r w:rsidR="00884E46">
        <w:t xml:space="preserve"> (angļu val. – “</w:t>
      </w:r>
      <w:r w:rsidR="00884E46">
        <w:rPr>
          <w:i/>
          <w:iCs/>
        </w:rPr>
        <w:t>OLAP cubes</w:t>
      </w:r>
      <w:r w:rsidR="00884E46">
        <w:t>” [</w:t>
      </w:r>
      <w:r w:rsidR="00884E46">
        <w:fldChar w:fldCharType="begin"/>
      </w:r>
      <w:r w:rsidR="00884E46">
        <w:instrText xml:space="preserve"> REF _Ref40257662 \r \h </w:instrText>
      </w:r>
      <w:r w:rsidR="00884E46">
        <w:fldChar w:fldCharType="separate"/>
      </w:r>
      <w:r w:rsidR="00884E46">
        <w:t>1</w:t>
      </w:r>
      <w:r w:rsidR="00884E46">
        <w:fldChar w:fldCharType="end"/>
      </w:r>
      <w:r w:rsidR="00884E46">
        <w:t>])</w:t>
      </w:r>
      <w:r w:rsidR="00FB69DE">
        <w:t>, taču datu analītiķi iesaistās arī pašā datu izgūšanas un konvertācijas procesā. Izstrādātāj</w:t>
      </w:r>
      <w:r w:rsidR="00EA232C">
        <w:t>i</w:t>
      </w:r>
      <w:r w:rsidR="00FB69DE">
        <w:t xml:space="preserve">, izmantojot metadatu pārvaldības rīku, piekļūst metadatiem. Sīkāk katra no minētajām datu avotu evolūcijas sistēmas arhitektūras komponentēm aprakstīta nodaļās </w:t>
      </w:r>
      <w:r w:rsidR="00FB69DE">
        <w:fldChar w:fldCharType="begin"/>
      </w:r>
      <w:r w:rsidR="00FB69DE">
        <w:instrText xml:space="preserve"> REF _Ref39574053 \r \h </w:instrText>
      </w:r>
      <w:r w:rsidR="00FB69DE">
        <w:fldChar w:fldCharType="separate"/>
      </w:r>
      <w:r w:rsidR="00FB69DE">
        <w:t>2.1.1</w:t>
      </w:r>
      <w:r w:rsidR="00FB69DE">
        <w:fldChar w:fldCharType="end"/>
      </w:r>
      <w:r w:rsidR="00FB69DE">
        <w:t xml:space="preserve">., </w:t>
      </w:r>
      <w:r w:rsidR="00FB69DE">
        <w:fldChar w:fldCharType="begin"/>
      </w:r>
      <w:r w:rsidR="00FB69DE">
        <w:instrText xml:space="preserve"> REF _Ref39574056 \r \h </w:instrText>
      </w:r>
      <w:r w:rsidR="00FB69DE">
        <w:fldChar w:fldCharType="separate"/>
      </w:r>
      <w:r w:rsidR="00FB69DE">
        <w:t>2.1.2</w:t>
      </w:r>
      <w:r w:rsidR="00FB69DE">
        <w:fldChar w:fldCharType="end"/>
      </w:r>
      <w:r w:rsidR="00FB69DE">
        <w:t>.</w:t>
      </w:r>
      <w:r w:rsidR="008F2160">
        <w:t xml:space="preserve">, </w:t>
      </w:r>
      <w:r w:rsidR="00FB69DE">
        <w:fldChar w:fldCharType="begin"/>
      </w:r>
      <w:r w:rsidR="00FB69DE">
        <w:instrText xml:space="preserve"> REF _Ref39574057 \r \h </w:instrText>
      </w:r>
      <w:r w:rsidR="00FB69DE">
        <w:fldChar w:fldCharType="separate"/>
      </w:r>
      <w:r w:rsidR="00FB69DE">
        <w:t>2.1.3</w:t>
      </w:r>
      <w:r w:rsidR="00FB69DE">
        <w:fldChar w:fldCharType="end"/>
      </w:r>
      <w:r w:rsidR="008F2160">
        <w:t xml:space="preserve"> un </w:t>
      </w:r>
      <w:r w:rsidR="008F2160">
        <w:fldChar w:fldCharType="begin"/>
      </w:r>
      <w:r w:rsidR="008F2160">
        <w:instrText xml:space="preserve"> REF _Ref39575434 \r \h </w:instrText>
      </w:r>
      <w:r w:rsidR="008F2160">
        <w:fldChar w:fldCharType="separate"/>
      </w:r>
      <w:r w:rsidR="008F2160">
        <w:t>2.1.4</w:t>
      </w:r>
      <w:r w:rsidR="008F2160">
        <w:fldChar w:fldCharType="end"/>
      </w:r>
      <w:r w:rsidR="00FB69DE">
        <w:t>.</w:t>
      </w:r>
    </w:p>
    <w:p w14:paraId="421126C5" w14:textId="7366B73A" w:rsidR="00FB69DE" w:rsidRDefault="00FB69DE" w:rsidP="00276DA8">
      <w:pPr>
        <w:pStyle w:val="apak-apaknodvirsr"/>
        <w:numPr>
          <w:ilvl w:val="2"/>
          <w:numId w:val="1"/>
        </w:numPr>
        <w:ind w:left="1843"/>
      </w:pPr>
      <w:bookmarkStart w:id="38" w:name="_Ref39574053"/>
      <w:bookmarkStart w:id="39" w:name="_Toc40698930"/>
      <w:r>
        <w:t>Datu avotu līmenis</w:t>
      </w:r>
      <w:bookmarkEnd w:id="38"/>
      <w:bookmarkEnd w:id="39"/>
    </w:p>
    <w:p w14:paraId="4A35F09C" w14:textId="3587C4B0" w:rsidR="00FE49D7" w:rsidRDefault="00BD0155" w:rsidP="00FE49D7">
      <w:pPr>
        <w:pStyle w:val="Teksts"/>
      </w:pPr>
      <w:r>
        <w:t>Datu avotu līmenī neviendabīgi dati tiek iegūti no dažādiem avotiem un ielādēti sistēmā tālākai to apstrādei. Tā kā lielie dati ietver dažādu veidu datus, sistēma atbalsta strukturētus avotus (datu bāzu tabulas), daļēji strukturētus datus (piemēram, XML vai JSON formātā), kā arī nestrukturētus datus (žurnālfaili, fotogrāfijas, video ieraksti).</w:t>
      </w:r>
    </w:p>
    <w:p w14:paraId="76E42A32" w14:textId="69F60DCB" w:rsidR="00BD0155" w:rsidRDefault="00BD0155" w:rsidP="00FE49D7">
      <w:pPr>
        <w:pStyle w:val="Teksts"/>
      </w:pPr>
      <w:r>
        <w:t>Datu avotu ielādēšanu veic datu iesaiņotāji</w:t>
      </w:r>
      <w:r w:rsidR="00EA232C">
        <w:t xml:space="preserve"> (angļu val. – “</w:t>
      </w:r>
      <w:r w:rsidR="00EA232C">
        <w:rPr>
          <w:i/>
          <w:iCs/>
        </w:rPr>
        <w:t>wrappers</w:t>
      </w:r>
      <w:r w:rsidR="00EA232C">
        <w:t>”</w:t>
      </w:r>
      <w:r w:rsidR="00EB02F9">
        <w:t xml:space="preserve"> [</w:t>
      </w:r>
      <w:r w:rsidR="00D731B2">
        <w:fldChar w:fldCharType="begin"/>
      </w:r>
      <w:r w:rsidR="00D731B2">
        <w:instrText xml:space="preserve"> REF _Ref40257662 \r \h </w:instrText>
      </w:r>
      <w:r w:rsidR="00D731B2">
        <w:fldChar w:fldCharType="separate"/>
      </w:r>
      <w:r w:rsidR="00D731B2">
        <w:t>1</w:t>
      </w:r>
      <w:r w:rsidR="00D731B2">
        <w:fldChar w:fldCharType="end"/>
      </w:r>
      <w:r w:rsidR="00EB02F9">
        <w:t>]</w:t>
      </w:r>
      <w:r w:rsidR="00EA232C">
        <w:t>)</w:t>
      </w:r>
      <w:r>
        <w:t>, kuri satur konkrētajam datu avotam atbilstošo iegūšanas saskarni (piemēram, tīmekļa pakalpojumi, API u.c.)</w:t>
      </w:r>
      <w:r w:rsidR="000F06CE">
        <w:t xml:space="preserve">. Piemēram, dati no RDBMS sistēmā tiek ielādēti sagrupēti pa partijām, taču sensoru mērījumi </w:t>
      </w:r>
      <w:r w:rsidR="00D4347C">
        <w:t>varētu tikt ielādēti</w:t>
      </w:r>
      <w:r w:rsidR="000F06CE">
        <w:t xml:space="preserve"> kā </w:t>
      </w:r>
      <w:r w:rsidR="00EA232C">
        <w:t>datu straume</w:t>
      </w:r>
      <w:r w:rsidR="000F06CE">
        <w:t xml:space="preserve"> [</w:t>
      </w:r>
      <w:r w:rsidR="00D731B2">
        <w:fldChar w:fldCharType="begin"/>
      </w:r>
      <w:r w:rsidR="00D731B2">
        <w:instrText xml:space="preserve"> REF _Ref40257578 \r \h </w:instrText>
      </w:r>
      <w:r w:rsidR="00D731B2">
        <w:fldChar w:fldCharType="separate"/>
      </w:r>
      <w:r w:rsidR="00D731B2">
        <w:t>22</w:t>
      </w:r>
      <w:r w:rsidR="00D731B2">
        <w:fldChar w:fldCharType="end"/>
      </w:r>
      <w:r w:rsidR="000F06CE">
        <w:t xml:space="preserve">]. Visi dati to sākotnējā formātā tiek ielādēti datu maģistrāles 1.līmenī, kas sīkāk aprakstīts nodaļā </w:t>
      </w:r>
      <w:r w:rsidR="000F06CE">
        <w:fldChar w:fldCharType="begin"/>
      </w:r>
      <w:r w:rsidR="000F06CE">
        <w:instrText xml:space="preserve"> REF _Ref39574056 \r \h </w:instrText>
      </w:r>
      <w:r w:rsidR="000F06CE">
        <w:fldChar w:fldCharType="separate"/>
      </w:r>
      <w:r w:rsidR="000F06CE">
        <w:t>2.1.2</w:t>
      </w:r>
      <w:r w:rsidR="000F06CE">
        <w:fldChar w:fldCharType="end"/>
      </w:r>
      <w:r w:rsidR="000F06CE">
        <w:t xml:space="preserve">. </w:t>
      </w:r>
    </w:p>
    <w:p w14:paraId="19CEE392" w14:textId="1CCC2957" w:rsidR="00FB69DE" w:rsidRDefault="00FB69DE" w:rsidP="00276DA8">
      <w:pPr>
        <w:pStyle w:val="apak-apaknodvirsr"/>
        <w:numPr>
          <w:ilvl w:val="2"/>
          <w:numId w:val="1"/>
        </w:numPr>
        <w:ind w:left="1843"/>
      </w:pPr>
      <w:bookmarkStart w:id="40" w:name="_Ref39574056"/>
      <w:bookmarkStart w:id="41" w:name="_Toc40698931"/>
      <w:r>
        <w:t>Datu maģistrāle</w:t>
      </w:r>
      <w:bookmarkEnd w:id="40"/>
      <w:bookmarkEnd w:id="41"/>
    </w:p>
    <w:p w14:paraId="58BC2821" w14:textId="620D29A8" w:rsidR="001538B7" w:rsidRDefault="008F2160" w:rsidP="001538B7">
      <w:pPr>
        <w:pStyle w:val="Teksts"/>
      </w:pPr>
      <w:r>
        <w:t>Datu maģistrāle sastāv no vairākiem līmeņiem. Pirmajā līmenī tiek glabāti neapstrādāti dati</w:t>
      </w:r>
      <w:r w:rsidR="000B071D">
        <w:t xml:space="preserve"> </w:t>
      </w:r>
      <w:r w:rsidR="000B071D">
        <w:rPr>
          <w:i/>
          <w:iCs/>
        </w:rPr>
        <w:t>Raw</w:t>
      </w:r>
      <w:r w:rsidR="000B071D">
        <w:t xml:space="preserve"> formātā</w:t>
      </w:r>
      <w:r>
        <w:t xml:space="preserve">, kas iegūti pa tiešo no datu avotiem. Katra nākamā maģistrāles līmeņa dati tiek iegūti no iepriekšējā līmeņa un tiek atjaunināti arvien retāk. Līmeņu skaitu un to atjaunināšanas biežumu nosaka konkrētās sistēmas prasības. Tā kā gan </w:t>
      </w:r>
      <w:r w:rsidR="007A707C">
        <w:t xml:space="preserve">pirmajā </w:t>
      </w:r>
      <w:r>
        <w:t xml:space="preserve">datu maģistrāles līmenī, gan pārējos starpposmos dati tiek glabāti to sākotnējā formātā un ir tikai daļēji integrēti, </w:t>
      </w:r>
      <w:r w:rsidR="007A707C">
        <w:t>to</w:t>
      </w:r>
      <w:r>
        <w:t xml:space="preserve"> glabāšanai tiek izmantota </w:t>
      </w:r>
      <w:r>
        <w:rPr>
          <w:i/>
          <w:iCs/>
        </w:rPr>
        <w:t xml:space="preserve">Data Lake </w:t>
      </w:r>
      <w:r>
        <w:t>struktūra</w:t>
      </w:r>
      <w:r w:rsidR="007A707C">
        <w:t xml:space="preserve"> [</w:t>
      </w:r>
      <w:r w:rsidR="007A707C">
        <w:fldChar w:fldCharType="begin"/>
      </w:r>
      <w:r w:rsidR="007A707C">
        <w:instrText xml:space="preserve"> REF _Ref40257578 \r \h </w:instrText>
      </w:r>
      <w:r w:rsidR="007A707C">
        <w:fldChar w:fldCharType="separate"/>
      </w:r>
      <w:r w:rsidR="007A707C">
        <w:t>22</w:t>
      </w:r>
      <w:r w:rsidR="007A707C">
        <w:fldChar w:fldCharType="end"/>
      </w:r>
      <w:r w:rsidR="007A707C">
        <w:t>]</w:t>
      </w:r>
      <w:r>
        <w:t xml:space="preserve">. </w:t>
      </w:r>
      <w:r w:rsidR="001538B7">
        <w:t>Datu maģistrāles līmeņi tiek iegūti izmantojot ETL procesus, kas veic datu pārveidi, apkopošanu</w:t>
      </w:r>
      <w:r w:rsidR="007722D6">
        <w:t xml:space="preserve"> un</w:t>
      </w:r>
      <w:r w:rsidR="001538B7">
        <w:t xml:space="preserve"> saistīto datu vienību integrēšanu</w:t>
      </w:r>
      <w:r w:rsidR="007A707C">
        <w:t xml:space="preserve"> [</w:t>
      </w:r>
      <w:r w:rsidR="007A707C">
        <w:fldChar w:fldCharType="begin"/>
      </w:r>
      <w:r w:rsidR="007A707C">
        <w:instrText xml:space="preserve"> REF _Ref40258689 \r \h </w:instrText>
      </w:r>
      <w:r w:rsidR="007A707C">
        <w:fldChar w:fldCharType="separate"/>
      </w:r>
      <w:r w:rsidR="007A707C">
        <w:t>21</w:t>
      </w:r>
      <w:r w:rsidR="007A707C">
        <w:fldChar w:fldCharType="end"/>
      </w:r>
      <w:r w:rsidR="007A707C">
        <w:t>]</w:t>
      </w:r>
      <w:r w:rsidR="001538B7">
        <w:t xml:space="preserve">. </w:t>
      </w:r>
    </w:p>
    <w:p w14:paraId="3485F51D" w14:textId="22B547C4" w:rsidR="001538B7" w:rsidRDefault="001538B7" w:rsidP="001538B7">
      <w:pPr>
        <w:pStyle w:val="Teksts"/>
      </w:pPr>
      <w:r>
        <w:t>Tā kā ETL procesi papildina zemāka līmeņa datus ar informāciju, kas iegūta, veicot informācijas apstrādi un transformāciju augstākos līmeņos, iespējams savienot dažādu maģistrāles līmeņu datus, lai iegūtu vēl vērtīgākus datu analīzes rezultātus</w:t>
      </w:r>
      <w:r w:rsidR="007A707C">
        <w:t xml:space="preserve"> [</w:t>
      </w:r>
      <w:r w:rsidR="007A707C">
        <w:fldChar w:fldCharType="begin"/>
      </w:r>
      <w:r w:rsidR="007A707C">
        <w:instrText xml:space="preserve"> REF _Ref40257578 \r \h </w:instrText>
      </w:r>
      <w:r w:rsidR="007A707C">
        <w:fldChar w:fldCharType="separate"/>
      </w:r>
      <w:r w:rsidR="007A707C">
        <w:t>22</w:t>
      </w:r>
      <w:r w:rsidR="007A707C">
        <w:fldChar w:fldCharType="end"/>
      </w:r>
      <w:r w:rsidR="007A707C">
        <w:t>]</w:t>
      </w:r>
      <w:r>
        <w:t>.</w:t>
      </w:r>
      <w:r w:rsidRPr="001538B7">
        <w:t xml:space="preserve"> </w:t>
      </w:r>
    </w:p>
    <w:p w14:paraId="0F3E9E65" w14:textId="704F3F50" w:rsidR="001553C9" w:rsidRDefault="001553C9" w:rsidP="001538B7">
      <w:pPr>
        <w:pStyle w:val="Teksts"/>
      </w:pPr>
    </w:p>
    <w:p w14:paraId="2B3CC9DD" w14:textId="6B7D104C" w:rsidR="001553C9" w:rsidRDefault="001553C9" w:rsidP="001538B7">
      <w:pPr>
        <w:pStyle w:val="Teksts"/>
      </w:pPr>
    </w:p>
    <w:p w14:paraId="37E736E2" w14:textId="77777777" w:rsidR="001553C9" w:rsidRDefault="001553C9" w:rsidP="001538B7">
      <w:pPr>
        <w:pStyle w:val="Teksts"/>
      </w:pPr>
    </w:p>
    <w:p w14:paraId="68B48FF3" w14:textId="182C7D44" w:rsidR="00FB69DE" w:rsidRDefault="00FB69DE" w:rsidP="00276DA8">
      <w:pPr>
        <w:pStyle w:val="apak-apaknodvirsr"/>
        <w:numPr>
          <w:ilvl w:val="2"/>
          <w:numId w:val="1"/>
        </w:numPr>
        <w:ind w:left="1843" w:hanging="709"/>
      </w:pPr>
      <w:bookmarkStart w:id="42" w:name="_Ref39574057"/>
      <w:bookmarkStart w:id="43" w:name="_Toc40698932"/>
      <w:r>
        <w:lastRenderedPageBreak/>
        <w:t>Metadatu glabātuve</w:t>
      </w:r>
      <w:bookmarkEnd w:id="42"/>
      <w:bookmarkEnd w:id="43"/>
    </w:p>
    <w:p w14:paraId="2973C736" w14:textId="4A145836" w:rsidR="001538B7" w:rsidRDefault="001538B7" w:rsidP="001538B7">
      <w:pPr>
        <w:pStyle w:val="Teksts"/>
      </w:pPr>
      <w:r>
        <w:t xml:space="preserve">Sistēmas arhitektūras darbība pamatā balstīta uz metadatu glabātuvē esošajiem </w:t>
      </w:r>
      <w:r w:rsidR="007722D6">
        <w:t>datiem</w:t>
      </w:r>
      <w:r>
        <w:t>. Izmantojot metadatu pārvaldības rīku</w:t>
      </w:r>
      <w:r w:rsidR="007722D6">
        <w:t xml:space="preserve"> un</w:t>
      </w:r>
      <w:r>
        <w:t xml:space="preserve"> definējot dažādus metadatus, izstrādātājs nosaka, kā darbosies sistēma. Metadatu glabātuvē glabājas sešu veidu metadati:</w:t>
      </w:r>
    </w:p>
    <w:p w14:paraId="4174EF7E" w14:textId="01ED5001" w:rsidR="001538B7" w:rsidRDefault="00F02D01" w:rsidP="001538B7">
      <w:pPr>
        <w:pStyle w:val="Teksts"/>
        <w:numPr>
          <w:ilvl w:val="0"/>
          <w:numId w:val="21"/>
        </w:numPr>
      </w:pPr>
      <w:r>
        <w:rPr>
          <w:i/>
          <w:iCs/>
        </w:rPr>
        <w:t xml:space="preserve">OLAP </w:t>
      </w:r>
      <w:r>
        <w:t>kubu (angļu val. – “</w:t>
      </w:r>
      <w:r w:rsidRPr="00F02D01">
        <w:rPr>
          <w:i/>
          <w:iCs/>
        </w:rPr>
        <w:t>OLAP cubes</w:t>
      </w:r>
      <w:r>
        <w:t>” [</w:t>
      </w:r>
      <w:r>
        <w:fldChar w:fldCharType="begin"/>
      </w:r>
      <w:r>
        <w:instrText xml:space="preserve"> REF _Ref40257662 \r \h </w:instrText>
      </w:r>
      <w:r>
        <w:fldChar w:fldCharType="separate"/>
      </w:r>
      <w:r>
        <w:t>1</w:t>
      </w:r>
      <w:r>
        <w:fldChar w:fldCharType="end"/>
      </w:r>
      <w:r>
        <w:t>])</w:t>
      </w:r>
      <w:r w:rsidR="001538B7">
        <w:rPr>
          <w:i/>
          <w:iCs/>
        </w:rPr>
        <w:t xml:space="preserve"> </w:t>
      </w:r>
      <w:r w:rsidR="001538B7">
        <w:t xml:space="preserve">metadati – tiek izmantoti </w:t>
      </w:r>
      <w:r w:rsidRPr="00F02D01">
        <w:t>kubu dzinējos</w:t>
      </w:r>
      <w:r>
        <w:t xml:space="preserve"> (angļu val. – “</w:t>
      </w:r>
      <w:r w:rsidRPr="00F02D01">
        <w:rPr>
          <w:i/>
          <w:iCs/>
        </w:rPr>
        <w:t>cube engine</w:t>
      </w:r>
      <w:r>
        <w:t>” [</w:t>
      </w:r>
      <w:r>
        <w:fldChar w:fldCharType="begin"/>
      </w:r>
      <w:r>
        <w:instrText xml:space="preserve"> REF _Ref40257662 \r \h </w:instrText>
      </w:r>
      <w:r>
        <w:fldChar w:fldCharType="separate"/>
      </w:r>
      <w:r>
        <w:t>1</w:t>
      </w:r>
      <w:r>
        <w:fldChar w:fldCharType="end"/>
      </w:r>
      <w:r>
        <w:t>])</w:t>
      </w:r>
      <w:r w:rsidR="001538B7">
        <w:t xml:space="preserve"> un vaicājumu izpildē;</w:t>
      </w:r>
    </w:p>
    <w:p w14:paraId="20C222BB" w14:textId="244DA59A" w:rsidR="001538B7" w:rsidRDefault="001309EE" w:rsidP="001538B7">
      <w:pPr>
        <w:pStyle w:val="Teksts"/>
        <w:numPr>
          <w:ilvl w:val="0"/>
          <w:numId w:val="21"/>
        </w:numPr>
      </w:pPr>
      <w:r>
        <w:t>k</w:t>
      </w:r>
      <w:r w:rsidR="006970A8">
        <w:t>artēš</w:t>
      </w:r>
      <w:r w:rsidR="001538B7">
        <w:t xml:space="preserve">anas metadati – tiek izmantoti, lai definētu ETL procesus (saites starp datu avotiem un datu vienībām dažādos datu maģistrāles līmeņos, kā arī datu </w:t>
      </w:r>
      <w:r>
        <w:t>ielādēšanai nepieciešamās transformācijas);</w:t>
      </w:r>
    </w:p>
    <w:p w14:paraId="0EC6927B" w14:textId="08C3422D" w:rsidR="001538B7" w:rsidRDefault="001309EE" w:rsidP="001538B7">
      <w:pPr>
        <w:pStyle w:val="Teksts"/>
        <w:numPr>
          <w:ilvl w:val="0"/>
          <w:numId w:val="21"/>
        </w:numPr>
      </w:pPr>
      <w:r>
        <w:t>evolūcijas un potenciālo izmaiņu metadati, adaptācijas nosacījumi – tiek glabāta informācija par iespējamajām izmaiņām datu avotos un iespējām, kā šīs izmaiņas adaptēt sistēmā;</w:t>
      </w:r>
    </w:p>
    <w:p w14:paraId="6B030156" w14:textId="245BFE35" w:rsidR="001309EE" w:rsidRDefault="001309EE" w:rsidP="001538B7">
      <w:pPr>
        <w:pStyle w:val="Teksts"/>
        <w:numPr>
          <w:ilvl w:val="0"/>
          <w:numId w:val="21"/>
        </w:numPr>
      </w:pPr>
      <w:r>
        <w:t>shematiskie metadati – tiek izmantoti sistēmas datu struktūru glabāšanai.</w:t>
      </w:r>
      <w:r w:rsidR="001D285F">
        <w:t xml:space="preserve"> [</w:t>
      </w:r>
      <w:r w:rsidR="00D731B2">
        <w:fldChar w:fldCharType="begin"/>
      </w:r>
      <w:r w:rsidR="00D731B2">
        <w:instrText xml:space="preserve"> REF _Ref40257578 \r \h </w:instrText>
      </w:r>
      <w:r w:rsidR="00D731B2">
        <w:fldChar w:fldCharType="separate"/>
      </w:r>
      <w:r w:rsidR="00D731B2">
        <w:t>22</w:t>
      </w:r>
      <w:r w:rsidR="00D731B2">
        <w:fldChar w:fldCharType="end"/>
      </w:r>
      <w:r w:rsidR="001D285F">
        <w:t>]</w:t>
      </w:r>
    </w:p>
    <w:p w14:paraId="5B7D2760" w14:textId="77777777" w:rsidR="00E56DE7" w:rsidRPr="00E56DE7" w:rsidRDefault="00E56DE7" w:rsidP="00E56DE7">
      <w:pPr>
        <w:pStyle w:val="Teksts"/>
        <w:ind w:firstLine="0"/>
        <w:rPr>
          <w:sz w:val="16"/>
          <w:szCs w:val="18"/>
        </w:rPr>
      </w:pPr>
    </w:p>
    <w:p w14:paraId="3AFA91FD" w14:textId="6B5C641D" w:rsidR="00E56DE7" w:rsidRDefault="00E56DE7" w:rsidP="00E56DE7">
      <w:pPr>
        <w:pStyle w:val="Teksts"/>
        <w:ind w:firstLine="0"/>
      </w:pPr>
      <w:r>
        <w:rPr>
          <w:noProof/>
        </w:rPr>
        <w:drawing>
          <wp:inline distT="0" distB="0" distL="0" distR="0" wp14:anchorId="4FEEC7DA" wp14:editId="2F8F5FB6">
            <wp:extent cx="5760085" cy="4874260"/>
            <wp:effectExtent l="0" t="0" r="0" b="254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ceptual_metadata_model.JPG"/>
                    <pic:cNvPicPr/>
                  </pic:nvPicPr>
                  <pic:blipFill>
                    <a:blip r:embed="rId16">
                      <a:extLst>
                        <a:ext uri="{BEBA8EAE-BF5A-486C-A8C5-ECC9F3942E4B}">
                          <a14:imgProps xmlns:a14="http://schemas.microsoft.com/office/drawing/2010/main">
                            <a14:imgLayer r:embed="rId17">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60085" cy="4874260"/>
                    </a:xfrm>
                    <a:prstGeom prst="rect">
                      <a:avLst/>
                    </a:prstGeom>
                  </pic:spPr>
                </pic:pic>
              </a:graphicData>
            </a:graphic>
          </wp:inline>
        </w:drawing>
      </w:r>
    </w:p>
    <w:p w14:paraId="5279AF5C" w14:textId="52845795" w:rsidR="00E56DE7" w:rsidRDefault="00E56DE7" w:rsidP="00E56DE7">
      <w:pPr>
        <w:pStyle w:val="attlavirsraksts"/>
      </w:pPr>
      <w:bookmarkStart w:id="44" w:name="_Ref39582207"/>
      <w:r w:rsidRPr="00E56DE7">
        <w:rPr>
          <w:b w:val="0"/>
          <w:bCs/>
          <w:i/>
          <w:iCs/>
        </w:rPr>
        <w:t>2.</w:t>
      </w:r>
      <w:r w:rsidR="009D7378">
        <w:rPr>
          <w:b w:val="0"/>
          <w:bCs/>
          <w:i/>
          <w:iCs/>
        </w:rPr>
        <w:t>2</w:t>
      </w:r>
      <w:r w:rsidRPr="00E56DE7">
        <w:rPr>
          <w:b w:val="0"/>
          <w:bCs/>
          <w:i/>
          <w:iCs/>
        </w:rPr>
        <w:t>. att.</w:t>
      </w:r>
      <w:bookmarkEnd w:id="44"/>
      <w:r>
        <w:t xml:space="preserve"> Konceptuālais metadatu </w:t>
      </w:r>
      <w:r w:rsidR="000D2515">
        <w:t xml:space="preserve">glabātuves </w:t>
      </w:r>
      <w:r>
        <w:t>modelis</w:t>
      </w:r>
      <w:r w:rsidR="001D466F">
        <w:t xml:space="preserve"> [</w:t>
      </w:r>
      <w:r w:rsidR="00D731B2">
        <w:fldChar w:fldCharType="begin"/>
      </w:r>
      <w:r w:rsidR="00D731B2">
        <w:instrText xml:space="preserve"> REF _Ref40258632 \r \h </w:instrText>
      </w:r>
      <w:r w:rsidR="00D731B2">
        <w:fldChar w:fldCharType="separate"/>
      </w:r>
      <w:r w:rsidR="00D731B2">
        <w:t>23</w:t>
      </w:r>
      <w:r w:rsidR="00D731B2">
        <w:fldChar w:fldCharType="end"/>
      </w:r>
      <w:r w:rsidR="001D466F">
        <w:t>]</w:t>
      </w:r>
    </w:p>
    <w:p w14:paraId="36A5EDB0" w14:textId="169C4AE9" w:rsidR="00E56DE7" w:rsidRDefault="00E56DE7" w:rsidP="00E56DE7">
      <w:pPr>
        <w:pStyle w:val="Teksts"/>
      </w:pPr>
    </w:p>
    <w:p w14:paraId="04F29B8C" w14:textId="6E76EB7E" w:rsidR="00E56DE7" w:rsidRDefault="00E56DE7" w:rsidP="00E56DE7">
      <w:pPr>
        <w:pStyle w:val="Teksts"/>
      </w:pPr>
      <w:r>
        <w:t xml:space="preserve">Konceptuālo metadatu modeli skatīt attēlā </w:t>
      </w:r>
      <w:r w:rsidRPr="00E56DE7">
        <w:fldChar w:fldCharType="begin"/>
      </w:r>
      <w:r w:rsidRPr="00E56DE7">
        <w:instrText xml:space="preserve"> REF _Ref39582207 \h  \* MERGEFORMAT </w:instrText>
      </w:r>
      <w:r w:rsidRPr="00E56DE7">
        <w:fldChar w:fldCharType="separate"/>
      </w:r>
      <w:r w:rsidR="009D7378" w:rsidRPr="009D7378">
        <w:t>2.2.</w:t>
      </w:r>
      <w:r w:rsidRPr="00E56DE7">
        <w:fldChar w:fldCharType="end"/>
      </w:r>
      <w:r w:rsidR="009D7378">
        <w:t xml:space="preserve"> </w:t>
      </w:r>
      <w:r>
        <w:t>(adaptēts no [</w:t>
      </w:r>
      <w:r w:rsidR="00D731B2">
        <w:fldChar w:fldCharType="begin"/>
      </w:r>
      <w:r w:rsidR="00D731B2">
        <w:instrText xml:space="preserve"> REF _Ref40258632 \r \h </w:instrText>
      </w:r>
      <w:r w:rsidR="00D731B2">
        <w:fldChar w:fldCharType="separate"/>
      </w:r>
      <w:r w:rsidR="00D731B2">
        <w:t>23</w:t>
      </w:r>
      <w:r w:rsidR="00D731B2">
        <w:fldChar w:fldCharType="end"/>
      </w:r>
      <w:r>
        <w:t xml:space="preserve">]).  Datu kopa (klase </w:t>
      </w:r>
      <w:r>
        <w:rPr>
          <w:i/>
          <w:iCs/>
        </w:rPr>
        <w:t>Data Set</w:t>
      </w:r>
      <w:r>
        <w:t>) tiek apzīmēta kā datu vienību (</w:t>
      </w:r>
      <w:r>
        <w:rPr>
          <w:i/>
          <w:iCs/>
        </w:rPr>
        <w:t>Data Item</w:t>
      </w:r>
      <w:r>
        <w:t>) kopums un ir sadalīta trīs apakšklasēs – strukturēta datu kopa (</w:t>
      </w:r>
      <w:r>
        <w:rPr>
          <w:i/>
          <w:iCs/>
        </w:rPr>
        <w:t>Structured Data Set</w:t>
      </w:r>
      <w:r>
        <w:t>), daļēji strukturēta datu kopa (</w:t>
      </w:r>
      <w:r>
        <w:rPr>
          <w:i/>
          <w:iCs/>
        </w:rPr>
        <w:t>Semi-structured Data Set</w:t>
      </w:r>
      <w:r>
        <w:t>) un nestrukturēta datu kopa (</w:t>
      </w:r>
      <w:r>
        <w:rPr>
          <w:i/>
          <w:iCs/>
        </w:rPr>
        <w:t>Unstructured Data Set</w:t>
      </w:r>
      <w:r>
        <w:t>).</w:t>
      </w:r>
      <w:r w:rsidR="00D238ED">
        <w:t xml:space="preserve"> Datu kopa var tikt iegūta no datu avota (</w:t>
      </w:r>
      <w:r w:rsidR="00D238ED">
        <w:rPr>
          <w:i/>
          <w:iCs/>
        </w:rPr>
        <w:t>Data Source</w:t>
      </w:r>
      <w:r w:rsidR="00D238ED">
        <w:t>) vai tā var būt kāda datu maģistrāles līmeņa (</w:t>
      </w:r>
      <w:r w:rsidR="00D238ED">
        <w:rPr>
          <w:i/>
          <w:iCs/>
        </w:rPr>
        <w:t>Data Highway Level</w:t>
      </w:r>
      <w:r w:rsidR="00D238ED">
        <w:t>) sastāvdaļa. Tiek glabāta informācija arī par datu kopu informācijas iegūšanas ātrumu un biežumu (</w:t>
      </w:r>
      <w:r w:rsidR="00D238ED">
        <w:rPr>
          <w:i/>
          <w:iCs/>
        </w:rPr>
        <w:t>VelocityType</w:t>
      </w:r>
      <w:r w:rsidR="00D238ED">
        <w:t xml:space="preserve">). Ja pastāv saite starp datu vienībām vienā un tajā pašā vai dažādās datu kopās, tiek izmantota klase </w:t>
      </w:r>
      <w:r w:rsidR="00D238ED">
        <w:rPr>
          <w:i/>
          <w:iCs/>
        </w:rPr>
        <w:t>Relationship</w:t>
      </w:r>
      <w:r w:rsidR="00D238ED">
        <w:t>, kas savieno attiecīgos bērnu un vecāku objektus. K</w:t>
      </w:r>
      <w:r w:rsidR="006970A8">
        <w:t>artēš</w:t>
      </w:r>
      <w:r w:rsidR="00D238ED">
        <w:t xml:space="preserve">anas metadati (klase </w:t>
      </w:r>
      <w:r w:rsidR="00D238ED">
        <w:rPr>
          <w:i/>
          <w:iCs/>
        </w:rPr>
        <w:t>Mapping</w:t>
      </w:r>
      <w:r w:rsidR="00D238ED">
        <w:t xml:space="preserve">) norāda, kādas transformācijas pielietojamas, lai no zemāka datu maģistrāles līmeņa datu vienība tiktu pārvietota uz augstāku maģistrāles līmeni. Klase </w:t>
      </w:r>
      <w:r w:rsidR="00D238ED">
        <w:rPr>
          <w:i/>
          <w:iCs/>
        </w:rPr>
        <w:t>Change</w:t>
      </w:r>
      <w:r w:rsidR="00D238ED">
        <w:t xml:space="preserve"> paredzēta evolūcijas rezultātā notikušo izmaiņu reģistrēšanai un tālākai izmaiņu apstrādei.</w:t>
      </w:r>
    </w:p>
    <w:p w14:paraId="713D96E0" w14:textId="77777777" w:rsidR="00512FD8" w:rsidRDefault="00512FD8" w:rsidP="00E56DE7">
      <w:pPr>
        <w:pStyle w:val="Teksts"/>
      </w:pPr>
    </w:p>
    <w:p w14:paraId="0A0DF27E" w14:textId="660C87DB" w:rsidR="00512FD8" w:rsidRDefault="00512FD8" w:rsidP="00512FD8">
      <w:pPr>
        <w:pStyle w:val="Teksts"/>
        <w:ind w:firstLine="0"/>
      </w:pPr>
      <w:r>
        <w:rPr>
          <w:noProof/>
        </w:rPr>
        <w:drawing>
          <wp:inline distT="0" distB="0" distL="0" distR="0" wp14:anchorId="621D69A3" wp14:editId="6606313C">
            <wp:extent cx="5760085" cy="4302125"/>
            <wp:effectExtent l="0" t="0" r="0" b="317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ysical_db_model.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4302125"/>
                    </a:xfrm>
                    <a:prstGeom prst="rect">
                      <a:avLst/>
                    </a:prstGeom>
                  </pic:spPr>
                </pic:pic>
              </a:graphicData>
            </a:graphic>
          </wp:inline>
        </w:drawing>
      </w:r>
    </w:p>
    <w:p w14:paraId="09C4C264" w14:textId="7C88F503" w:rsidR="00512FD8" w:rsidRPr="00D238ED" w:rsidRDefault="00512FD8" w:rsidP="00512FD8">
      <w:pPr>
        <w:pStyle w:val="attlavirsraksts"/>
      </w:pPr>
      <w:bookmarkStart w:id="45" w:name="_Ref39746333"/>
      <w:r w:rsidRPr="00512FD8">
        <w:rPr>
          <w:b w:val="0"/>
          <w:bCs/>
          <w:i/>
          <w:iCs/>
        </w:rPr>
        <w:t>2.</w:t>
      </w:r>
      <w:bookmarkEnd w:id="45"/>
      <w:r w:rsidR="009D7378">
        <w:rPr>
          <w:b w:val="0"/>
          <w:bCs/>
          <w:i/>
          <w:iCs/>
        </w:rPr>
        <w:t>3</w:t>
      </w:r>
      <w:r w:rsidRPr="00512FD8">
        <w:rPr>
          <w:b w:val="0"/>
          <w:bCs/>
          <w:i/>
          <w:iCs/>
        </w:rPr>
        <w:t>.</w:t>
      </w:r>
      <w:r w:rsidR="000D2515">
        <w:rPr>
          <w:b w:val="0"/>
          <w:bCs/>
          <w:i/>
          <w:iCs/>
        </w:rPr>
        <w:t xml:space="preserve"> att.</w:t>
      </w:r>
      <w:r>
        <w:t xml:space="preserve"> Fiziskais metadatu glabātuves datu bāzes modelis</w:t>
      </w:r>
      <w:r w:rsidR="001D466F">
        <w:t xml:space="preserve"> [</w:t>
      </w:r>
      <w:r w:rsidR="00D731B2">
        <w:fldChar w:fldCharType="begin"/>
      </w:r>
      <w:r w:rsidR="00D731B2">
        <w:instrText xml:space="preserve"> REF _Ref40258689 \r \h </w:instrText>
      </w:r>
      <w:r w:rsidR="00D731B2">
        <w:fldChar w:fldCharType="separate"/>
      </w:r>
      <w:r w:rsidR="00D731B2">
        <w:t>21</w:t>
      </w:r>
      <w:r w:rsidR="00D731B2">
        <w:fldChar w:fldCharType="end"/>
      </w:r>
      <w:r w:rsidR="001D466F">
        <w:t>]</w:t>
      </w:r>
    </w:p>
    <w:p w14:paraId="399F4B11" w14:textId="36F6D5A0" w:rsidR="008F2160" w:rsidRDefault="008F2160" w:rsidP="008F2160">
      <w:pPr>
        <w:pStyle w:val="ListParagraph"/>
      </w:pPr>
    </w:p>
    <w:p w14:paraId="07A32B2E" w14:textId="0CFF377E" w:rsidR="00512FD8" w:rsidRDefault="00512FD8" w:rsidP="000D2515">
      <w:pPr>
        <w:pStyle w:val="Teksts"/>
      </w:pPr>
      <w:r>
        <w:t xml:space="preserve">Aprakstītais </w:t>
      </w:r>
      <w:r w:rsidR="000D2515">
        <w:t xml:space="preserve">konceptuālais </w:t>
      </w:r>
      <w:r>
        <w:t xml:space="preserve">modelis realizēts </w:t>
      </w:r>
      <w:r w:rsidR="007722D6">
        <w:t xml:space="preserve">relāciju </w:t>
      </w:r>
      <w:r>
        <w:t>datu bāz</w:t>
      </w:r>
      <w:r w:rsidR="000D2515">
        <w:t xml:space="preserve">ē (skat. att. </w:t>
      </w:r>
      <w:r w:rsidR="000D2515" w:rsidRPr="000D2515">
        <w:fldChar w:fldCharType="begin"/>
      </w:r>
      <w:r w:rsidR="000D2515" w:rsidRPr="000D2515">
        <w:instrText xml:space="preserve"> REF _Ref39746333 \h  \* MERGEFORMAT </w:instrText>
      </w:r>
      <w:r w:rsidR="000D2515" w:rsidRPr="000D2515">
        <w:fldChar w:fldCharType="separate"/>
      </w:r>
      <w:r w:rsidR="009D7378" w:rsidRPr="009D7378">
        <w:t>2.</w:t>
      </w:r>
      <w:r w:rsidR="000D2515" w:rsidRPr="000D2515">
        <w:fldChar w:fldCharType="end"/>
      </w:r>
      <w:r w:rsidR="009D7378">
        <w:t>3</w:t>
      </w:r>
      <w:r w:rsidR="000D2515" w:rsidRPr="000D2515">
        <w:t>.</w:t>
      </w:r>
      <w:r w:rsidR="000D2515">
        <w:t xml:space="preserve"> – adaptēts no [</w:t>
      </w:r>
      <w:r w:rsidR="00D731B2">
        <w:fldChar w:fldCharType="begin"/>
      </w:r>
      <w:r w:rsidR="00D731B2">
        <w:instrText xml:space="preserve"> REF _Ref40258689 \r \h </w:instrText>
      </w:r>
      <w:r w:rsidR="00D731B2">
        <w:fldChar w:fldCharType="separate"/>
      </w:r>
      <w:r w:rsidR="00D731B2">
        <w:t>21</w:t>
      </w:r>
      <w:r w:rsidR="00D731B2">
        <w:fldChar w:fldCharType="end"/>
      </w:r>
      <w:r w:rsidR="000D2515">
        <w:t xml:space="preserve">]). </w:t>
      </w:r>
      <w:r w:rsidR="007722D6">
        <w:t>Tipu</w:t>
      </w:r>
      <w:r w:rsidR="00BE0EB3">
        <w:t xml:space="preserve"> (klases </w:t>
      </w:r>
      <w:r w:rsidR="00BE0EB3">
        <w:rPr>
          <w:i/>
          <w:iCs/>
        </w:rPr>
        <w:t xml:space="preserve">SSFormatType, USFormatType, RelationshipType, StatusType, ChnageType, VelocityType, RoleType </w:t>
      </w:r>
      <w:r w:rsidR="00BE0EB3">
        <w:t xml:space="preserve">un </w:t>
      </w:r>
      <w:r w:rsidR="00BE0EB3">
        <w:rPr>
          <w:i/>
          <w:iCs/>
        </w:rPr>
        <w:t>ItemType</w:t>
      </w:r>
      <w:r w:rsidR="00BE0EB3">
        <w:t>)</w:t>
      </w:r>
      <w:r w:rsidR="000D2515">
        <w:t xml:space="preserve"> </w:t>
      </w:r>
      <w:r w:rsidR="007722D6">
        <w:t>glabāšanai</w:t>
      </w:r>
      <w:r w:rsidR="000D2515">
        <w:t xml:space="preserve"> izmantota tabula </w:t>
      </w:r>
      <w:r w:rsidR="000D2515">
        <w:rPr>
          <w:i/>
          <w:iCs/>
        </w:rPr>
        <w:t>Types</w:t>
      </w:r>
      <w:r w:rsidR="00BE0EB3">
        <w:t xml:space="preserve">. Lai </w:t>
      </w:r>
      <w:r w:rsidR="00BE0EB3">
        <w:lastRenderedPageBreak/>
        <w:t xml:space="preserve">nodrošinātu kartēšanu, izmantotas tabulas </w:t>
      </w:r>
      <w:r w:rsidR="00BE0EB3">
        <w:rPr>
          <w:i/>
          <w:iCs/>
        </w:rPr>
        <w:t xml:space="preserve">Mapping </w:t>
      </w:r>
      <w:r w:rsidR="00BE0EB3">
        <w:t xml:space="preserve">un </w:t>
      </w:r>
      <w:r w:rsidR="00BE0EB3">
        <w:rPr>
          <w:i/>
          <w:iCs/>
        </w:rPr>
        <w:t xml:space="preserve">MappingOrigin </w:t>
      </w:r>
      <w:r w:rsidR="00BE0EB3">
        <w:t xml:space="preserve">– tā kā tabulā </w:t>
      </w:r>
      <w:r w:rsidR="00BE0EB3">
        <w:rPr>
          <w:i/>
          <w:iCs/>
        </w:rPr>
        <w:t>Mapping</w:t>
      </w:r>
      <w:r w:rsidR="00BE0EB3">
        <w:t xml:space="preserve"> norādītā formula, pēc kuras iegūta datu vienības vērtība, var tikt izmantota vairākām datu vienībām, tabula </w:t>
      </w:r>
      <w:r w:rsidR="00BE0EB3">
        <w:rPr>
          <w:i/>
          <w:iCs/>
        </w:rPr>
        <w:t>MappingOrigin</w:t>
      </w:r>
      <w:r w:rsidR="00BE0EB3">
        <w:t xml:space="preserve"> izmantota kā starptabula N:N saites nodrošināšanai. Tas pats princips izmantots arī tabulās </w:t>
      </w:r>
      <w:r w:rsidR="00BE0EB3">
        <w:rPr>
          <w:i/>
          <w:iCs/>
        </w:rPr>
        <w:t>Relation</w:t>
      </w:r>
      <w:r w:rsidR="007722D6">
        <w:rPr>
          <w:i/>
          <w:iCs/>
        </w:rPr>
        <w:t>s</w:t>
      </w:r>
      <w:r w:rsidR="00BE0EB3">
        <w:rPr>
          <w:i/>
          <w:iCs/>
        </w:rPr>
        <w:t xml:space="preserve">hip </w:t>
      </w:r>
      <w:r w:rsidR="00BE0EB3">
        <w:t xml:space="preserve">un </w:t>
      </w:r>
      <w:r w:rsidR="00BE0EB3">
        <w:rPr>
          <w:i/>
          <w:iCs/>
        </w:rPr>
        <w:t>RelationshipElement</w:t>
      </w:r>
      <w:r w:rsidR="008E2716">
        <w:rPr>
          <w:i/>
          <w:iCs/>
        </w:rPr>
        <w:t xml:space="preserve">, </w:t>
      </w:r>
      <w:r w:rsidR="008E2716">
        <w:t xml:space="preserve">kā arī </w:t>
      </w:r>
      <w:r w:rsidR="008E2716">
        <w:rPr>
          <w:i/>
          <w:iCs/>
        </w:rPr>
        <w:t xml:space="preserve">DataSet </w:t>
      </w:r>
      <w:r w:rsidR="008E2716">
        <w:t xml:space="preserve">un </w:t>
      </w:r>
      <w:r w:rsidR="008E2716">
        <w:rPr>
          <w:i/>
          <w:iCs/>
        </w:rPr>
        <w:t>DataSetInstance</w:t>
      </w:r>
      <w:r w:rsidR="007722D6">
        <w:rPr>
          <w:i/>
          <w:iCs/>
        </w:rPr>
        <w:t xml:space="preserve"> </w:t>
      </w:r>
      <w:r w:rsidR="007722D6">
        <w:t>tabulās</w:t>
      </w:r>
      <w:r w:rsidR="00BE0EB3">
        <w:t>.</w:t>
      </w:r>
    </w:p>
    <w:p w14:paraId="62C75345" w14:textId="5FE19363" w:rsidR="00BE0EB3" w:rsidRPr="00956BE7" w:rsidRDefault="00956BE7" w:rsidP="000D2515">
      <w:pPr>
        <w:pStyle w:val="Teksts"/>
      </w:pPr>
      <w:r>
        <w:t xml:space="preserve">Tabula </w:t>
      </w:r>
      <w:r>
        <w:rPr>
          <w:i/>
          <w:iCs/>
        </w:rPr>
        <w:t>MetadataProperty</w:t>
      </w:r>
      <w:r>
        <w:t xml:space="preserve"> izmantota jebkādu aprakstošo Atslēga:Vērtība pāru glabāšanai, piemēram, failu nosaukumi, izmēri, rakstzīmju kopas, ierobežojumu pārbaudes datu kopām, tipi u.c. [</w:t>
      </w:r>
      <w:r w:rsidR="00D731B2">
        <w:fldChar w:fldCharType="begin"/>
      </w:r>
      <w:r w:rsidR="00D731B2">
        <w:instrText xml:space="preserve"> REF _Ref40258689 \r \h </w:instrText>
      </w:r>
      <w:r w:rsidR="00D731B2">
        <w:fldChar w:fldCharType="separate"/>
      </w:r>
      <w:r w:rsidR="00D731B2">
        <w:t>21</w:t>
      </w:r>
      <w:r w:rsidR="00D731B2">
        <w:fldChar w:fldCharType="end"/>
      </w:r>
      <w:r>
        <w:t>]</w:t>
      </w:r>
      <w:r w:rsidR="005D530A">
        <w:t>.</w:t>
      </w:r>
    </w:p>
    <w:p w14:paraId="7A5C1505" w14:textId="74F55B51" w:rsidR="008F2160" w:rsidRDefault="008F2160" w:rsidP="00276DA8">
      <w:pPr>
        <w:pStyle w:val="apak-apaknodvirsr"/>
        <w:numPr>
          <w:ilvl w:val="2"/>
          <w:numId w:val="1"/>
        </w:numPr>
        <w:ind w:left="1843"/>
      </w:pPr>
      <w:bookmarkStart w:id="46" w:name="_Ref39575434"/>
      <w:bookmarkStart w:id="47" w:name="_Toc40698933"/>
      <w:r>
        <w:t>Adaptācijas komponente</w:t>
      </w:r>
      <w:bookmarkEnd w:id="46"/>
      <w:bookmarkEnd w:id="47"/>
    </w:p>
    <w:p w14:paraId="41B57E18" w14:textId="3B667C96" w:rsidR="008020AD" w:rsidRDefault="007762E1" w:rsidP="00E14293">
      <w:pPr>
        <w:pStyle w:val="Teksts"/>
      </w:pPr>
      <w:r>
        <w:t>Lielo datu noliktavas pamatelements, kas atbild par datu avotu un informācijas prasību izmaiņu apstrādi ir adaptācijas komponente. Tās galvenais uzdevums ir atpazīt notikušās vai ģenerēt potenciālās izmaiņas un pēc tam ļaut izstrādātājam izvēlēties vispiemērotākās izmaiņas, kas jāievieš. Lai nodrošinātu vēlamo funkctionalitāti, adaptācijas komponente izmanto metadatu glabātuvē esošos datus, kā arī var tikt izmantoti papildus dati, kurus nevar automātiski identificēt – šādā gadījumā izstrādātājs šos datus piegādā manuāli, izmantojot adaptācijas komponenti</w:t>
      </w:r>
      <w:r w:rsidR="005D530A">
        <w:t xml:space="preserve"> [</w:t>
      </w:r>
      <w:r w:rsidR="00D731B2">
        <w:fldChar w:fldCharType="begin"/>
      </w:r>
      <w:r w:rsidR="00D731B2">
        <w:instrText xml:space="preserve"> REF _Ref40257578 \r \h </w:instrText>
      </w:r>
      <w:r w:rsidR="00D731B2">
        <w:fldChar w:fldCharType="separate"/>
      </w:r>
      <w:r w:rsidR="00D731B2">
        <w:t>22</w:t>
      </w:r>
      <w:r w:rsidR="00D731B2">
        <w:fldChar w:fldCharType="end"/>
      </w:r>
      <w:r w:rsidR="005D530A">
        <w:t>]</w:t>
      </w:r>
      <w:r>
        <w:t>. Datu izmaiņu noteikšana un apstrāde detalizēti aprakstīta nodaļā</w:t>
      </w:r>
      <w:r w:rsidR="005D530A">
        <w:t>s</w:t>
      </w:r>
      <w:r>
        <w:t xml:space="preserve"> </w:t>
      </w:r>
      <w:r>
        <w:fldChar w:fldCharType="begin"/>
      </w:r>
      <w:r>
        <w:instrText xml:space="preserve"> REF _Ref39581637 \r \h </w:instrText>
      </w:r>
      <w:r>
        <w:fldChar w:fldCharType="separate"/>
      </w:r>
      <w:r>
        <w:t>2.2</w:t>
      </w:r>
      <w:r>
        <w:fldChar w:fldCharType="end"/>
      </w:r>
      <w:r>
        <w:t>.</w:t>
      </w:r>
      <w:r w:rsidR="005D530A">
        <w:t xml:space="preserve"> un </w:t>
      </w:r>
      <w:r w:rsidR="005D530A">
        <w:fldChar w:fldCharType="begin"/>
      </w:r>
      <w:r w:rsidR="005D530A">
        <w:instrText xml:space="preserve"> REF _Ref39824990 \r \h </w:instrText>
      </w:r>
      <w:r w:rsidR="005D530A">
        <w:fldChar w:fldCharType="separate"/>
      </w:r>
      <w:r w:rsidR="005D530A">
        <w:t>2.3</w:t>
      </w:r>
      <w:r w:rsidR="005D530A">
        <w:fldChar w:fldCharType="end"/>
      </w:r>
      <w:r w:rsidR="005D530A">
        <w:t>.</w:t>
      </w:r>
    </w:p>
    <w:p w14:paraId="65C65025" w14:textId="2FC95AE3" w:rsidR="00B91B9E" w:rsidRDefault="00B91B9E" w:rsidP="00E14293">
      <w:pPr>
        <w:pStyle w:val="Teksts"/>
      </w:pPr>
      <w:r>
        <w:t xml:space="preserve">Bakalaura darba ietvaros adaptācijas komponente papildināta ar mehānismu, kas </w:t>
      </w:r>
      <w:r w:rsidRPr="00B91B9E">
        <w:t>datu avotu evolūcijas rezultātā radušās izmaiņas adapt</w:t>
      </w:r>
      <w:r>
        <w:t>ē</w:t>
      </w:r>
      <w:r w:rsidRPr="00B91B9E">
        <w:t xml:space="preserve"> sistēmas metadatos</w:t>
      </w:r>
    </w:p>
    <w:p w14:paraId="08E32BDF" w14:textId="04F25E32" w:rsidR="008020AD" w:rsidRDefault="008020AD" w:rsidP="008020AD">
      <w:pPr>
        <w:pStyle w:val="apaknodaasvirsraksts"/>
        <w:numPr>
          <w:ilvl w:val="1"/>
          <w:numId w:val="1"/>
        </w:numPr>
        <w:ind w:left="851"/>
      </w:pPr>
      <w:r>
        <w:t xml:space="preserve"> </w:t>
      </w:r>
      <w:bookmarkStart w:id="48" w:name="_Ref39327248"/>
      <w:bookmarkStart w:id="49" w:name="_Ref39581637"/>
      <w:bookmarkStart w:id="50" w:name="_Toc40698934"/>
      <w:r>
        <w:t xml:space="preserve">Izmaiņu </w:t>
      </w:r>
      <w:r w:rsidR="00F3147A">
        <w:t>identificēšana</w:t>
      </w:r>
      <w:bookmarkEnd w:id="48"/>
      <w:bookmarkEnd w:id="49"/>
      <w:bookmarkEnd w:id="50"/>
    </w:p>
    <w:p w14:paraId="51A961C9" w14:textId="0D380D3F" w:rsidR="008020AD" w:rsidRPr="00ED17DC" w:rsidRDefault="00A20F20" w:rsidP="008020AD">
      <w:pPr>
        <w:pStyle w:val="Teksts"/>
      </w:pPr>
      <w:r>
        <w:t>Lai identificētu</w:t>
      </w:r>
      <w:r w:rsidR="00476CC6">
        <w:t xml:space="preserve"> metadatos notikušās izmaiņas, tiek izmantots algoritms, kas vispirms apstrādā datu avotus un datu maģistrāles līmeņus</w:t>
      </w:r>
      <w:r w:rsidR="00ED17DC">
        <w:t xml:space="preserve">, </w:t>
      </w:r>
      <w:r w:rsidR="00E34542">
        <w:t xml:space="preserve">tad </w:t>
      </w:r>
      <w:r w:rsidR="00ED17DC">
        <w:t>datu kopas un datu vienības</w:t>
      </w:r>
      <w:r w:rsidR="00476CC6">
        <w:t>,</w:t>
      </w:r>
      <w:r w:rsidR="00ED17DC">
        <w:t xml:space="preserve"> bet</w:t>
      </w:r>
      <w:r w:rsidR="00476CC6">
        <w:t xml:space="preserve"> pē</w:t>
      </w:r>
      <w:r w:rsidR="00ED17DC">
        <w:t>c</w:t>
      </w:r>
      <w:r w:rsidR="00476CC6">
        <w:t xml:space="preserve"> tam k</w:t>
      </w:r>
      <w:r w:rsidR="006970A8">
        <w:t>artēš</w:t>
      </w:r>
      <w:r w:rsidR="00476CC6">
        <w:t xml:space="preserve">anas metadatus un </w:t>
      </w:r>
      <w:r w:rsidR="008740B3">
        <w:t>attiecības</w:t>
      </w:r>
      <w:r w:rsidR="00476CC6">
        <w:t>.</w:t>
      </w:r>
      <w:r w:rsidR="00ED17DC">
        <w:t xml:space="preserve"> Identificētās izmaiņas tiek saglabātas tabulā </w:t>
      </w:r>
      <w:r w:rsidR="00ED17DC">
        <w:rPr>
          <w:i/>
          <w:iCs/>
        </w:rPr>
        <w:t>Change</w:t>
      </w:r>
      <w:r w:rsidR="00ED17DC">
        <w:t>.</w:t>
      </w:r>
    </w:p>
    <w:p w14:paraId="38D24553" w14:textId="217A50A9" w:rsidR="00476CC6" w:rsidRDefault="00476CC6" w:rsidP="00476CC6">
      <w:pPr>
        <w:pStyle w:val="Teksts"/>
      </w:pPr>
      <w:r>
        <w:t>Apstrādājot datu avotus, tiek izmantota procedūra, kas atklāj jaunus vai nepieejamos datu avotus, kā arī identificē izmaņas avotu datu kopās. Kā ieejas parametri tiek saņemts datu avots, kā arī to aprakstošie metadati – saņemtajam avotam atbilstošie un metadatu glabātuvē esošie. Šie ieejas dati savā starpā tiek salīdzināti, kā rezultātā iespējams identificēt datu avota pievienošanu vai dzēšanu. Apstrādājot katru avotam piederošo datu kopu, iespējams identificēt metadatu īpašību izmaiņas –</w:t>
      </w:r>
      <w:r w:rsidR="00E34542">
        <w:t xml:space="preserve"> </w:t>
      </w:r>
      <w:r>
        <w:t>īpašīb</w:t>
      </w:r>
      <w:r w:rsidR="00E34542">
        <w:t>a</w:t>
      </w:r>
      <w:r>
        <w:t>s pievienošanu, dzēšanu vai vērtības atjaunināšanu.</w:t>
      </w:r>
    </w:p>
    <w:p w14:paraId="744ACC89" w14:textId="0434F662" w:rsidR="00476CC6" w:rsidRDefault="00476CC6" w:rsidP="00476CC6">
      <w:pPr>
        <w:pStyle w:val="Teksts"/>
      </w:pPr>
      <w:r>
        <w:lastRenderedPageBreak/>
        <w:t>Lai identificētu izmaiņas datu maģistrāles līmeņos</w:t>
      </w:r>
      <w:r w:rsidR="00ED17DC">
        <w:t>, datu kopās vai datu vienībās</w:t>
      </w:r>
      <w:r>
        <w:t xml:space="preserve">, </w:t>
      </w:r>
      <w:r w:rsidR="00ED17DC">
        <w:t>algoritms sakrīt ar datu avotu izmaiņu noteikšanai izmantoto, tikai šajā gadījumā tiek apstrādāts attiecīgi katrs datu maģistrāles līmenis, datu kopa vai datu vienība.</w:t>
      </w:r>
    </w:p>
    <w:p w14:paraId="3EAA0E07" w14:textId="0FE9A731" w:rsidR="00ED17DC" w:rsidRDefault="00ED17DC" w:rsidP="00476CC6">
      <w:pPr>
        <w:pStyle w:val="Teksts"/>
      </w:pPr>
      <w:r>
        <w:t>K</w:t>
      </w:r>
      <w:r w:rsidR="006970A8">
        <w:t>artēš</w:t>
      </w:r>
      <w:r>
        <w:t>anas metadatu izmaiņu identificēšanai svarīgi ir tas, ka pirms tās tiek apstrādātas datu vienību izmaiņas, jo šajā algoritmā tiek pārbaudīts, vai neviena no k</w:t>
      </w:r>
      <w:r w:rsidR="006970A8">
        <w:t>artēš</w:t>
      </w:r>
      <w:r>
        <w:t>anas metadatos izmantotajām datu vienībām nav atzīmēta kā dzēsta kādā no algoritma iepiekšējiem soļiem.</w:t>
      </w:r>
    </w:p>
    <w:p w14:paraId="0F857A65" w14:textId="60C9C6BD" w:rsidR="00F073D5" w:rsidRDefault="00F073D5" w:rsidP="00F073D5">
      <w:pPr>
        <w:pStyle w:val="Teksts"/>
      </w:pPr>
      <w:r>
        <w:t xml:space="preserve">Lai noteiktu metadatu </w:t>
      </w:r>
      <w:r w:rsidR="008740B3">
        <w:t>attiecību</w:t>
      </w:r>
      <w:r>
        <w:t xml:space="preserve"> izmaiņas, pirmkārt, tiek reģistrētas no jauna pievienotās </w:t>
      </w:r>
      <w:r w:rsidR="008740B3">
        <w:t>attiecības</w:t>
      </w:r>
      <w:r>
        <w:t xml:space="preserve">. Pēc tam tiek apstrādāti gadījumi, kad kāda iemesla dēļ </w:t>
      </w:r>
      <w:r w:rsidR="008740B3">
        <w:t>attiecība</w:t>
      </w:r>
      <w:r>
        <w:t xml:space="preserve"> ir dzēsta vai vairs nav izmantojama. Tie var būt gadījumi, kad kāda no </w:t>
      </w:r>
      <w:r w:rsidR="008740B3">
        <w:t>attiecībās</w:t>
      </w:r>
      <w:r>
        <w:t xml:space="preserve"> izmantotajām datu vienībām iepriekšējos algoritma soļos ir dzēsta vai izstrādātājs manuāli rediģējis </w:t>
      </w:r>
      <w:r w:rsidR="008740B3">
        <w:t>attiecības [</w:t>
      </w:r>
      <w:r w:rsidR="00D731B2">
        <w:fldChar w:fldCharType="begin"/>
      </w:r>
      <w:r w:rsidR="00D731B2">
        <w:instrText xml:space="preserve"> REF _Ref40258689 \r \h </w:instrText>
      </w:r>
      <w:r w:rsidR="00D731B2">
        <w:fldChar w:fldCharType="separate"/>
      </w:r>
      <w:r w:rsidR="00D731B2">
        <w:t>21</w:t>
      </w:r>
      <w:r w:rsidR="00D731B2">
        <w:fldChar w:fldCharType="end"/>
      </w:r>
      <w:r w:rsidR="008740B3">
        <w:t>]</w:t>
      </w:r>
      <w:r>
        <w:t>.</w:t>
      </w:r>
      <w:r w:rsidR="00542ED0">
        <w:t xml:space="preserve"> </w:t>
      </w:r>
    </w:p>
    <w:p w14:paraId="66E883ED" w14:textId="6253CFAF" w:rsidR="00542ED0" w:rsidRDefault="00542ED0" w:rsidP="00542ED0">
      <w:pPr>
        <w:pStyle w:val="apaknodaasvirsraksts"/>
        <w:numPr>
          <w:ilvl w:val="1"/>
          <w:numId w:val="1"/>
        </w:numPr>
        <w:ind w:left="851"/>
      </w:pPr>
      <w:r>
        <w:t xml:space="preserve"> </w:t>
      </w:r>
      <w:bookmarkStart w:id="51" w:name="_Ref39824990"/>
      <w:bookmarkStart w:id="52" w:name="_Toc40698935"/>
      <w:r>
        <w:t>Izmaiņu apstrāde</w:t>
      </w:r>
      <w:bookmarkEnd w:id="51"/>
      <w:bookmarkEnd w:id="52"/>
    </w:p>
    <w:p w14:paraId="61115410" w14:textId="76E3E75B" w:rsidR="00D43BC4" w:rsidRDefault="00A105AF" w:rsidP="00D43BC4">
      <w:pPr>
        <w:pStyle w:val="Teksts"/>
      </w:pPr>
      <w:r>
        <w:t>Par reģistrēto izmaiņu apstrādi tiek uzskatīta tās adaptācija sistēm</w:t>
      </w:r>
      <w:r w:rsidR="00503A11">
        <w:t>as metadatos</w:t>
      </w:r>
      <w:r>
        <w:t>. Izmaiņas adaptācijas soļi var būt gan automātiski, gan manuāli veicami, kā arī izstrādātājs var pieņemt lēmumus par izmaiņas adaptācijas gaitu.</w:t>
      </w:r>
    </w:p>
    <w:p w14:paraId="4EC7E5B5" w14:textId="2016E723" w:rsidR="00D55EFF" w:rsidRPr="00D55EFF" w:rsidRDefault="00D55EFF" w:rsidP="00D55EFF">
      <w:pPr>
        <w:pStyle w:val="Teksts"/>
        <w:jc w:val="right"/>
        <w:rPr>
          <w:i/>
          <w:iCs/>
          <w:szCs w:val="32"/>
        </w:rPr>
      </w:pPr>
      <w:bookmarkStart w:id="53" w:name="_Ref39737750"/>
      <w:r w:rsidRPr="00D55EFF">
        <w:rPr>
          <w:i/>
          <w:iCs/>
        </w:rPr>
        <w:t>2.</w:t>
      </w:r>
      <w:r w:rsidRPr="00D55EFF">
        <w:rPr>
          <w:i/>
          <w:iCs/>
        </w:rPr>
        <w:fldChar w:fldCharType="begin"/>
      </w:r>
      <w:r w:rsidRPr="00D55EFF">
        <w:rPr>
          <w:i/>
          <w:iCs/>
        </w:rPr>
        <w:instrText xml:space="preserve"> SEQ Tabula \* ARABIC </w:instrText>
      </w:r>
      <w:r w:rsidRPr="00D55EFF">
        <w:rPr>
          <w:i/>
          <w:iCs/>
        </w:rPr>
        <w:fldChar w:fldCharType="separate"/>
      </w:r>
      <w:r w:rsidR="004C38A0">
        <w:rPr>
          <w:i/>
          <w:iCs/>
          <w:noProof/>
        </w:rPr>
        <w:t>1</w:t>
      </w:r>
      <w:r w:rsidRPr="00D55EFF">
        <w:rPr>
          <w:i/>
          <w:iCs/>
        </w:rPr>
        <w:fldChar w:fldCharType="end"/>
      </w:r>
      <w:bookmarkEnd w:id="53"/>
      <w:r w:rsidRPr="00D55EFF">
        <w:rPr>
          <w:i/>
          <w:iCs/>
          <w:szCs w:val="32"/>
        </w:rPr>
        <w:t>. tabula</w:t>
      </w:r>
    </w:p>
    <w:p w14:paraId="3201CBBA" w14:textId="1A607768" w:rsidR="00D55EFF" w:rsidRDefault="00D55EFF" w:rsidP="00D55EFF">
      <w:pPr>
        <w:pStyle w:val="tabulasvirsraksts"/>
        <w:jc w:val="right"/>
      </w:pPr>
      <w:r>
        <w:t>Evolūcijas rezultātā radušos izmaiņu apstrāde</w:t>
      </w:r>
    </w:p>
    <w:p w14:paraId="1DEB6F9C" w14:textId="77777777" w:rsidR="00D55EFF" w:rsidRPr="00D55EFF" w:rsidRDefault="00D55EFF" w:rsidP="00D55EFF">
      <w:pPr>
        <w:pStyle w:val="tabulasvirsraksts"/>
        <w:jc w:val="right"/>
        <w:rPr>
          <w:i/>
          <w:iCs/>
        </w:rPr>
      </w:pPr>
    </w:p>
    <w:tbl>
      <w:tblPr>
        <w:tblStyle w:val="TableGrid"/>
        <w:tblW w:w="0" w:type="auto"/>
        <w:tblCellMar>
          <w:top w:w="51" w:type="dxa"/>
          <w:bottom w:w="51" w:type="dxa"/>
        </w:tblCellMar>
        <w:tblLook w:val="04A0" w:firstRow="1" w:lastRow="0" w:firstColumn="1" w:lastColumn="0" w:noHBand="0" w:noVBand="1"/>
      </w:tblPr>
      <w:tblGrid>
        <w:gridCol w:w="2943"/>
        <w:gridCol w:w="2268"/>
        <w:gridCol w:w="4076"/>
      </w:tblGrid>
      <w:tr w:rsidR="002E0EC1" w:rsidRPr="002E0EC1" w14:paraId="571ED29C" w14:textId="77777777" w:rsidTr="00EE0F34">
        <w:trPr>
          <w:tblHeader/>
        </w:trPr>
        <w:tc>
          <w:tcPr>
            <w:tcW w:w="2943" w:type="dxa"/>
            <w:shd w:val="clear" w:color="auto" w:fill="D9D9D9" w:themeFill="background1" w:themeFillShade="D9"/>
          </w:tcPr>
          <w:p w14:paraId="2A9F257A" w14:textId="7619FCD6" w:rsidR="002E0EC1" w:rsidRPr="00956BE7" w:rsidRDefault="002E0EC1" w:rsidP="002E0EC1">
            <w:pPr>
              <w:pStyle w:val="Teksts"/>
              <w:spacing w:line="240" w:lineRule="auto"/>
              <w:ind w:firstLine="0"/>
              <w:jc w:val="center"/>
              <w:rPr>
                <w:b/>
                <w:bCs/>
                <w:sz w:val="22"/>
                <w:szCs w:val="22"/>
              </w:rPr>
            </w:pPr>
            <w:r w:rsidRPr="00956BE7">
              <w:rPr>
                <w:b/>
                <w:bCs/>
                <w:sz w:val="22"/>
                <w:szCs w:val="22"/>
              </w:rPr>
              <w:t>Izmaiņa</w:t>
            </w:r>
            <w:r w:rsidR="006B0C0C">
              <w:rPr>
                <w:b/>
                <w:bCs/>
                <w:sz w:val="22"/>
                <w:szCs w:val="22"/>
              </w:rPr>
              <w:t xml:space="preserve"> </w:t>
            </w:r>
            <w:r w:rsidR="006B0C0C" w:rsidRPr="006B0C0C">
              <w:rPr>
                <w:b/>
                <w:bCs/>
              </w:rPr>
              <w:t>[</w:t>
            </w:r>
            <w:r w:rsidR="00D731B2">
              <w:rPr>
                <w:b/>
                <w:bCs/>
              </w:rPr>
              <w:fldChar w:fldCharType="begin"/>
            </w:r>
            <w:r w:rsidR="00D731B2">
              <w:rPr>
                <w:b/>
                <w:bCs/>
              </w:rPr>
              <w:instrText xml:space="preserve"> REF _Ref40258632 \r \h </w:instrText>
            </w:r>
            <w:r w:rsidR="00D731B2">
              <w:rPr>
                <w:b/>
                <w:bCs/>
              </w:rPr>
            </w:r>
            <w:r w:rsidR="00D731B2">
              <w:rPr>
                <w:b/>
                <w:bCs/>
              </w:rPr>
              <w:fldChar w:fldCharType="separate"/>
            </w:r>
            <w:r w:rsidR="00D731B2">
              <w:rPr>
                <w:b/>
                <w:bCs/>
              </w:rPr>
              <w:t>23</w:t>
            </w:r>
            <w:r w:rsidR="00D731B2">
              <w:rPr>
                <w:b/>
                <w:bCs/>
              </w:rPr>
              <w:fldChar w:fldCharType="end"/>
            </w:r>
            <w:r w:rsidR="006B0C0C" w:rsidRPr="006B0C0C">
              <w:rPr>
                <w:b/>
                <w:bCs/>
              </w:rPr>
              <w:t>]</w:t>
            </w:r>
          </w:p>
        </w:tc>
        <w:tc>
          <w:tcPr>
            <w:tcW w:w="2268" w:type="dxa"/>
            <w:shd w:val="clear" w:color="auto" w:fill="D9D9D9" w:themeFill="background1" w:themeFillShade="D9"/>
          </w:tcPr>
          <w:p w14:paraId="366D8DFD" w14:textId="47DD1B88" w:rsidR="002E0EC1" w:rsidRPr="00956BE7" w:rsidRDefault="002E0EC1" w:rsidP="002E0EC1">
            <w:pPr>
              <w:pStyle w:val="Teksts"/>
              <w:spacing w:line="240" w:lineRule="auto"/>
              <w:ind w:firstLine="0"/>
              <w:jc w:val="center"/>
              <w:rPr>
                <w:b/>
                <w:bCs/>
                <w:sz w:val="22"/>
                <w:szCs w:val="22"/>
              </w:rPr>
            </w:pPr>
            <w:r w:rsidRPr="00956BE7">
              <w:rPr>
                <w:b/>
                <w:bCs/>
                <w:sz w:val="22"/>
                <w:szCs w:val="22"/>
              </w:rPr>
              <w:t>Klase</w:t>
            </w:r>
          </w:p>
        </w:tc>
        <w:tc>
          <w:tcPr>
            <w:tcW w:w="4076" w:type="dxa"/>
            <w:shd w:val="clear" w:color="auto" w:fill="D9D9D9" w:themeFill="background1" w:themeFillShade="D9"/>
          </w:tcPr>
          <w:p w14:paraId="23ED067E" w14:textId="7A0A3B28" w:rsidR="002E0EC1" w:rsidRPr="00956BE7" w:rsidRDefault="002E0EC1" w:rsidP="002E0EC1">
            <w:pPr>
              <w:pStyle w:val="Teksts"/>
              <w:spacing w:line="240" w:lineRule="auto"/>
              <w:ind w:firstLine="0"/>
              <w:jc w:val="center"/>
              <w:rPr>
                <w:b/>
                <w:bCs/>
                <w:sz w:val="22"/>
                <w:szCs w:val="22"/>
              </w:rPr>
            </w:pPr>
            <w:r w:rsidRPr="00956BE7">
              <w:rPr>
                <w:b/>
                <w:bCs/>
                <w:sz w:val="22"/>
                <w:szCs w:val="22"/>
              </w:rPr>
              <w:t>Izmaiņas apstrāde</w:t>
            </w:r>
          </w:p>
        </w:tc>
      </w:tr>
      <w:tr w:rsidR="002E0EC1" w:rsidRPr="002E0EC1" w14:paraId="77CCEC97" w14:textId="77777777" w:rsidTr="00EE0F34">
        <w:tc>
          <w:tcPr>
            <w:tcW w:w="2943" w:type="dxa"/>
            <w:vAlign w:val="center"/>
          </w:tcPr>
          <w:p w14:paraId="54828569" w14:textId="018515F7" w:rsidR="002E0EC1" w:rsidRPr="00956BE7" w:rsidRDefault="002E0EC1" w:rsidP="00956BE7">
            <w:pPr>
              <w:pStyle w:val="Teksts"/>
              <w:spacing w:line="276" w:lineRule="auto"/>
              <w:ind w:firstLine="0"/>
              <w:jc w:val="left"/>
              <w:rPr>
                <w:sz w:val="22"/>
                <w:szCs w:val="22"/>
              </w:rPr>
            </w:pPr>
            <w:r w:rsidRPr="00956BE7">
              <w:rPr>
                <w:sz w:val="22"/>
                <w:szCs w:val="22"/>
              </w:rPr>
              <w:t>Datu avota pievienošana</w:t>
            </w:r>
          </w:p>
        </w:tc>
        <w:tc>
          <w:tcPr>
            <w:tcW w:w="2268" w:type="dxa"/>
          </w:tcPr>
          <w:p w14:paraId="2E44E5B6" w14:textId="59B362E9"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076" w:type="dxa"/>
          </w:tcPr>
          <w:p w14:paraId="242D456B" w14:textId="644502D0" w:rsidR="002E0EC1" w:rsidRPr="00956BE7" w:rsidRDefault="00D959D1" w:rsidP="00956BE7">
            <w:pPr>
              <w:pStyle w:val="Teksts"/>
              <w:spacing w:line="276" w:lineRule="auto"/>
              <w:ind w:firstLine="0"/>
              <w:jc w:val="left"/>
              <w:rPr>
                <w:sz w:val="22"/>
                <w:szCs w:val="22"/>
              </w:rPr>
            </w:pPr>
            <w:r w:rsidRPr="00956BE7">
              <w:rPr>
                <w:sz w:val="22"/>
                <w:szCs w:val="22"/>
              </w:rPr>
              <w:t>Jaunais datu avots tiek pievienots pirmajam datu maģistrāles līmenim.</w:t>
            </w:r>
          </w:p>
        </w:tc>
      </w:tr>
      <w:tr w:rsidR="002E0EC1" w:rsidRPr="002E0EC1" w14:paraId="3F0BFE1F" w14:textId="77777777" w:rsidTr="00EE0F34">
        <w:tc>
          <w:tcPr>
            <w:tcW w:w="2943" w:type="dxa"/>
            <w:vAlign w:val="center"/>
          </w:tcPr>
          <w:p w14:paraId="0B9D4B14" w14:textId="43DA52C0" w:rsidR="002E0EC1" w:rsidRPr="00956BE7" w:rsidRDefault="002E0EC1" w:rsidP="00956BE7">
            <w:pPr>
              <w:pStyle w:val="Teksts"/>
              <w:spacing w:line="276" w:lineRule="auto"/>
              <w:ind w:firstLine="0"/>
              <w:jc w:val="left"/>
              <w:rPr>
                <w:sz w:val="22"/>
                <w:szCs w:val="22"/>
              </w:rPr>
            </w:pPr>
            <w:r w:rsidRPr="00956BE7">
              <w:rPr>
                <w:sz w:val="22"/>
                <w:szCs w:val="22"/>
              </w:rPr>
              <w:t>Datu avota dzēšana</w:t>
            </w:r>
          </w:p>
        </w:tc>
        <w:tc>
          <w:tcPr>
            <w:tcW w:w="2268" w:type="dxa"/>
          </w:tcPr>
          <w:p w14:paraId="2C55F93C" w14:textId="48378EEE"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076" w:type="dxa"/>
          </w:tcPr>
          <w:p w14:paraId="79474AC2" w14:textId="07BB0763" w:rsidR="002E0EC1" w:rsidRPr="00956BE7" w:rsidRDefault="00D959D1" w:rsidP="00956BE7">
            <w:pPr>
              <w:pStyle w:val="Teksts"/>
              <w:spacing w:line="276" w:lineRule="auto"/>
              <w:ind w:firstLine="0"/>
              <w:jc w:val="left"/>
              <w:rPr>
                <w:sz w:val="22"/>
                <w:szCs w:val="22"/>
              </w:rPr>
            </w:pPr>
            <w:r w:rsidRPr="00956BE7">
              <w:rPr>
                <w:sz w:val="22"/>
                <w:szCs w:val="22"/>
              </w:rPr>
              <w:t>Datus no avota aizstāj ar datiem no citiem avotiem vai pavisam dzēš avotu.</w:t>
            </w:r>
          </w:p>
        </w:tc>
      </w:tr>
      <w:tr w:rsidR="002E0EC1" w:rsidRPr="002E0EC1" w14:paraId="6BBF6372" w14:textId="77777777" w:rsidTr="00EE0F34">
        <w:tc>
          <w:tcPr>
            <w:tcW w:w="2943" w:type="dxa"/>
            <w:vAlign w:val="center"/>
          </w:tcPr>
          <w:p w14:paraId="4A20B8AA" w14:textId="11E7DD65" w:rsidR="002E0EC1" w:rsidRPr="00956BE7" w:rsidRDefault="002E0EC1" w:rsidP="00956BE7">
            <w:pPr>
              <w:pStyle w:val="Teksts"/>
              <w:spacing w:line="276" w:lineRule="auto"/>
              <w:ind w:firstLine="0"/>
              <w:jc w:val="left"/>
              <w:rPr>
                <w:sz w:val="22"/>
                <w:szCs w:val="22"/>
              </w:rPr>
            </w:pPr>
            <w:r w:rsidRPr="00956BE7">
              <w:rPr>
                <w:sz w:val="22"/>
                <w:szCs w:val="22"/>
              </w:rPr>
              <w:t>Datu maģistrāles līmeņa pievienošana</w:t>
            </w:r>
          </w:p>
        </w:tc>
        <w:tc>
          <w:tcPr>
            <w:tcW w:w="2268" w:type="dxa"/>
          </w:tcPr>
          <w:p w14:paraId="64591D95" w14:textId="371FF22E" w:rsidR="002E0EC1" w:rsidRPr="00956BE7" w:rsidRDefault="006970A8" w:rsidP="00956BE7">
            <w:pPr>
              <w:pStyle w:val="Teksts"/>
              <w:spacing w:line="276" w:lineRule="auto"/>
              <w:ind w:firstLine="0"/>
              <w:jc w:val="left"/>
              <w:rPr>
                <w:i/>
                <w:iCs/>
                <w:sz w:val="22"/>
                <w:szCs w:val="22"/>
              </w:rPr>
            </w:pPr>
            <w:r w:rsidRPr="00956BE7">
              <w:rPr>
                <w:i/>
                <w:iCs/>
                <w:sz w:val="22"/>
                <w:szCs w:val="22"/>
              </w:rPr>
              <w:t>Data Highway Level</w:t>
            </w:r>
          </w:p>
        </w:tc>
        <w:tc>
          <w:tcPr>
            <w:tcW w:w="4076" w:type="dxa"/>
          </w:tcPr>
          <w:p w14:paraId="49D0D670" w14:textId="02CFBBA7" w:rsidR="002E0EC1" w:rsidRPr="00956BE7" w:rsidRDefault="00D959D1" w:rsidP="00956BE7">
            <w:pPr>
              <w:pStyle w:val="Teksts"/>
              <w:spacing w:line="276" w:lineRule="auto"/>
              <w:ind w:firstLine="0"/>
              <w:jc w:val="left"/>
              <w:rPr>
                <w:sz w:val="22"/>
                <w:szCs w:val="22"/>
              </w:rPr>
            </w:pPr>
            <w:r w:rsidRPr="00956BE7">
              <w:rPr>
                <w:sz w:val="22"/>
                <w:szCs w:val="22"/>
              </w:rPr>
              <w:t>Definē atbilstošos ETL procesus un datu avotus, ja tas nepieciešams.</w:t>
            </w:r>
          </w:p>
        </w:tc>
      </w:tr>
      <w:tr w:rsidR="002E0EC1" w:rsidRPr="002E0EC1" w14:paraId="048FA733" w14:textId="77777777" w:rsidTr="00EE0F34">
        <w:tc>
          <w:tcPr>
            <w:tcW w:w="2943" w:type="dxa"/>
            <w:vAlign w:val="center"/>
          </w:tcPr>
          <w:p w14:paraId="285707AC" w14:textId="75641F77" w:rsidR="002E0EC1" w:rsidRPr="00956BE7" w:rsidRDefault="002E0EC1" w:rsidP="00956BE7">
            <w:pPr>
              <w:pStyle w:val="Teksts"/>
              <w:spacing w:line="276" w:lineRule="auto"/>
              <w:ind w:firstLine="0"/>
              <w:jc w:val="left"/>
              <w:rPr>
                <w:sz w:val="22"/>
                <w:szCs w:val="22"/>
              </w:rPr>
            </w:pPr>
            <w:r w:rsidRPr="00956BE7">
              <w:rPr>
                <w:sz w:val="22"/>
                <w:szCs w:val="22"/>
              </w:rPr>
              <w:t>Datu maģistrāles līmeņa dzēšana</w:t>
            </w:r>
          </w:p>
        </w:tc>
        <w:tc>
          <w:tcPr>
            <w:tcW w:w="2268" w:type="dxa"/>
          </w:tcPr>
          <w:p w14:paraId="2DCE23AF" w14:textId="4D4CB6E3" w:rsidR="002E0EC1" w:rsidRPr="00956BE7" w:rsidRDefault="009A7C02" w:rsidP="00956BE7">
            <w:pPr>
              <w:pStyle w:val="Teksts"/>
              <w:spacing w:line="276" w:lineRule="auto"/>
              <w:ind w:firstLine="0"/>
              <w:jc w:val="left"/>
              <w:rPr>
                <w:i/>
                <w:iCs/>
                <w:sz w:val="22"/>
                <w:szCs w:val="22"/>
              </w:rPr>
            </w:pPr>
            <w:r w:rsidRPr="00956BE7">
              <w:rPr>
                <w:i/>
                <w:iCs/>
                <w:sz w:val="22"/>
                <w:szCs w:val="22"/>
              </w:rPr>
              <w:t>Data Highway Level</w:t>
            </w:r>
          </w:p>
        </w:tc>
        <w:tc>
          <w:tcPr>
            <w:tcW w:w="4076" w:type="dxa"/>
          </w:tcPr>
          <w:p w14:paraId="583BAE04" w14:textId="54F5AC9A" w:rsidR="002E0EC1" w:rsidRPr="00956BE7" w:rsidRDefault="00D959D1" w:rsidP="00956BE7">
            <w:pPr>
              <w:pStyle w:val="Teksts"/>
              <w:spacing w:line="276" w:lineRule="auto"/>
              <w:ind w:firstLine="0"/>
              <w:jc w:val="left"/>
              <w:rPr>
                <w:sz w:val="22"/>
                <w:szCs w:val="22"/>
              </w:rPr>
            </w:pPr>
            <w:r w:rsidRPr="00956BE7">
              <w:rPr>
                <w:sz w:val="22"/>
                <w:szCs w:val="22"/>
              </w:rPr>
              <w:t>Pārdefinē ETL procesus, lai aizvietotu trūkstošo datu maģistrāles līmeni, vai dzēš no tā atkarīgos datu avotus.</w:t>
            </w:r>
          </w:p>
        </w:tc>
      </w:tr>
      <w:tr w:rsidR="002E0EC1" w:rsidRPr="002E0EC1" w14:paraId="44032399" w14:textId="77777777" w:rsidTr="00EE0F34">
        <w:tc>
          <w:tcPr>
            <w:tcW w:w="2943" w:type="dxa"/>
            <w:vAlign w:val="center"/>
          </w:tcPr>
          <w:p w14:paraId="160DF78B" w14:textId="23F91A33" w:rsidR="002E0EC1" w:rsidRPr="00956BE7" w:rsidRDefault="002E0EC1" w:rsidP="00956BE7">
            <w:pPr>
              <w:pStyle w:val="Teksts"/>
              <w:spacing w:line="276" w:lineRule="auto"/>
              <w:ind w:firstLine="0"/>
              <w:jc w:val="left"/>
              <w:rPr>
                <w:sz w:val="22"/>
                <w:szCs w:val="22"/>
              </w:rPr>
            </w:pPr>
            <w:r w:rsidRPr="00956BE7">
              <w:rPr>
                <w:sz w:val="22"/>
                <w:szCs w:val="22"/>
              </w:rPr>
              <w:t>Datu kopas pievienošana</w:t>
            </w:r>
          </w:p>
        </w:tc>
        <w:tc>
          <w:tcPr>
            <w:tcW w:w="2268" w:type="dxa"/>
          </w:tcPr>
          <w:p w14:paraId="30DE42D3" w14:textId="1AAA648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59B65C63" w14:textId="3C6CDCDD" w:rsidR="002E0EC1" w:rsidRPr="00956BE7" w:rsidRDefault="00D959D1" w:rsidP="00956BE7">
            <w:pPr>
              <w:pStyle w:val="Teksts"/>
              <w:spacing w:line="276" w:lineRule="auto"/>
              <w:ind w:firstLine="0"/>
              <w:jc w:val="left"/>
              <w:rPr>
                <w:sz w:val="22"/>
                <w:szCs w:val="22"/>
              </w:rPr>
            </w:pPr>
            <w:r w:rsidRPr="00956BE7">
              <w:rPr>
                <w:sz w:val="22"/>
                <w:szCs w:val="22"/>
              </w:rPr>
              <w:t>Definē visas ar jauno datu kopu saistītās vienības (datu maģistrāles līmenis, ETL procesi, metadatu īpašības, datu avots)</w:t>
            </w:r>
            <w:r w:rsidR="00A12069" w:rsidRPr="00956BE7">
              <w:rPr>
                <w:sz w:val="22"/>
                <w:szCs w:val="22"/>
              </w:rPr>
              <w:t>.</w:t>
            </w:r>
          </w:p>
        </w:tc>
      </w:tr>
      <w:tr w:rsidR="002E0EC1" w:rsidRPr="002E0EC1" w14:paraId="49256241" w14:textId="77777777" w:rsidTr="00EE0F34">
        <w:tc>
          <w:tcPr>
            <w:tcW w:w="2943" w:type="dxa"/>
            <w:vAlign w:val="center"/>
          </w:tcPr>
          <w:p w14:paraId="4779720F" w14:textId="4352BAF9" w:rsidR="002E0EC1" w:rsidRPr="00956BE7" w:rsidRDefault="002E0EC1" w:rsidP="00956BE7">
            <w:pPr>
              <w:pStyle w:val="Teksts"/>
              <w:spacing w:line="276" w:lineRule="auto"/>
              <w:ind w:firstLine="0"/>
              <w:jc w:val="left"/>
              <w:rPr>
                <w:sz w:val="22"/>
                <w:szCs w:val="22"/>
              </w:rPr>
            </w:pPr>
            <w:r w:rsidRPr="00956BE7">
              <w:rPr>
                <w:sz w:val="22"/>
                <w:szCs w:val="22"/>
              </w:rPr>
              <w:t>Datu kopas dzēšana</w:t>
            </w:r>
          </w:p>
        </w:tc>
        <w:tc>
          <w:tcPr>
            <w:tcW w:w="2268" w:type="dxa"/>
          </w:tcPr>
          <w:p w14:paraId="19197C3F" w14:textId="1C0AB2C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01C04BB7" w14:textId="72514692" w:rsidR="002E0EC1" w:rsidRPr="00956BE7" w:rsidRDefault="00D959D1" w:rsidP="00956BE7">
            <w:pPr>
              <w:pStyle w:val="Teksts"/>
              <w:spacing w:line="276" w:lineRule="auto"/>
              <w:ind w:firstLine="0"/>
              <w:jc w:val="left"/>
              <w:rPr>
                <w:sz w:val="22"/>
                <w:szCs w:val="22"/>
              </w:rPr>
            </w:pPr>
            <w:r w:rsidRPr="00956BE7">
              <w:rPr>
                <w:sz w:val="22"/>
                <w:szCs w:val="22"/>
              </w:rPr>
              <w:t>Datus no datu kopas aizstāj ar datiem no citu avotu kopām vai pavisam dzēš datu kopu.</w:t>
            </w:r>
          </w:p>
        </w:tc>
      </w:tr>
      <w:tr w:rsidR="002E0EC1" w:rsidRPr="002E0EC1" w14:paraId="14416877" w14:textId="77777777" w:rsidTr="00EE0F34">
        <w:tc>
          <w:tcPr>
            <w:tcW w:w="2943" w:type="dxa"/>
            <w:vAlign w:val="center"/>
          </w:tcPr>
          <w:p w14:paraId="3A3728FD" w14:textId="5F5DF53F" w:rsidR="002E0EC1" w:rsidRPr="00956BE7" w:rsidRDefault="002E0EC1" w:rsidP="00956BE7">
            <w:pPr>
              <w:pStyle w:val="Teksts"/>
              <w:spacing w:line="276" w:lineRule="auto"/>
              <w:ind w:firstLine="0"/>
              <w:jc w:val="left"/>
              <w:rPr>
                <w:sz w:val="22"/>
                <w:szCs w:val="22"/>
              </w:rPr>
            </w:pPr>
            <w:r w:rsidRPr="00956BE7">
              <w:rPr>
                <w:sz w:val="22"/>
                <w:szCs w:val="22"/>
              </w:rPr>
              <w:t>Datu kopas formāta maiņa</w:t>
            </w:r>
          </w:p>
        </w:tc>
        <w:tc>
          <w:tcPr>
            <w:tcW w:w="2268" w:type="dxa"/>
          </w:tcPr>
          <w:p w14:paraId="466C44DA" w14:textId="5D4E842F"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p w14:paraId="3F2E670C" w14:textId="77777777" w:rsidR="009A7C02" w:rsidRPr="00956BE7" w:rsidRDefault="009A7C02" w:rsidP="00956BE7">
            <w:pPr>
              <w:pStyle w:val="Teksts"/>
              <w:spacing w:line="276" w:lineRule="auto"/>
              <w:ind w:firstLine="0"/>
              <w:jc w:val="left"/>
              <w:rPr>
                <w:i/>
                <w:iCs/>
                <w:sz w:val="22"/>
                <w:szCs w:val="22"/>
              </w:rPr>
            </w:pPr>
            <w:r w:rsidRPr="00956BE7">
              <w:rPr>
                <w:i/>
                <w:iCs/>
                <w:sz w:val="22"/>
                <w:szCs w:val="22"/>
              </w:rPr>
              <w:t>Data Item</w:t>
            </w:r>
          </w:p>
          <w:p w14:paraId="712C466D" w14:textId="2600E8EC" w:rsidR="009A7C02" w:rsidRPr="00956BE7" w:rsidRDefault="009A7C02"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4A96BF9B" w14:textId="6C2401FB" w:rsidR="002E0EC1" w:rsidRPr="00956BE7" w:rsidRDefault="00A12069" w:rsidP="00956BE7">
            <w:pPr>
              <w:pStyle w:val="Teksts"/>
              <w:spacing w:line="276" w:lineRule="auto"/>
              <w:ind w:firstLine="0"/>
              <w:jc w:val="left"/>
              <w:rPr>
                <w:sz w:val="22"/>
                <w:szCs w:val="22"/>
              </w:rPr>
            </w:pPr>
            <w:r w:rsidRPr="00956BE7">
              <w:rPr>
                <w:sz w:val="22"/>
                <w:szCs w:val="22"/>
              </w:rPr>
              <w:t>Pārdefinē ETL procesus vai ievērojamu izmaiņu gadījumā datu kopa tiek dzēsta.</w:t>
            </w:r>
          </w:p>
        </w:tc>
      </w:tr>
      <w:tr w:rsidR="002E0EC1" w:rsidRPr="002E0EC1" w14:paraId="7551FA65" w14:textId="77777777" w:rsidTr="00EE0F34">
        <w:tc>
          <w:tcPr>
            <w:tcW w:w="2943" w:type="dxa"/>
            <w:vAlign w:val="center"/>
          </w:tcPr>
          <w:p w14:paraId="2C5157D3" w14:textId="2C325292" w:rsidR="002E0EC1" w:rsidRPr="00956BE7" w:rsidRDefault="002E0EC1" w:rsidP="00956BE7">
            <w:pPr>
              <w:pStyle w:val="Teksts"/>
              <w:spacing w:line="276" w:lineRule="auto"/>
              <w:ind w:firstLine="0"/>
              <w:jc w:val="left"/>
              <w:rPr>
                <w:sz w:val="22"/>
                <w:szCs w:val="22"/>
              </w:rPr>
            </w:pPr>
            <w:r w:rsidRPr="00956BE7">
              <w:rPr>
                <w:sz w:val="22"/>
                <w:szCs w:val="22"/>
              </w:rPr>
              <w:lastRenderedPageBreak/>
              <w:t>Datu kopas nosaukuma maiņa</w:t>
            </w:r>
          </w:p>
        </w:tc>
        <w:tc>
          <w:tcPr>
            <w:tcW w:w="2268" w:type="dxa"/>
          </w:tcPr>
          <w:p w14:paraId="47A31524" w14:textId="707E232A"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566ED799" w14:textId="55E42F99" w:rsidR="002E0EC1"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2361A6BB" w14:textId="77777777" w:rsidTr="00EE0F34">
        <w:tc>
          <w:tcPr>
            <w:tcW w:w="2943" w:type="dxa"/>
            <w:vAlign w:val="center"/>
          </w:tcPr>
          <w:p w14:paraId="64FFF185" w14:textId="48A73DE9" w:rsidR="00A12069" w:rsidRPr="00956BE7" w:rsidRDefault="00A12069" w:rsidP="00956BE7">
            <w:pPr>
              <w:pStyle w:val="Teksts"/>
              <w:spacing w:line="276" w:lineRule="auto"/>
              <w:ind w:firstLine="0"/>
              <w:jc w:val="left"/>
              <w:rPr>
                <w:sz w:val="22"/>
                <w:szCs w:val="22"/>
              </w:rPr>
            </w:pPr>
            <w:r w:rsidRPr="00956BE7">
              <w:rPr>
                <w:sz w:val="22"/>
                <w:szCs w:val="22"/>
              </w:rPr>
              <w:t>Datu vienības pievienošana</w:t>
            </w:r>
          </w:p>
        </w:tc>
        <w:tc>
          <w:tcPr>
            <w:tcW w:w="2268" w:type="dxa"/>
          </w:tcPr>
          <w:p w14:paraId="49E16CD5" w14:textId="57477A9B"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68190856" w14:textId="7D84A02E" w:rsidR="00A12069" w:rsidRPr="00956BE7" w:rsidRDefault="00A12069" w:rsidP="00956BE7">
            <w:pPr>
              <w:pStyle w:val="Teksts"/>
              <w:spacing w:line="276" w:lineRule="auto"/>
              <w:ind w:firstLine="0"/>
              <w:jc w:val="left"/>
              <w:rPr>
                <w:sz w:val="22"/>
                <w:szCs w:val="22"/>
              </w:rPr>
            </w:pPr>
            <w:r w:rsidRPr="00956BE7">
              <w:rPr>
                <w:sz w:val="22"/>
                <w:szCs w:val="22"/>
              </w:rPr>
              <w:t>Definē visas ar jauno datu kopu saistītās vienības (datu kopa, ETL procesi, metadatu īpašības, datu avots).</w:t>
            </w:r>
          </w:p>
        </w:tc>
      </w:tr>
      <w:tr w:rsidR="00A12069" w:rsidRPr="002E0EC1" w14:paraId="036CE9D6" w14:textId="77777777" w:rsidTr="00EE0F34">
        <w:tc>
          <w:tcPr>
            <w:tcW w:w="2943" w:type="dxa"/>
            <w:vAlign w:val="center"/>
          </w:tcPr>
          <w:p w14:paraId="74462574" w14:textId="1C47A147" w:rsidR="00A12069" w:rsidRPr="00956BE7" w:rsidRDefault="00A12069" w:rsidP="00956BE7">
            <w:pPr>
              <w:pStyle w:val="Teksts"/>
              <w:spacing w:line="276" w:lineRule="auto"/>
              <w:ind w:firstLine="0"/>
              <w:jc w:val="left"/>
              <w:rPr>
                <w:sz w:val="22"/>
                <w:szCs w:val="22"/>
              </w:rPr>
            </w:pPr>
            <w:r w:rsidRPr="00956BE7">
              <w:rPr>
                <w:sz w:val="22"/>
                <w:szCs w:val="22"/>
              </w:rPr>
              <w:t>Datu vienības nosaukuma maiņa</w:t>
            </w:r>
          </w:p>
        </w:tc>
        <w:tc>
          <w:tcPr>
            <w:tcW w:w="2268" w:type="dxa"/>
          </w:tcPr>
          <w:p w14:paraId="4217C4F5" w14:textId="6B7C4254"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24EBC18C" w14:textId="40C4A9D2"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16C5117" w14:textId="77777777" w:rsidTr="00EE0F34">
        <w:tc>
          <w:tcPr>
            <w:tcW w:w="2943" w:type="dxa"/>
            <w:vAlign w:val="center"/>
          </w:tcPr>
          <w:p w14:paraId="04535F48" w14:textId="7E83F44B" w:rsidR="00A12069" w:rsidRPr="00956BE7" w:rsidRDefault="00A12069" w:rsidP="00956BE7">
            <w:pPr>
              <w:pStyle w:val="Teksts"/>
              <w:spacing w:line="276" w:lineRule="auto"/>
              <w:ind w:firstLine="0"/>
              <w:jc w:val="left"/>
              <w:rPr>
                <w:sz w:val="22"/>
                <w:szCs w:val="22"/>
              </w:rPr>
            </w:pPr>
            <w:r w:rsidRPr="00956BE7">
              <w:rPr>
                <w:sz w:val="22"/>
                <w:szCs w:val="22"/>
              </w:rPr>
              <w:t>Datu vienības veida maiņa</w:t>
            </w:r>
          </w:p>
        </w:tc>
        <w:tc>
          <w:tcPr>
            <w:tcW w:w="2268" w:type="dxa"/>
          </w:tcPr>
          <w:p w14:paraId="0D7B0AE7" w14:textId="19F445B8"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445DE6CE" w14:textId="55B69358"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79E8D3A" w14:textId="77777777" w:rsidTr="00EE0F34">
        <w:tc>
          <w:tcPr>
            <w:tcW w:w="2943" w:type="dxa"/>
            <w:vAlign w:val="center"/>
          </w:tcPr>
          <w:p w14:paraId="136FBA8C" w14:textId="2C78FE3C" w:rsidR="00A12069" w:rsidRPr="00956BE7" w:rsidRDefault="00A12069" w:rsidP="00956BE7">
            <w:pPr>
              <w:pStyle w:val="Teksts"/>
              <w:spacing w:line="276" w:lineRule="auto"/>
              <w:ind w:firstLine="0"/>
              <w:jc w:val="left"/>
              <w:rPr>
                <w:sz w:val="22"/>
                <w:szCs w:val="22"/>
              </w:rPr>
            </w:pPr>
            <w:r w:rsidRPr="00956BE7">
              <w:rPr>
                <w:sz w:val="22"/>
                <w:szCs w:val="22"/>
              </w:rPr>
              <w:t>Datu vienības dzēšana</w:t>
            </w:r>
          </w:p>
        </w:tc>
        <w:tc>
          <w:tcPr>
            <w:tcW w:w="2268" w:type="dxa"/>
          </w:tcPr>
          <w:p w14:paraId="40544282" w14:textId="4B235AD7"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7B885129" w14:textId="372E2C4D" w:rsidR="00A12069" w:rsidRPr="00956BE7" w:rsidRDefault="00A12069" w:rsidP="00956BE7">
            <w:pPr>
              <w:pStyle w:val="Teksts"/>
              <w:spacing w:line="276" w:lineRule="auto"/>
              <w:ind w:firstLine="0"/>
              <w:jc w:val="left"/>
              <w:rPr>
                <w:sz w:val="22"/>
                <w:szCs w:val="22"/>
              </w:rPr>
            </w:pPr>
            <w:r w:rsidRPr="00956BE7">
              <w:rPr>
                <w:sz w:val="22"/>
                <w:szCs w:val="22"/>
              </w:rPr>
              <w:t>Datu vienību aizstāj ar datiem no citiem avotiem vai datu kopām vai pavisam dzēš datu vienību.</w:t>
            </w:r>
          </w:p>
        </w:tc>
      </w:tr>
      <w:tr w:rsidR="00A12069" w:rsidRPr="002E0EC1" w14:paraId="54F39587" w14:textId="77777777" w:rsidTr="00EE0F34">
        <w:tc>
          <w:tcPr>
            <w:tcW w:w="2943" w:type="dxa"/>
            <w:vAlign w:val="center"/>
          </w:tcPr>
          <w:p w14:paraId="589CC34F" w14:textId="029BCD1F" w:rsidR="00A12069" w:rsidRPr="00956BE7" w:rsidRDefault="008740B3" w:rsidP="00956BE7">
            <w:pPr>
              <w:pStyle w:val="Teksts"/>
              <w:spacing w:line="276" w:lineRule="auto"/>
              <w:ind w:firstLine="0"/>
              <w:jc w:val="left"/>
              <w:rPr>
                <w:sz w:val="22"/>
                <w:szCs w:val="22"/>
              </w:rPr>
            </w:pPr>
            <w:r>
              <w:rPr>
                <w:sz w:val="22"/>
                <w:szCs w:val="22"/>
              </w:rPr>
              <w:t>Attiecības</w:t>
            </w:r>
            <w:r w:rsidR="00A12069" w:rsidRPr="00956BE7">
              <w:rPr>
                <w:sz w:val="22"/>
                <w:szCs w:val="22"/>
              </w:rPr>
              <w:t xml:space="preserve"> pievienošana</w:t>
            </w:r>
          </w:p>
        </w:tc>
        <w:tc>
          <w:tcPr>
            <w:tcW w:w="2268" w:type="dxa"/>
          </w:tcPr>
          <w:p w14:paraId="10FD945B" w14:textId="66811839"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6B3114B0" w14:textId="2D90B4F2"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C43BF22" w14:textId="77777777" w:rsidTr="00EE0F34">
        <w:tc>
          <w:tcPr>
            <w:tcW w:w="2943" w:type="dxa"/>
            <w:vAlign w:val="center"/>
          </w:tcPr>
          <w:p w14:paraId="1FBC43F9" w14:textId="7B268190" w:rsidR="00A12069" w:rsidRPr="00956BE7" w:rsidRDefault="008740B3" w:rsidP="00956BE7">
            <w:pPr>
              <w:pStyle w:val="Teksts"/>
              <w:spacing w:line="276" w:lineRule="auto"/>
              <w:ind w:firstLine="0"/>
              <w:jc w:val="left"/>
              <w:rPr>
                <w:sz w:val="22"/>
                <w:szCs w:val="22"/>
              </w:rPr>
            </w:pPr>
            <w:r>
              <w:rPr>
                <w:sz w:val="22"/>
                <w:szCs w:val="22"/>
              </w:rPr>
              <w:t>Attiecības</w:t>
            </w:r>
            <w:r w:rsidR="00A12069" w:rsidRPr="00956BE7">
              <w:rPr>
                <w:sz w:val="22"/>
                <w:szCs w:val="22"/>
              </w:rPr>
              <w:t xml:space="preserve"> dzēšana</w:t>
            </w:r>
          </w:p>
        </w:tc>
        <w:tc>
          <w:tcPr>
            <w:tcW w:w="2268" w:type="dxa"/>
          </w:tcPr>
          <w:p w14:paraId="14885877" w14:textId="28737A48"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4DB678C3" w14:textId="237A6CC6"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9CD9E40" w14:textId="77777777" w:rsidTr="00EE0F34">
        <w:tc>
          <w:tcPr>
            <w:tcW w:w="2943" w:type="dxa"/>
            <w:vAlign w:val="center"/>
          </w:tcPr>
          <w:p w14:paraId="7E086393" w14:textId="5678CFBD" w:rsidR="00A12069" w:rsidRPr="00956BE7" w:rsidRDefault="00A12069" w:rsidP="00956BE7">
            <w:pPr>
              <w:pStyle w:val="Teksts"/>
              <w:spacing w:line="276" w:lineRule="auto"/>
              <w:ind w:firstLine="0"/>
              <w:jc w:val="left"/>
              <w:rPr>
                <w:sz w:val="22"/>
                <w:szCs w:val="22"/>
              </w:rPr>
            </w:pPr>
            <w:r w:rsidRPr="00956BE7">
              <w:rPr>
                <w:sz w:val="22"/>
                <w:szCs w:val="22"/>
              </w:rPr>
              <w:t>Kartēšanas pievienošana</w:t>
            </w:r>
          </w:p>
        </w:tc>
        <w:tc>
          <w:tcPr>
            <w:tcW w:w="2268" w:type="dxa"/>
          </w:tcPr>
          <w:p w14:paraId="22E0F1B8" w14:textId="3FBC0265"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076" w:type="dxa"/>
          </w:tcPr>
          <w:p w14:paraId="2AA5E84D" w14:textId="0C4A961D" w:rsidR="00A12069" w:rsidRPr="00956BE7" w:rsidRDefault="00D55EFF" w:rsidP="00956BE7">
            <w:pPr>
              <w:pStyle w:val="Teksts"/>
              <w:spacing w:line="276" w:lineRule="auto"/>
              <w:ind w:firstLine="0"/>
              <w:jc w:val="left"/>
              <w:rPr>
                <w:sz w:val="22"/>
                <w:szCs w:val="22"/>
              </w:rPr>
            </w:pPr>
            <w:r w:rsidRPr="00956BE7">
              <w:rPr>
                <w:sz w:val="22"/>
                <w:szCs w:val="22"/>
              </w:rPr>
              <w:t>Definē transformācijas funkciju.</w:t>
            </w:r>
          </w:p>
        </w:tc>
      </w:tr>
      <w:tr w:rsidR="00A12069" w:rsidRPr="002E0EC1" w14:paraId="43A5FDB9" w14:textId="77777777" w:rsidTr="00EE0F34">
        <w:tc>
          <w:tcPr>
            <w:tcW w:w="2943" w:type="dxa"/>
            <w:vAlign w:val="center"/>
          </w:tcPr>
          <w:p w14:paraId="203CD3A5" w14:textId="1FA5FC81" w:rsidR="00A12069" w:rsidRPr="00956BE7" w:rsidRDefault="00A12069" w:rsidP="00956BE7">
            <w:pPr>
              <w:pStyle w:val="Teksts"/>
              <w:spacing w:line="276" w:lineRule="auto"/>
              <w:ind w:firstLine="0"/>
              <w:jc w:val="left"/>
              <w:rPr>
                <w:sz w:val="22"/>
                <w:szCs w:val="22"/>
              </w:rPr>
            </w:pPr>
            <w:r w:rsidRPr="00956BE7">
              <w:rPr>
                <w:sz w:val="22"/>
                <w:szCs w:val="22"/>
              </w:rPr>
              <w:t>Kartēšanas dzēšana</w:t>
            </w:r>
          </w:p>
        </w:tc>
        <w:tc>
          <w:tcPr>
            <w:tcW w:w="2268" w:type="dxa"/>
          </w:tcPr>
          <w:p w14:paraId="589024FA" w14:textId="3F596F88"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076" w:type="dxa"/>
          </w:tcPr>
          <w:p w14:paraId="2CE761F7" w14:textId="5A751D34" w:rsidR="00A12069" w:rsidRPr="00956BE7" w:rsidRDefault="00D55EFF" w:rsidP="00956BE7">
            <w:pPr>
              <w:pStyle w:val="Teksts"/>
              <w:spacing w:line="276" w:lineRule="auto"/>
              <w:ind w:firstLine="0"/>
              <w:jc w:val="left"/>
              <w:rPr>
                <w:sz w:val="22"/>
                <w:szCs w:val="22"/>
              </w:rPr>
            </w:pPr>
            <w:r w:rsidRPr="00956BE7">
              <w:rPr>
                <w:sz w:val="22"/>
                <w:szCs w:val="22"/>
              </w:rPr>
              <w:t>Pārdefinē transformācijas funkciju vai dzēš kartēšanas datus.</w:t>
            </w:r>
          </w:p>
        </w:tc>
      </w:tr>
      <w:tr w:rsidR="00A12069" w:rsidRPr="002E0EC1" w14:paraId="02FCD8D5" w14:textId="77777777" w:rsidTr="00EE0F34">
        <w:tc>
          <w:tcPr>
            <w:tcW w:w="2943" w:type="dxa"/>
            <w:vAlign w:val="center"/>
          </w:tcPr>
          <w:p w14:paraId="52037680" w14:textId="1F180491" w:rsidR="00A12069" w:rsidRPr="00956BE7" w:rsidRDefault="00A12069" w:rsidP="00956BE7">
            <w:pPr>
              <w:pStyle w:val="Teksts"/>
              <w:spacing w:line="276" w:lineRule="auto"/>
              <w:ind w:firstLine="0"/>
              <w:jc w:val="left"/>
              <w:rPr>
                <w:sz w:val="22"/>
                <w:szCs w:val="22"/>
              </w:rPr>
            </w:pPr>
            <w:r w:rsidRPr="00956BE7">
              <w:rPr>
                <w:sz w:val="22"/>
                <w:szCs w:val="22"/>
              </w:rPr>
              <w:t>Metadatu īpašības pievienošana</w:t>
            </w:r>
          </w:p>
        </w:tc>
        <w:tc>
          <w:tcPr>
            <w:tcW w:w="2268" w:type="dxa"/>
          </w:tcPr>
          <w:p w14:paraId="69E5F399" w14:textId="0CD27A0A"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076" w:type="dxa"/>
          </w:tcPr>
          <w:p w14:paraId="35BF3263" w14:textId="4C78E97F" w:rsidR="00A12069" w:rsidRPr="00956BE7" w:rsidRDefault="00D55EFF" w:rsidP="00956BE7">
            <w:pPr>
              <w:pStyle w:val="Teksts"/>
              <w:spacing w:line="276" w:lineRule="auto"/>
              <w:ind w:firstLine="0"/>
              <w:jc w:val="left"/>
              <w:rPr>
                <w:sz w:val="22"/>
                <w:szCs w:val="22"/>
              </w:rPr>
            </w:pPr>
            <w:r w:rsidRPr="00956BE7">
              <w:rPr>
                <w:sz w:val="22"/>
                <w:szCs w:val="22"/>
              </w:rPr>
              <w:t>Izstrādātājs pieņem lēmumu par tālāko īpašības izmantošanu.</w:t>
            </w:r>
          </w:p>
        </w:tc>
      </w:tr>
      <w:tr w:rsidR="00A12069" w:rsidRPr="002E0EC1" w14:paraId="6A6B8A60" w14:textId="77777777" w:rsidTr="00EE0F34">
        <w:tc>
          <w:tcPr>
            <w:tcW w:w="2943" w:type="dxa"/>
            <w:vAlign w:val="center"/>
          </w:tcPr>
          <w:p w14:paraId="39172731" w14:textId="23AC1E3E" w:rsidR="00A12069" w:rsidRPr="00956BE7" w:rsidRDefault="00A12069" w:rsidP="00956BE7">
            <w:pPr>
              <w:pStyle w:val="Teksts"/>
              <w:spacing w:line="276" w:lineRule="auto"/>
              <w:ind w:firstLine="0"/>
              <w:jc w:val="left"/>
              <w:rPr>
                <w:sz w:val="22"/>
                <w:szCs w:val="22"/>
              </w:rPr>
            </w:pPr>
            <w:r w:rsidRPr="00956BE7">
              <w:rPr>
                <w:sz w:val="22"/>
                <w:szCs w:val="22"/>
              </w:rPr>
              <w:t>Metadatu īpašības dzēšana</w:t>
            </w:r>
          </w:p>
        </w:tc>
        <w:tc>
          <w:tcPr>
            <w:tcW w:w="2268" w:type="dxa"/>
          </w:tcPr>
          <w:p w14:paraId="4847450A" w14:textId="3C8501CC"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076" w:type="dxa"/>
          </w:tcPr>
          <w:p w14:paraId="713070FD" w14:textId="59501E60"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AAA7029" w14:textId="77777777" w:rsidTr="00EE0F34">
        <w:tc>
          <w:tcPr>
            <w:tcW w:w="2943" w:type="dxa"/>
            <w:vAlign w:val="center"/>
          </w:tcPr>
          <w:p w14:paraId="3AA87771" w14:textId="7A5E1A43" w:rsidR="00A12069" w:rsidRPr="00956BE7" w:rsidRDefault="00A12069" w:rsidP="00956BE7">
            <w:pPr>
              <w:pStyle w:val="Teksts"/>
              <w:spacing w:line="276" w:lineRule="auto"/>
              <w:ind w:firstLine="0"/>
              <w:jc w:val="left"/>
              <w:rPr>
                <w:sz w:val="22"/>
                <w:szCs w:val="22"/>
              </w:rPr>
            </w:pPr>
            <w:r w:rsidRPr="00956BE7">
              <w:rPr>
                <w:sz w:val="22"/>
                <w:szCs w:val="22"/>
              </w:rPr>
              <w:t>Atribūta vērtības maiņa</w:t>
            </w:r>
          </w:p>
        </w:tc>
        <w:tc>
          <w:tcPr>
            <w:tcW w:w="2268" w:type="dxa"/>
          </w:tcPr>
          <w:p w14:paraId="6BFAF979" w14:textId="703EA807" w:rsidR="00A12069" w:rsidRPr="00956BE7" w:rsidRDefault="00A12069" w:rsidP="00956BE7">
            <w:pPr>
              <w:pStyle w:val="Teksts"/>
              <w:spacing w:line="276" w:lineRule="auto"/>
              <w:ind w:firstLine="0"/>
              <w:jc w:val="left"/>
              <w:rPr>
                <w:sz w:val="22"/>
                <w:szCs w:val="22"/>
              </w:rPr>
            </w:pPr>
            <w:r w:rsidRPr="00956BE7">
              <w:rPr>
                <w:sz w:val="22"/>
                <w:szCs w:val="22"/>
              </w:rPr>
              <w:t>Atribūtu saturošā klase</w:t>
            </w:r>
          </w:p>
        </w:tc>
        <w:tc>
          <w:tcPr>
            <w:tcW w:w="4076" w:type="dxa"/>
          </w:tcPr>
          <w:p w14:paraId="1641857B" w14:textId="1336CB2E"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bl>
    <w:p w14:paraId="3D1ABA05" w14:textId="77777777" w:rsidR="00D55EFF" w:rsidRDefault="00D55EFF" w:rsidP="00D55EFF">
      <w:pPr>
        <w:pStyle w:val="Teksts"/>
      </w:pPr>
    </w:p>
    <w:p w14:paraId="6F421C47" w14:textId="49B1DFE3" w:rsidR="00C97DC5" w:rsidRDefault="00D55EFF" w:rsidP="00D55EFF">
      <w:pPr>
        <w:pStyle w:val="Teksts"/>
        <w:rPr>
          <w:sz w:val="22"/>
          <w:szCs w:val="22"/>
        </w:rPr>
      </w:pPr>
      <w:r>
        <w:t>Iespējam</w:t>
      </w:r>
      <w:r w:rsidR="00C97DC5">
        <w:t>os</w:t>
      </w:r>
      <w:r>
        <w:t xml:space="preserve"> </w:t>
      </w:r>
      <w:r w:rsidR="00C97DC5">
        <w:t>izmaiņu veidus</w:t>
      </w:r>
      <w:r w:rsidR="00ED2828">
        <w:t xml:space="preserve"> </w:t>
      </w:r>
      <w:r>
        <w:t xml:space="preserve">un vispārīgu </w:t>
      </w:r>
      <w:r w:rsidR="00C97DC5">
        <w:t>to</w:t>
      </w:r>
      <w:r>
        <w:t xml:space="preserve"> adaptācijas aprakstu skat. tabulā </w:t>
      </w:r>
      <w:r w:rsidRPr="00D55EFF">
        <w:fldChar w:fldCharType="begin"/>
      </w:r>
      <w:r w:rsidRPr="00D55EFF">
        <w:instrText xml:space="preserve"> REF _Ref39737750 \h  \* MERGEFORMAT </w:instrText>
      </w:r>
      <w:r w:rsidRPr="00D55EFF">
        <w:fldChar w:fldCharType="separate"/>
      </w:r>
      <w:r w:rsidRPr="00D55EFF">
        <w:t>2.</w:t>
      </w:r>
      <w:r w:rsidRPr="00D55EFF">
        <w:rPr>
          <w:noProof/>
        </w:rPr>
        <w:t>1</w:t>
      </w:r>
      <w:r w:rsidRPr="00D55EFF">
        <w:fldChar w:fldCharType="end"/>
      </w:r>
      <w:r>
        <w:t>. Izmaiņā</w:t>
      </w:r>
      <w:r w:rsidR="00922242">
        <w:t>s</w:t>
      </w:r>
      <w:r>
        <w:t xml:space="preserve"> iesaistītās klases kontekstā skat.</w:t>
      </w:r>
      <w:r w:rsidR="00922242">
        <w:t xml:space="preserve"> att. </w:t>
      </w:r>
      <w:r w:rsidR="00922242" w:rsidRPr="00922242">
        <w:rPr>
          <w:sz w:val="22"/>
          <w:szCs w:val="22"/>
        </w:rPr>
        <w:fldChar w:fldCharType="begin"/>
      </w:r>
      <w:r w:rsidR="00922242" w:rsidRPr="00922242">
        <w:rPr>
          <w:sz w:val="22"/>
          <w:szCs w:val="22"/>
        </w:rPr>
        <w:instrText xml:space="preserve"> REF _Ref39582207 \h  \* MERGEFORMAT </w:instrText>
      </w:r>
      <w:r w:rsidR="00922242" w:rsidRPr="00922242">
        <w:rPr>
          <w:sz w:val="22"/>
          <w:szCs w:val="22"/>
        </w:rPr>
      </w:r>
      <w:r w:rsidR="00922242" w:rsidRPr="00922242">
        <w:rPr>
          <w:sz w:val="22"/>
          <w:szCs w:val="22"/>
        </w:rPr>
        <w:fldChar w:fldCharType="separate"/>
      </w:r>
      <w:r w:rsidR="00922242" w:rsidRPr="00922242">
        <w:rPr>
          <w:sz w:val="22"/>
          <w:szCs w:val="22"/>
        </w:rPr>
        <w:t>2.</w:t>
      </w:r>
      <w:r w:rsidR="00922242" w:rsidRPr="00922242">
        <w:rPr>
          <w:noProof/>
          <w:sz w:val="22"/>
          <w:szCs w:val="22"/>
        </w:rPr>
        <w:t>9</w:t>
      </w:r>
      <w:r w:rsidR="00922242" w:rsidRPr="00922242">
        <w:rPr>
          <w:sz w:val="22"/>
          <w:szCs w:val="22"/>
        </w:rPr>
        <w:t>.</w:t>
      </w:r>
      <w:r w:rsidR="00922242" w:rsidRPr="00922242">
        <w:rPr>
          <w:sz w:val="22"/>
          <w:szCs w:val="22"/>
        </w:rPr>
        <w:fldChar w:fldCharType="end"/>
      </w:r>
      <w:r w:rsidR="00C97DC5">
        <w:rPr>
          <w:sz w:val="22"/>
          <w:szCs w:val="22"/>
        </w:rPr>
        <w:t xml:space="preserve"> </w:t>
      </w:r>
    </w:p>
    <w:p w14:paraId="3BB0C9A4" w14:textId="17AE6B28" w:rsidR="001553C9" w:rsidRPr="008740B3" w:rsidRDefault="00C97DC5" w:rsidP="00D55EFF">
      <w:pPr>
        <w:pStyle w:val="Teksts"/>
        <w:rPr>
          <w:szCs w:val="24"/>
        </w:rPr>
      </w:pPr>
      <w:r w:rsidRPr="008740B3">
        <w:rPr>
          <w:szCs w:val="24"/>
        </w:rPr>
        <w:t xml:space="preserve">Katrs no izmaiņu adaptācijas scenārijiem ir vairāku izpildāmo soļu un pārbaudāmo nosacījumu kopums, kas saistīts ar dažādu struktūru pārveidi un pārbaudi. Izmaiņu adaptācijas scenāriju </w:t>
      </w:r>
      <w:r w:rsidR="00503A11">
        <w:rPr>
          <w:szCs w:val="24"/>
        </w:rPr>
        <w:t xml:space="preserve">glabāšanas un izpildes </w:t>
      </w:r>
      <w:r w:rsidRPr="008740B3">
        <w:rPr>
          <w:szCs w:val="24"/>
        </w:rPr>
        <w:t xml:space="preserve">tehnisko realizāciju skatīt </w:t>
      </w:r>
      <w:r w:rsidRPr="008740B3">
        <w:rPr>
          <w:szCs w:val="24"/>
        </w:rPr>
        <w:fldChar w:fldCharType="begin"/>
      </w:r>
      <w:r w:rsidRPr="008740B3">
        <w:rPr>
          <w:szCs w:val="24"/>
        </w:rPr>
        <w:instrText xml:space="preserve"> REF _Ref39737960 \r \h </w:instrText>
      </w:r>
      <w:r w:rsidR="008740B3">
        <w:rPr>
          <w:szCs w:val="24"/>
        </w:rPr>
        <w:instrText xml:space="preserve"> \* MERGEFORMAT </w:instrText>
      </w:r>
      <w:r w:rsidRPr="008740B3">
        <w:rPr>
          <w:szCs w:val="24"/>
        </w:rPr>
      </w:r>
      <w:r w:rsidRPr="008740B3">
        <w:rPr>
          <w:szCs w:val="24"/>
        </w:rPr>
        <w:fldChar w:fldCharType="separate"/>
      </w:r>
      <w:r w:rsidRPr="008740B3">
        <w:rPr>
          <w:szCs w:val="24"/>
        </w:rPr>
        <w:t>3</w:t>
      </w:r>
      <w:r w:rsidRPr="008740B3">
        <w:rPr>
          <w:szCs w:val="24"/>
        </w:rPr>
        <w:fldChar w:fldCharType="end"/>
      </w:r>
      <w:r w:rsidRPr="008740B3">
        <w:rPr>
          <w:szCs w:val="24"/>
        </w:rPr>
        <w:t>.nodaļā.</w:t>
      </w:r>
    </w:p>
    <w:p w14:paraId="5CE2DDE4" w14:textId="27930340" w:rsidR="001553C9" w:rsidRDefault="001553C9" w:rsidP="001553C9">
      <w:pPr>
        <w:pStyle w:val="apaknodaasvirsraksts"/>
        <w:numPr>
          <w:ilvl w:val="1"/>
          <w:numId w:val="1"/>
        </w:numPr>
        <w:ind w:left="851"/>
      </w:pPr>
      <w:r>
        <w:t xml:space="preserve"> </w:t>
      </w:r>
      <w:bookmarkStart w:id="54" w:name="_Toc40698936"/>
      <w:r>
        <w:t>Datu avotu evolūcijas sistēmas pielietojums</w:t>
      </w:r>
      <w:bookmarkEnd w:id="54"/>
    </w:p>
    <w:p w14:paraId="4DF08431" w14:textId="3112BF82" w:rsidR="001553C9" w:rsidRDefault="001553C9" w:rsidP="001553C9">
      <w:pPr>
        <w:pStyle w:val="Teksts"/>
      </w:pPr>
      <w:r>
        <w:t xml:space="preserve">Lai </w:t>
      </w:r>
      <w:r w:rsidR="005A3DE2">
        <w:t>praktiski pierādītu</w:t>
      </w:r>
      <w:r>
        <w:t xml:space="preserve"> izstrādāt</w:t>
      </w:r>
      <w:r w:rsidR="005A3DE2">
        <w:t>ās</w:t>
      </w:r>
      <w:r>
        <w:t xml:space="preserve"> lielo datu analīzes </w:t>
      </w:r>
      <w:r w:rsidR="005A3DE2">
        <w:t>sistēmas arhitektūras metadatu modeļa darbību, tā izmantota publikāciju lielo datu sistēmā. Publikāciju sistēmas mērķis ir no vairākiem neviendabīgiem datu avotiem integrēt datus par Latvijas Universitātes darbinieku un studentu publikācijām un nodrošināt šo datu analīzi datu noliktavā [</w:t>
      </w:r>
      <w:r w:rsidR="00D731B2">
        <w:fldChar w:fldCharType="begin"/>
      </w:r>
      <w:r w:rsidR="00D731B2">
        <w:instrText xml:space="preserve"> REF _Ref40258632 \r \h </w:instrText>
      </w:r>
      <w:r w:rsidR="00D731B2">
        <w:fldChar w:fldCharType="separate"/>
      </w:r>
      <w:r w:rsidR="00D731B2">
        <w:t>23</w:t>
      </w:r>
      <w:r w:rsidR="00D731B2">
        <w:fldChar w:fldCharType="end"/>
      </w:r>
      <w:r w:rsidR="005A3DE2">
        <w:t>].</w:t>
      </w:r>
    </w:p>
    <w:p w14:paraId="112E6910" w14:textId="3EEF7B5E" w:rsidR="005A3DE2" w:rsidRPr="005A3DE2" w:rsidRDefault="006C3E2F" w:rsidP="006C3E2F">
      <w:pPr>
        <w:pStyle w:val="Teksts"/>
        <w:ind w:firstLine="0"/>
      </w:pPr>
      <w:r>
        <w:rPr>
          <w:noProof/>
        </w:rPr>
        <w:lastRenderedPageBreak/>
        <w:drawing>
          <wp:inline distT="0" distB="0" distL="0" distR="0" wp14:anchorId="045C891D" wp14:editId="66D4EEFD">
            <wp:extent cx="5711899" cy="2192671"/>
            <wp:effectExtent l="19050" t="19050" r="22225" b="1714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lication_dw_architecture.png"/>
                    <pic:cNvPicPr/>
                  </pic:nvPicPr>
                  <pic:blipFill rotWithShape="1">
                    <a:blip r:embed="rId19">
                      <a:extLst>
                        <a:ext uri="{28A0092B-C50C-407E-A947-70E740481C1C}">
                          <a14:useLocalDpi xmlns:a14="http://schemas.microsoft.com/office/drawing/2010/main" val="0"/>
                        </a:ext>
                      </a:extLst>
                    </a:blip>
                    <a:srcRect l="-1327" t="10045" r="19149" b="-3530"/>
                    <a:stretch/>
                  </pic:blipFill>
                  <pic:spPr bwMode="auto">
                    <a:xfrm>
                      <a:off x="0" y="0"/>
                      <a:ext cx="5745437" cy="2205546"/>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2ADCDD3" w14:textId="5462D03F" w:rsidR="00E10B2E" w:rsidRDefault="00E10B2E" w:rsidP="00E10B2E">
      <w:pPr>
        <w:pStyle w:val="attlavirsraksts"/>
      </w:pPr>
      <w:bookmarkStart w:id="55" w:name="_Ref40186277"/>
      <w:r w:rsidRPr="00E10B2E">
        <w:rPr>
          <w:b w:val="0"/>
          <w:bCs/>
          <w:i/>
          <w:iCs/>
        </w:rPr>
        <w:t>2.</w:t>
      </w:r>
      <w:r w:rsidRPr="00E10B2E">
        <w:rPr>
          <w:b w:val="0"/>
          <w:bCs/>
          <w:i/>
          <w:iCs/>
        </w:rPr>
        <w:fldChar w:fldCharType="begin"/>
      </w:r>
      <w:r w:rsidRPr="00E10B2E">
        <w:rPr>
          <w:b w:val="0"/>
          <w:bCs/>
          <w:i/>
          <w:iCs/>
        </w:rPr>
        <w:instrText xml:space="preserve"> SEQ att. \* ARABIC </w:instrText>
      </w:r>
      <w:r w:rsidRPr="00E10B2E">
        <w:rPr>
          <w:b w:val="0"/>
          <w:bCs/>
          <w:i/>
          <w:iCs/>
        </w:rPr>
        <w:fldChar w:fldCharType="separate"/>
      </w:r>
      <w:r w:rsidRPr="00E10B2E">
        <w:rPr>
          <w:b w:val="0"/>
          <w:bCs/>
          <w:i/>
          <w:iCs/>
          <w:noProof/>
        </w:rPr>
        <w:t>8</w:t>
      </w:r>
      <w:r w:rsidRPr="00E10B2E">
        <w:rPr>
          <w:b w:val="0"/>
          <w:bCs/>
          <w:i/>
          <w:iCs/>
        </w:rPr>
        <w:fldChar w:fldCharType="end"/>
      </w:r>
      <w:r w:rsidRPr="00E10B2E">
        <w:rPr>
          <w:b w:val="0"/>
          <w:bCs/>
          <w:i/>
          <w:iCs/>
        </w:rPr>
        <w:t>.att.</w:t>
      </w:r>
      <w:bookmarkEnd w:id="55"/>
      <w:r>
        <w:t xml:space="preserve"> Publikāciju lielo datu sistēmas arhitektūra [</w:t>
      </w:r>
      <w:r w:rsidR="00D731B2">
        <w:fldChar w:fldCharType="begin"/>
      </w:r>
      <w:r w:rsidR="00D731B2">
        <w:instrText xml:space="preserve"> REF _Ref40258632 \r \h </w:instrText>
      </w:r>
      <w:r w:rsidR="00D731B2">
        <w:fldChar w:fldCharType="separate"/>
      </w:r>
      <w:r w:rsidR="00D731B2">
        <w:t>23</w:t>
      </w:r>
      <w:r w:rsidR="00D731B2">
        <w:fldChar w:fldCharType="end"/>
      </w:r>
      <w:r>
        <w:t>]</w:t>
      </w:r>
    </w:p>
    <w:p w14:paraId="08766A93" w14:textId="41E333AA" w:rsidR="00FE1567" w:rsidRDefault="00FE1567" w:rsidP="00E10B2E">
      <w:pPr>
        <w:pStyle w:val="attlavirsraksts"/>
      </w:pPr>
    </w:p>
    <w:p w14:paraId="7AEF454B" w14:textId="13E8F342" w:rsidR="009E5FAC" w:rsidRDefault="00FE1567" w:rsidP="00FE1567">
      <w:pPr>
        <w:pStyle w:val="Teksts"/>
      </w:pPr>
      <w:r>
        <w:t xml:space="preserve">Publikāciju lielo datu sistēmas arhitektūras shēmu skatīt attēlā </w:t>
      </w:r>
      <w:r w:rsidRPr="00FE1567">
        <w:fldChar w:fldCharType="begin"/>
      </w:r>
      <w:r w:rsidRPr="00FE1567">
        <w:instrText xml:space="preserve"> REF _Ref40186277 \h  \* MERGEFORMAT </w:instrText>
      </w:r>
      <w:r w:rsidRPr="00FE1567">
        <w:fldChar w:fldCharType="separate"/>
      </w:r>
      <w:r w:rsidRPr="00FE1567">
        <w:t>2.</w:t>
      </w:r>
      <w:r w:rsidRPr="00FE1567">
        <w:rPr>
          <w:noProof/>
        </w:rPr>
        <w:t>8</w:t>
      </w:r>
      <w:r w:rsidRPr="00FE1567">
        <w:t>.</w:t>
      </w:r>
      <w:r w:rsidRPr="00FE1567">
        <w:fldChar w:fldCharType="end"/>
      </w:r>
      <w:r>
        <w:t xml:space="preserve"> Strukturēti dati tiek iegūti no Latvijas Universitātes informācijas sistēmas </w:t>
      </w:r>
      <w:r w:rsidRPr="00FE1567">
        <w:rPr>
          <w:i/>
          <w:iCs/>
        </w:rPr>
        <w:t>LUIS</w:t>
      </w:r>
      <w:r>
        <w:t>, taču daļēji strukturēti dati</w:t>
      </w:r>
      <w:r w:rsidR="00027379">
        <w:t xml:space="preserve"> -</w:t>
      </w:r>
      <w:r>
        <w:t xml:space="preserve"> no bibliotēkas datu pārvaldības sistēmas </w:t>
      </w:r>
      <w:r>
        <w:rPr>
          <w:i/>
          <w:iCs/>
        </w:rPr>
        <w:t>Aleph</w:t>
      </w:r>
      <w:r>
        <w:t>,</w:t>
      </w:r>
      <w:r w:rsidR="009E5FAC">
        <w:t xml:space="preserve"> kā arī</w:t>
      </w:r>
      <w:r>
        <w:t xml:space="preserve"> citātu indeksācijas sistēmām </w:t>
      </w:r>
      <w:r>
        <w:rPr>
          <w:i/>
          <w:iCs/>
        </w:rPr>
        <w:t>Scopus</w:t>
      </w:r>
      <w:r>
        <w:t xml:space="preserve"> un </w:t>
      </w:r>
      <w:r>
        <w:rPr>
          <w:i/>
          <w:iCs/>
        </w:rPr>
        <w:t>Web of Science</w:t>
      </w:r>
      <w:r>
        <w:t xml:space="preserve">. </w:t>
      </w:r>
      <w:r w:rsidR="009E5FAC">
        <w:t xml:space="preserve">Sistēmas arhitektūra sastāv no trīs datu maģistrāles līmeņiem, kur pēdējā no tiem dati tiek glabāti datu noliktavā, kas realizēta, balstoties uz </w:t>
      </w:r>
      <w:r w:rsidR="009E5FAC">
        <w:rPr>
          <w:i/>
          <w:iCs/>
        </w:rPr>
        <w:t>Apache</w:t>
      </w:r>
      <w:r w:rsidR="009E5FAC">
        <w:t xml:space="preserve"> </w:t>
      </w:r>
      <w:r w:rsidR="009E5FAC">
        <w:rPr>
          <w:i/>
          <w:iCs/>
        </w:rPr>
        <w:t>Hive</w:t>
      </w:r>
      <w:r w:rsidR="009E5FAC">
        <w:t xml:space="preserve"> tehnoloģiju. Pārejas starp datu maģistrāles līmeņiem nodrošina kartēšanas metadatos aprakstītie ETL procesi [</w:t>
      </w:r>
      <w:r w:rsidR="00D731B2">
        <w:fldChar w:fldCharType="begin"/>
      </w:r>
      <w:r w:rsidR="00D731B2">
        <w:instrText xml:space="preserve"> REF _Ref40258632 \r \h </w:instrText>
      </w:r>
      <w:r w:rsidR="00D731B2">
        <w:fldChar w:fldCharType="separate"/>
      </w:r>
      <w:r w:rsidR="00D731B2">
        <w:t>23</w:t>
      </w:r>
      <w:r w:rsidR="00D731B2">
        <w:fldChar w:fldCharType="end"/>
      </w:r>
      <w:r w:rsidR="009E5FAC">
        <w:t>].</w:t>
      </w:r>
    </w:p>
    <w:p w14:paraId="342B9BCA" w14:textId="647FB1F1" w:rsidR="00167DC7" w:rsidRPr="00167DC7" w:rsidRDefault="00167DC7" w:rsidP="00167DC7">
      <w:pPr>
        <w:pStyle w:val="Teksts"/>
        <w:jc w:val="right"/>
        <w:rPr>
          <w:i/>
          <w:iCs/>
        </w:rPr>
      </w:pPr>
      <w:r w:rsidRPr="00167DC7">
        <w:rPr>
          <w:i/>
          <w:iCs/>
        </w:rPr>
        <w:fldChar w:fldCharType="begin"/>
      </w:r>
      <w:r w:rsidRPr="00167DC7">
        <w:rPr>
          <w:i/>
          <w:iCs/>
        </w:rPr>
        <w:instrText xml:space="preserve"> SEQ Tabula \* ARABIC </w:instrText>
      </w:r>
      <w:r w:rsidRPr="00167DC7">
        <w:rPr>
          <w:i/>
          <w:iCs/>
        </w:rPr>
        <w:fldChar w:fldCharType="separate"/>
      </w:r>
      <w:bookmarkStart w:id="56" w:name="_Ref40188327"/>
      <w:r w:rsidR="004C38A0">
        <w:rPr>
          <w:i/>
          <w:iCs/>
          <w:noProof/>
        </w:rPr>
        <w:t>2</w:t>
      </w:r>
      <w:bookmarkEnd w:id="56"/>
      <w:r w:rsidRPr="00167DC7">
        <w:rPr>
          <w:i/>
          <w:iCs/>
        </w:rPr>
        <w:fldChar w:fldCharType="end"/>
      </w:r>
      <w:r w:rsidRPr="00167DC7">
        <w:rPr>
          <w:i/>
          <w:iCs/>
        </w:rPr>
        <w:t>.2. tabula</w:t>
      </w:r>
    </w:p>
    <w:p w14:paraId="1D075B56" w14:textId="5F4AC754" w:rsidR="00167DC7" w:rsidRDefault="00167DC7" w:rsidP="00167DC7">
      <w:pPr>
        <w:pStyle w:val="tabulasvirsraksts"/>
        <w:jc w:val="right"/>
      </w:pPr>
      <w:r>
        <w:t>Publikāciju lielo datu sistēmas kartēšanas metadatu piemērs</w:t>
      </w:r>
      <w:r w:rsidR="00F936A9">
        <w:t xml:space="preserve"> [</w:t>
      </w:r>
      <w:r w:rsidR="00D731B2">
        <w:fldChar w:fldCharType="begin"/>
      </w:r>
      <w:r w:rsidR="00D731B2">
        <w:instrText xml:space="preserve"> REF _Ref40258632 \r \h </w:instrText>
      </w:r>
      <w:r w:rsidR="00D731B2">
        <w:fldChar w:fldCharType="separate"/>
      </w:r>
      <w:r w:rsidR="00D731B2">
        <w:t>23</w:t>
      </w:r>
      <w:r w:rsidR="00D731B2">
        <w:fldChar w:fldCharType="end"/>
      </w:r>
      <w:r w:rsidR="00F936A9">
        <w:t>]</w:t>
      </w:r>
    </w:p>
    <w:p w14:paraId="65ABE15C" w14:textId="77777777" w:rsidR="00167DC7" w:rsidRPr="00167DC7" w:rsidRDefault="00167DC7" w:rsidP="00167DC7">
      <w:pPr>
        <w:pStyle w:val="tabulasvirsraksts"/>
        <w:jc w:val="right"/>
      </w:pPr>
    </w:p>
    <w:tbl>
      <w:tblPr>
        <w:tblStyle w:val="TableGrid"/>
        <w:tblW w:w="0" w:type="auto"/>
        <w:tblLook w:val="04A0" w:firstRow="1" w:lastRow="0" w:firstColumn="1" w:lastColumn="0" w:noHBand="0" w:noVBand="1"/>
      </w:tblPr>
      <w:tblGrid>
        <w:gridCol w:w="1951"/>
        <w:gridCol w:w="2410"/>
        <w:gridCol w:w="1625"/>
        <w:gridCol w:w="3301"/>
      </w:tblGrid>
      <w:tr w:rsidR="0006179B" w14:paraId="25102F32" w14:textId="77777777" w:rsidTr="00F936A9">
        <w:trPr>
          <w:trHeight w:val="635"/>
        </w:trPr>
        <w:tc>
          <w:tcPr>
            <w:tcW w:w="1951" w:type="dxa"/>
            <w:shd w:val="clear" w:color="auto" w:fill="D9D9D9" w:themeFill="background1" w:themeFillShade="D9"/>
            <w:vAlign w:val="center"/>
          </w:tcPr>
          <w:p w14:paraId="5E7E7B63" w14:textId="18C3A3CF" w:rsidR="0006179B" w:rsidRPr="00C37695" w:rsidRDefault="0006179B" w:rsidP="00C37695">
            <w:pPr>
              <w:pStyle w:val="Teksts"/>
              <w:spacing w:line="240" w:lineRule="auto"/>
              <w:ind w:firstLine="0"/>
              <w:jc w:val="center"/>
              <w:rPr>
                <w:b/>
                <w:bCs/>
                <w:szCs w:val="24"/>
              </w:rPr>
            </w:pPr>
            <w:r w:rsidRPr="00C37695">
              <w:rPr>
                <w:b/>
                <w:bCs/>
                <w:szCs w:val="24"/>
              </w:rPr>
              <w:t>Mērķa datu vienība</w:t>
            </w:r>
          </w:p>
        </w:tc>
        <w:tc>
          <w:tcPr>
            <w:tcW w:w="2410" w:type="dxa"/>
            <w:shd w:val="clear" w:color="auto" w:fill="D9D9D9" w:themeFill="background1" w:themeFillShade="D9"/>
            <w:vAlign w:val="center"/>
          </w:tcPr>
          <w:p w14:paraId="35507FD9" w14:textId="3E9EC492" w:rsidR="0006179B" w:rsidRPr="00C37695" w:rsidRDefault="0006179B" w:rsidP="00C37695">
            <w:pPr>
              <w:pStyle w:val="Teksts"/>
              <w:spacing w:line="240" w:lineRule="auto"/>
              <w:ind w:firstLine="0"/>
              <w:jc w:val="center"/>
              <w:rPr>
                <w:b/>
                <w:bCs/>
                <w:szCs w:val="24"/>
              </w:rPr>
            </w:pPr>
            <w:r w:rsidRPr="00C37695">
              <w:rPr>
                <w:b/>
                <w:bCs/>
                <w:szCs w:val="24"/>
              </w:rPr>
              <w:t>Oriģinālā datu vienība</w:t>
            </w:r>
          </w:p>
        </w:tc>
        <w:tc>
          <w:tcPr>
            <w:tcW w:w="1625" w:type="dxa"/>
            <w:shd w:val="clear" w:color="auto" w:fill="D9D9D9" w:themeFill="background1" w:themeFillShade="D9"/>
            <w:vAlign w:val="center"/>
          </w:tcPr>
          <w:p w14:paraId="6C457D79" w14:textId="34237A86" w:rsidR="0006179B" w:rsidRPr="00C37695" w:rsidRDefault="0006179B" w:rsidP="00C37695">
            <w:pPr>
              <w:pStyle w:val="Teksts"/>
              <w:spacing w:line="240" w:lineRule="auto"/>
              <w:ind w:firstLine="0"/>
              <w:jc w:val="center"/>
              <w:rPr>
                <w:b/>
                <w:bCs/>
                <w:szCs w:val="24"/>
              </w:rPr>
            </w:pPr>
            <w:r w:rsidRPr="00C37695">
              <w:rPr>
                <w:b/>
                <w:bCs/>
                <w:szCs w:val="24"/>
              </w:rPr>
              <w:t>Kartēšanas operācija</w:t>
            </w:r>
          </w:p>
        </w:tc>
        <w:tc>
          <w:tcPr>
            <w:tcW w:w="3301" w:type="dxa"/>
            <w:shd w:val="clear" w:color="auto" w:fill="D9D9D9" w:themeFill="background1" w:themeFillShade="D9"/>
            <w:vAlign w:val="center"/>
          </w:tcPr>
          <w:p w14:paraId="40EB7C66" w14:textId="5D7A3837" w:rsidR="0006179B" w:rsidRPr="00C37695" w:rsidRDefault="0006179B" w:rsidP="00C37695">
            <w:pPr>
              <w:pStyle w:val="Teksts"/>
              <w:spacing w:line="240" w:lineRule="auto"/>
              <w:ind w:firstLine="0"/>
              <w:jc w:val="center"/>
              <w:rPr>
                <w:b/>
                <w:bCs/>
                <w:szCs w:val="24"/>
              </w:rPr>
            </w:pPr>
            <w:r w:rsidRPr="00C37695">
              <w:rPr>
                <w:b/>
                <w:bCs/>
                <w:szCs w:val="24"/>
              </w:rPr>
              <w:t>Apraksts</w:t>
            </w:r>
          </w:p>
        </w:tc>
      </w:tr>
      <w:tr w:rsidR="0006179B" w:rsidRPr="00F936A9" w14:paraId="244D0087" w14:textId="77777777" w:rsidTr="00F936A9">
        <w:trPr>
          <w:trHeight w:val="1005"/>
        </w:trPr>
        <w:tc>
          <w:tcPr>
            <w:tcW w:w="1951" w:type="dxa"/>
            <w:vAlign w:val="center"/>
          </w:tcPr>
          <w:p w14:paraId="78EF5858" w14:textId="2A4FD1F4" w:rsidR="0006179B" w:rsidRPr="00F936A9" w:rsidRDefault="0006179B" w:rsidP="00F936A9">
            <w:pPr>
              <w:pStyle w:val="Teksts"/>
              <w:spacing w:line="240" w:lineRule="auto"/>
              <w:ind w:firstLine="0"/>
              <w:jc w:val="left"/>
              <w:rPr>
                <w:szCs w:val="24"/>
              </w:rPr>
            </w:pPr>
            <w:r w:rsidRPr="00F936A9">
              <w:rPr>
                <w:szCs w:val="24"/>
              </w:rPr>
              <w:t xml:space="preserve">Level3. Faculty. </w:t>
            </w:r>
            <w:r w:rsidRPr="00F936A9">
              <w:rPr>
                <w:b/>
                <w:bCs/>
                <w:szCs w:val="24"/>
              </w:rPr>
              <w:t>Department</w:t>
            </w:r>
          </w:p>
        </w:tc>
        <w:tc>
          <w:tcPr>
            <w:tcW w:w="2410" w:type="dxa"/>
            <w:vAlign w:val="center"/>
          </w:tcPr>
          <w:p w14:paraId="111D173E" w14:textId="65ADD308" w:rsidR="0006179B" w:rsidRPr="00F936A9" w:rsidRDefault="0006179B" w:rsidP="00F936A9">
            <w:pPr>
              <w:pStyle w:val="Teksts"/>
              <w:spacing w:line="240" w:lineRule="auto"/>
              <w:ind w:firstLine="0"/>
              <w:jc w:val="left"/>
              <w:rPr>
                <w:szCs w:val="24"/>
              </w:rPr>
            </w:pPr>
            <w:r w:rsidRPr="00F936A9">
              <w:rPr>
                <w:szCs w:val="24"/>
              </w:rPr>
              <w:t xml:space="preserve">Level1. Luis_person. </w:t>
            </w:r>
            <w:r w:rsidRPr="00F936A9">
              <w:rPr>
                <w:b/>
                <w:bCs/>
                <w:szCs w:val="24"/>
              </w:rPr>
              <w:t>Affiliation</w:t>
            </w:r>
          </w:p>
        </w:tc>
        <w:tc>
          <w:tcPr>
            <w:tcW w:w="1625" w:type="dxa"/>
            <w:vAlign w:val="center"/>
          </w:tcPr>
          <w:p w14:paraId="24114EF6" w14:textId="3D9F5775" w:rsidR="0006179B" w:rsidRPr="00F936A9" w:rsidRDefault="0006179B" w:rsidP="00167DC7">
            <w:pPr>
              <w:pStyle w:val="Teksts"/>
              <w:spacing w:line="240" w:lineRule="auto"/>
              <w:ind w:firstLine="0"/>
              <w:jc w:val="center"/>
              <w:rPr>
                <w:szCs w:val="24"/>
              </w:rPr>
            </w:pPr>
            <w:r w:rsidRPr="00F936A9">
              <w:rPr>
                <w:szCs w:val="24"/>
              </w:rPr>
              <w:t>?</w:t>
            </w:r>
          </w:p>
        </w:tc>
        <w:tc>
          <w:tcPr>
            <w:tcW w:w="3301" w:type="dxa"/>
            <w:vAlign w:val="center"/>
          </w:tcPr>
          <w:p w14:paraId="470EF800" w14:textId="7886445E" w:rsidR="0006179B" w:rsidRPr="00F936A9" w:rsidRDefault="00167DC7" w:rsidP="00F936A9">
            <w:pPr>
              <w:pStyle w:val="Teksts"/>
              <w:spacing w:line="240" w:lineRule="auto"/>
              <w:ind w:firstLine="0"/>
              <w:jc w:val="left"/>
              <w:rPr>
                <w:szCs w:val="24"/>
              </w:rPr>
            </w:pPr>
            <w:r w:rsidRPr="00F936A9">
              <w:rPr>
                <w:szCs w:val="24"/>
              </w:rPr>
              <w:t xml:space="preserve">Autora fakultāte tiek noteikta pēc tabulas </w:t>
            </w:r>
            <w:r w:rsidRPr="00F936A9">
              <w:rPr>
                <w:i/>
                <w:iCs/>
                <w:szCs w:val="24"/>
              </w:rPr>
              <w:t>LUIS_person</w:t>
            </w:r>
            <w:r w:rsidRPr="00F936A9">
              <w:rPr>
                <w:szCs w:val="24"/>
              </w:rPr>
              <w:t xml:space="preserve"> kolonnas </w:t>
            </w:r>
            <w:r w:rsidRPr="00F936A9">
              <w:rPr>
                <w:i/>
                <w:iCs/>
                <w:szCs w:val="24"/>
              </w:rPr>
              <w:t>Affiliation.</w:t>
            </w:r>
          </w:p>
        </w:tc>
      </w:tr>
      <w:tr w:rsidR="0006179B" w:rsidRPr="00F936A9" w14:paraId="5F9EF6B5" w14:textId="77777777" w:rsidTr="00F936A9">
        <w:trPr>
          <w:trHeight w:val="1415"/>
        </w:trPr>
        <w:tc>
          <w:tcPr>
            <w:tcW w:w="1951" w:type="dxa"/>
            <w:vAlign w:val="center"/>
          </w:tcPr>
          <w:p w14:paraId="3919FD6E" w14:textId="6AB2E6DD" w:rsidR="0006179B" w:rsidRPr="00F936A9" w:rsidRDefault="0006179B" w:rsidP="00F936A9">
            <w:pPr>
              <w:pStyle w:val="Teksts"/>
              <w:spacing w:line="240" w:lineRule="auto"/>
              <w:ind w:firstLine="0"/>
              <w:jc w:val="left"/>
              <w:rPr>
                <w:szCs w:val="24"/>
              </w:rPr>
            </w:pPr>
            <w:r w:rsidRPr="00F936A9">
              <w:rPr>
                <w:szCs w:val="24"/>
              </w:rPr>
              <w:t xml:space="preserve">Level3. Publications. </w:t>
            </w:r>
            <w:r w:rsidRPr="00F936A9">
              <w:rPr>
                <w:b/>
                <w:bCs/>
                <w:szCs w:val="24"/>
              </w:rPr>
              <w:t>Number of Scopus citations</w:t>
            </w:r>
          </w:p>
        </w:tc>
        <w:tc>
          <w:tcPr>
            <w:tcW w:w="2410" w:type="dxa"/>
            <w:vAlign w:val="center"/>
          </w:tcPr>
          <w:p w14:paraId="351C3C41" w14:textId="5705BE62" w:rsidR="0006179B" w:rsidRPr="00F936A9" w:rsidRDefault="0006179B" w:rsidP="00F936A9">
            <w:pPr>
              <w:pStyle w:val="Teksts"/>
              <w:spacing w:line="240" w:lineRule="auto"/>
              <w:ind w:firstLine="0"/>
              <w:jc w:val="left"/>
              <w:rPr>
                <w:szCs w:val="24"/>
              </w:rPr>
            </w:pPr>
            <w:r w:rsidRPr="00F936A9">
              <w:rPr>
                <w:szCs w:val="24"/>
              </w:rPr>
              <w:t xml:space="preserve">Level2. Scopus_publ. </w:t>
            </w:r>
            <w:r w:rsidRPr="00F936A9">
              <w:rPr>
                <w:b/>
                <w:bCs/>
                <w:szCs w:val="24"/>
              </w:rPr>
              <w:t>citedby_count</w:t>
            </w:r>
          </w:p>
        </w:tc>
        <w:tc>
          <w:tcPr>
            <w:tcW w:w="1625" w:type="dxa"/>
            <w:vAlign w:val="center"/>
          </w:tcPr>
          <w:p w14:paraId="1740548B" w14:textId="38376505" w:rsidR="0006179B" w:rsidRPr="00F936A9" w:rsidRDefault="0006179B" w:rsidP="00167DC7">
            <w:pPr>
              <w:pStyle w:val="Teksts"/>
              <w:spacing w:line="240" w:lineRule="auto"/>
              <w:ind w:firstLine="0"/>
              <w:jc w:val="center"/>
              <w:rPr>
                <w:szCs w:val="24"/>
              </w:rPr>
            </w:pPr>
            <w:r w:rsidRPr="00F936A9">
              <w:rPr>
                <w:szCs w:val="24"/>
              </w:rPr>
              <w:t>SUM(</w:t>
            </w:r>
            <w:r w:rsidR="00F936A9">
              <w:rPr>
                <w:szCs w:val="24"/>
              </w:rPr>
              <w:t xml:space="preserve"> </w:t>
            </w:r>
            <w:r w:rsidRPr="00F936A9">
              <w:rPr>
                <w:szCs w:val="24"/>
              </w:rPr>
              <w:t>?</w:t>
            </w:r>
            <w:r w:rsidR="00F936A9">
              <w:rPr>
                <w:szCs w:val="24"/>
              </w:rPr>
              <w:t xml:space="preserve"> </w:t>
            </w:r>
            <w:r w:rsidRPr="00F936A9">
              <w:rPr>
                <w:szCs w:val="24"/>
              </w:rPr>
              <w:t>)</w:t>
            </w:r>
          </w:p>
        </w:tc>
        <w:tc>
          <w:tcPr>
            <w:tcW w:w="3301" w:type="dxa"/>
            <w:vAlign w:val="center"/>
          </w:tcPr>
          <w:p w14:paraId="19F8248D" w14:textId="1389098E" w:rsidR="0006179B" w:rsidRPr="00F936A9" w:rsidRDefault="00167DC7" w:rsidP="00F936A9">
            <w:pPr>
              <w:pStyle w:val="Teksts"/>
              <w:spacing w:line="240" w:lineRule="auto"/>
              <w:ind w:firstLine="0"/>
              <w:jc w:val="left"/>
              <w:rPr>
                <w:szCs w:val="24"/>
              </w:rPr>
            </w:pPr>
            <w:r w:rsidRPr="00F936A9">
              <w:rPr>
                <w:szCs w:val="24"/>
              </w:rPr>
              <w:t>Scopus citātu skaits tiek izrēķināts kā individuālo publikāciju skaita summa</w:t>
            </w:r>
            <w:r w:rsidR="009302BE">
              <w:rPr>
                <w:szCs w:val="24"/>
              </w:rPr>
              <w:t>s</w:t>
            </w:r>
            <w:r w:rsidRPr="00F936A9">
              <w:rPr>
                <w:szCs w:val="24"/>
              </w:rPr>
              <w:t xml:space="preserve">, kas iegūta no </w:t>
            </w:r>
            <w:r w:rsidRPr="00F936A9">
              <w:rPr>
                <w:i/>
                <w:iCs/>
                <w:szCs w:val="24"/>
              </w:rPr>
              <w:t>Scopus</w:t>
            </w:r>
            <w:r w:rsidRPr="00F936A9">
              <w:rPr>
                <w:szCs w:val="24"/>
              </w:rPr>
              <w:t xml:space="preserve"> datu avota.</w:t>
            </w:r>
          </w:p>
        </w:tc>
      </w:tr>
      <w:tr w:rsidR="0006179B" w:rsidRPr="00F936A9" w14:paraId="3E492F37" w14:textId="77777777" w:rsidTr="00F936A9">
        <w:trPr>
          <w:trHeight w:val="694"/>
        </w:trPr>
        <w:tc>
          <w:tcPr>
            <w:tcW w:w="1951" w:type="dxa"/>
            <w:vMerge w:val="restart"/>
            <w:vAlign w:val="center"/>
          </w:tcPr>
          <w:p w14:paraId="10964E5B" w14:textId="45364341" w:rsidR="0006179B" w:rsidRPr="00F936A9" w:rsidRDefault="0006179B" w:rsidP="00F936A9">
            <w:pPr>
              <w:pStyle w:val="Teksts"/>
              <w:spacing w:line="240" w:lineRule="auto"/>
              <w:ind w:firstLine="0"/>
              <w:jc w:val="left"/>
              <w:rPr>
                <w:szCs w:val="24"/>
              </w:rPr>
            </w:pPr>
            <w:r w:rsidRPr="00F936A9">
              <w:rPr>
                <w:szCs w:val="24"/>
              </w:rPr>
              <w:t xml:space="preserve">Level3. Publications. </w:t>
            </w:r>
            <w:r w:rsidRPr="00F936A9">
              <w:rPr>
                <w:b/>
                <w:bCs/>
                <w:szCs w:val="24"/>
              </w:rPr>
              <w:t>Number of publications</w:t>
            </w:r>
          </w:p>
        </w:tc>
        <w:tc>
          <w:tcPr>
            <w:tcW w:w="2410" w:type="dxa"/>
            <w:vAlign w:val="center"/>
          </w:tcPr>
          <w:p w14:paraId="7148A57D" w14:textId="5D131C01" w:rsidR="0006179B" w:rsidRPr="00F936A9" w:rsidRDefault="0006179B" w:rsidP="00F936A9">
            <w:pPr>
              <w:pStyle w:val="Teksts"/>
              <w:spacing w:line="240" w:lineRule="auto"/>
              <w:ind w:firstLine="0"/>
              <w:jc w:val="left"/>
              <w:rPr>
                <w:szCs w:val="24"/>
              </w:rPr>
            </w:pPr>
            <w:r w:rsidRPr="00F936A9">
              <w:rPr>
                <w:szCs w:val="24"/>
              </w:rPr>
              <w:t xml:space="preserve">Level1. LUIS_publ. </w:t>
            </w:r>
            <w:r w:rsidRPr="00F936A9">
              <w:rPr>
                <w:b/>
                <w:bCs/>
                <w:szCs w:val="24"/>
              </w:rPr>
              <w:t>PUBL_ID</w:t>
            </w:r>
          </w:p>
        </w:tc>
        <w:tc>
          <w:tcPr>
            <w:tcW w:w="1625" w:type="dxa"/>
            <w:vMerge w:val="restart"/>
            <w:vAlign w:val="center"/>
          </w:tcPr>
          <w:p w14:paraId="71421D58" w14:textId="522E3213"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35D2011D" w14:textId="77777777" w:rsidR="00F936A9" w:rsidRDefault="0006179B" w:rsidP="00F936A9">
            <w:pPr>
              <w:pStyle w:val="Teksts"/>
              <w:spacing w:line="276" w:lineRule="auto"/>
              <w:ind w:firstLine="0"/>
              <w:jc w:val="center"/>
              <w:rPr>
                <w:szCs w:val="24"/>
              </w:rPr>
            </w:pPr>
            <w:r w:rsidRPr="00F936A9">
              <w:rPr>
                <w:szCs w:val="24"/>
              </w:rPr>
              <w:t>+</w:t>
            </w:r>
          </w:p>
          <w:p w14:paraId="2528339C" w14:textId="5143EAFA"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3E369A9C" w14:textId="359A5E20" w:rsidR="00F936A9" w:rsidRDefault="0006179B" w:rsidP="00F936A9">
            <w:pPr>
              <w:pStyle w:val="Teksts"/>
              <w:spacing w:line="276" w:lineRule="auto"/>
              <w:ind w:firstLine="0"/>
              <w:jc w:val="center"/>
              <w:rPr>
                <w:szCs w:val="24"/>
              </w:rPr>
            </w:pPr>
            <w:r w:rsidRPr="00F936A9">
              <w:rPr>
                <w:szCs w:val="24"/>
              </w:rPr>
              <w:t>+</w:t>
            </w:r>
          </w:p>
          <w:p w14:paraId="640F4AEF" w14:textId="7E19BB47"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4A5066C4" w14:textId="3C3281D6" w:rsidR="00F936A9" w:rsidRDefault="0006179B" w:rsidP="00F936A9">
            <w:pPr>
              <w:pStyle w:val="Teksts"/>
              <w:spacing w:line="276" w:lineRule="auto"/>
              <w:ind w:firstLine="0"/>
              <w:jc w:val="center"/>
              <w:rPr>
                <w:szCs w:val="24"/>
              </w:rPr>
            </w:pPr>
            <w:r w:rsidRPr="00F936A9">
              <w:rPr>
                <w:szCs w:val="24"/>
              </w:rPr>
              <w:t>+</w:t>
            </w:r>
          </w:p>
          <w:p w14:paraId="0B01A19A" w14:textId="39BAB221" w:rsidR="0006179B" w:rsidRP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tc>
        <w:tc>
          <w:tcPr>
            <w:tcW w:w="3301" w:type="dxa"/>
            <w:vMerge w:val="restart"/>
            <w:vAlign w:val="center"/>
          </w:tcPr>
          <w:p w14:paraId="58A147B7" w14:textId="75FA3CD8" w:rsidR="0006179B" w:rsidRPr="00F936A9" w:rsidRDefault="00167DC7" w:rsidP="00F936A9">
            <w:pPr>
              <w:pStyle w:val="Teksts"/>
              <w:spacing w:line="240" w:lineRule="auto"/>
              <w:ind w:firstLine="0"/>
              <w:jc w:val="left"/>
              <w:rPr>
                <w:szCs w:val="24"/>
              </w:rPr>
            </w:pPr>
            <w:r w:rsidRPr="00F936A9">
              <w:rPr>
                <w:szCs w:val="24"/>
              </w:rPr>
              <w:t>Publikāciju skaits ir izrēķināts kā visu datu avotu identifikatoru summa. Šajā gadījumā tiek definētas attiecības, lai izvairītos no vienas un tās pašas publikācijas pieskaitīšanas vairākkārt, ja tā pieejama vairākos datu avotos.</w:t>
            </w:r>
          </w:p>
        </w:tc>
      </w:tr>
      <w:tr w:rsidR="0006179B" w:rsidRPr="00F936A9" w14:paraId="2681B12E" w14:textId="77777777" w:rsidTr="00F936A9">
        <w:trPr>
          <w:trHeight w:val="705"/>
        </w:trPr>
        <w:tc>
          <w:tcPr>
            <w:tcW w:w="1951" w:type="dxa"/>
            <w:vMerge/>
          </w:tcPr>
          <w:p w14:paraId="084FB4D4" w14:textId="77777777" w:rsidR="0006179B" w:rsidRPr="00F936A9" w:rsidRDefault="0006179B" w:rsidP="0006179B">
            <w:pPr>
              <w:pStyle w:val="Teksts"/>
              <w:spacing w:line="240" w:lineRule="auto"/>
              <w:ind w:firstLine="0"/>
              <w:jc w:val="left"/>
              <w:rPr>
                <w:szCs w:val="24"/>
              </w:rPr>
            </w:pPr>
          </w:p>
        </w:tc>
        <w:tc>
          <w:tcPr>
            <w:tcW w:w="2410" w:type="dxa"/>
            <w:vAlign w:val="center"/>
          </w:tcPr>
          <w:p w14:paraId="74D8E508" w14:textId="7534C21D" w:rsidR="0006179B" w:rsidRPr="00F936A9" w:rsidRDefault="0006179B" w:rsidP="00F936A9">
            <w:pPr>
              <w:pStyle w:val="Teksts"/>
              <w:spacing w:line="240" w:lineRule="auto"/>
              <w:ind w:firstLine="0"/>
              <w:jc w:val="left"/>
              <w:rPr>
                <w:szCs w:val="24"/>
              </w:rPr>
            </w:pPr>
            <w:r w:rsidRPr="00F936A9">
              <w:rPr>
                <w:szCs w:val="24"/>
              </w:rPr>
              <w:t xml:space="preserve">Level2. Aleph. </w:t>
            </w:r>
            <w:r w:rsidRPr="00F936A9">
              <w:rPr>
                <w:b/>
                <w:bCs/>
                <w:szCs w:val="24"/>
              </w:rPr>
              <w:t>doc_number</w:t>
            </w:r>
          </w:p>
        </w:tc>
        <w:tc>
          <w:tcPr>
            <w:tcW w:w="1625" w:type="dxa"/>
            <w:vMerge/>
          </w:tcPr>
          <w:p w14:paraId="3FD750B4" w14:textId="77777777" w:rsidR="0006179B" w:rsidRPr="00F936A9" w:rsidRDefault="0006179B" w:rsidP="0006179B">
            <w:pPr>
              <w:pStyle w:val="Teksts"/>
              <w:spacing w:line="240" w:lineRule="auto"/>
              <w:ind w:firstLine="0"/>
              <w:jc w:val="left"/>
              <w:rPr>
                <w:szCs w:val="24"/>
              </w:rPr>
            </w:pPr>
          </w:p>
        </w:tc>
        <w:tc>
          <w:tcPr>
            <w:tcW w:w="3301" w:type="dxa"/>
            <w:vMerge/>
          </w:tcPr>
          <w:p w14:paraId="423FD957" w14:textId="77777777" w:rsidR="0006179B" w:rsidRPr="00F936A9" w:rsidRDefault="0006179B" w:rsidP="0006179B">
            <w:pPr>
              <w:pStyle w:val="Teksts"/>
              <w:spacing w:line="240" w:lineRule="auto"/>
              <w:ind w:firstLine="0"/>
              <w:jc w:val="left"/>
              <w:rPr>
                <w:szCs w:val="24"/>
              </w:rPr>
            </w:pPr>
          </w:p>
        </w:tc>
      </w:tr>
      <w:tr w:rsidR="0006179B" w:rsidRPr="00F936A9" w14:paraId="27A4149F" w14:textId="77777777" w:rsidTr="00F936A9">
        <w:trPr>
          <w:trHeight w:val="701"/>
        </w:trPr>
        <w:tc>
          <w:tcPr>
            <w:tcW w:w="1951" w:type="dxa"/>
            <w:vMerge/>
          </w:tcPr>
          <w:p w14:paraId="5876EBA1" w14:textId="77777777" w:rsidR="0006179B" w:rsidRPr="00F936A9" w:rsidRDefault="0006179B" w:rsidP="0006179B">
            <w:pPr>
              <w:pStyle w:val="Teksts"/>
              <w:spacing w:line="240" w:lineRule="auto"/>
              <w:ind w:firstLine="0"/>
              <w:jc w:val="left"/>
              <w:rPr>
                <w:szCs w:val="24"/>
              </w:rPr>
            </w:pPr>
          </w:p>
        </w:tc>
        <w:tc>
          <w:tcPr>
            <w:tcW w:w="2410" w:type="dxa"/>
            <w:vAlign w:val="center"/>
          </w:tcPr>
          <w:p w14:paraId="653A68FC" w14:textId="77F03D26" w:rsidR="0006179B" w:rsidRPr="00F936A9" w:rsidRDefault="0006179B" w:rsidP="00F936A9">
            <w:pPr>
              <w:pStyle w:val="Teksts"/>
              <w:spacing w:line="240" w:lineRule="auto"/>
              <w:ind w:firstLine="0"/>
              <w:jc w:val="left"/>
              <w:rPr>
                <w:szCs w:val="24"/>
              </w:rPr>
            </w:pPr>
            <w:r w:rsidRPr="00F936A9">
              <w:rPr>
                <w:szCs w:val="24"/>
              </w:rPr>
              <w:t xml:space="preserve">Level2.Scopus_publ. </w:t>
            </w:r>
            <w:r w:rsidRPr="00F936A9">
              <w:rPr>
                <w:b/>
                <w:bCs/>
                <w:szCs w:val="24"/>
              </w:rPr>
              <w:t>identifier</w:t>
            </w:r>
          </w:p>
        </w:tc>
        <w:tc>
          <w:tcPr>
            <w:tcW w:w="1625" w:type="dxa"/>
            <w:vMerge/>
          </w:tcPr>
          <w:p w14:paraId="0CDA8229" w14:textId="77777777" w:rsidR="0006179B" w:rsidRPr="00F936A9" w:rsidRDefault="0006179B" w:rsidP="0006179B">
            <w:pPr>
              <w:pStyle w:val="Teksts"/>
              <w:spacing w:line="240" w:lineRule="auto"/>
              <w:ind w:firstLine="0"/>
              <w:jc w:val="left"/>
              <w:rPr>
                <w:szCs w:val="24"/>
              </w:rPr>
            </w:pPr>
          </w:p>
        </w:tc>
        <w:tc>
          <w:tcPr>
            <w:tcW w:w="3301" w:type="dxa"/>
            <w:vMerge/>
          </w:tcPr>
          <w:p w14:paraId="35C026FA" w14:textId="77777777" w:rsidR="0006179B" w:rsidRPr="00F936A9" w:rsidRDefault="0006179B" w:rsidP="0006179B">
            <w:pPr>
              <w:pStyle w:val="Teksts"/>
              <w:spacing w:line="240" w:lineRule="auto"/>
              <w:ind w:firstLine="0"/>
              <w:jc w:val="left"/>
              <w:rPr>
                <w:szCs w:val="24"/>
              </w:rPr>
            </w:pPr>
          </w:p>
        </w:tc>
      </w:tr>
      <w:tr w:rsidR="0006179B" w:rsidRPr="00F936A9" w14:paraId="71276DFF" w14:textId="77777777" w:rsidTr="00F936A9">
        <w:trPr>
          <w:trHeight w:val="697"/>
        </w:trPr>
        <w:tc>
          <w:tcPr>
            <w:tcW w:w="1951" w:type="dxa"/>
            <w:vMerge/>
          </w:tcPr>
          <w:p w14:paraId="5CB7DC65" w14:textId="77777777" w:rsidR="0006179B" w:rsidRPr="00F936A9" w:rsidRDefault="0006179B" w:rsidP="0006179B">
            <w:pPr>
              <w:pStyle w:val="Teksts"/>
              <w:spacing w:line="240" w:lineRule="auto"/>
              <w:ind w:firstLine="0"/>
              <w:jc w:val="left"/>
              <w:rPr>
                <w:szCs w:val="24"/>
              </w:rPr>
            </w:pPr>
          </w:p>
        </w:tc>
        <w:tc>
          <w:tcPr>
            <w:tcW w:w="2410" w:type="dxa"/>
            <w:vAlign w:val="center"/>
          </w:tcPr>
          <w:p w14:paraId="148EF738" w14:textId="34EF5E43" w:rsidR="0006179B" w:rsidRPr="00F936A9" w:rsidRDefault="0006179B" w:rsidP="00F936A9">
            <w:pPr>
              <w:pStyle w:val="Teksts"/>
              <w:spacing w:line="240" w:lineRule="auto"/>
              <w:ind w:firstLine="0"/>
              <w:jc w:val="left"/>
              <w:rPr>
                <w:szCs w:val="24"/>
              </w:rPr>
            </w:pPr>
            <w:r w:rsidRPr="00F936A9">
              <w:rPr>
                <w:szCs w:val="24"/>
              </w:rPr>
              <w:t xml:space="preserve">Publ_IDLevel2. WOS. </w:t>
            </w:r>
            <w:r w:rsidRPr="00F936A9">
              <w:rPr>
                <w:b/>
                <w:bCs/>
                <w:szCs w:val="24"/>
              </w:rPr>
              <w:t>uid</w:t>
            </w:r>
          </w:p>
        </w:tc>
        <w:tc>
          <w:tcPr>
            <w:tcW w:w="1625" w:type="dxa"/>
            <w:vMerge/>
          </w:tcPr>
          <w:p w14:paraId="4BAEE1BB" w14:textId="77777777" w:rsidR="0006179B" w:rsidRPr="00F936A9" w:rsidRDefault="0006179B" w:rsidP="0006179B">
            <w:pPr>
              <w:pStyle w:val="Teksts"/>
              <w:spacing w:line="240" w:lineRule="auto"/>
              <w:ind w:firstLine="0"/>
              <w:jc w:val="left"/>
              <w:rPr>
                <w:szCs w:val="24"/>
              </w:rPr>
            </w:pPr>
          </w:p>
        </w:tc>
        <w:tc>
          <w:tcPr>
            <w:tcW w:w="3301" w:type="dxa"/>
            <w:vMerge/>
          </w:tcPr>
          <w:p w14:paraId="0F169A3A" w14:textId="77777777" w:rsidR="0006179B" w:rsidRPr="00F936A9" w:rsidRDefault="0006179B" w:rsidP="0006179B">
            <w:pPr>
              <w:pStyle w:val="Teksts"/>
              <w:spacing w:line="240" w:lineRule="auto"/>
              <w:ind w:firstLine="0"/>
              <w:jc w:val="left"/>
              <w:rPr>
                <w:szCs w:val="24"/>
              </w:rPr>
            </w:pPr>
          </w:p>
        </w:tc>
      </w:tr>
    </w:tbl>
    <w:p w14:paraId="1798F09E" w14:textId="77777777" w:rsidR="009E5FAC" w:rsidRPr="00F936A9" w:rsidRDefault="009E5FAC" w:rsidP="0006179B">
      <w:pPr>
        <w:pStyle w:val="Teksts"/>
        <w:ind w:firstLine="0"/>
        <w:rPr>
          <w:szCs w:val="24"/>
        </w:rPr>
      </w:pPr>
    </w:p>
    <w:p w14:paraId="18089B18" w14:textId="5B81C6B1" w:rsidR="00FE1567" w:rsidRDefault="00167DC7" w:rsidP="00FE1567">
      <w:pPr>
        <w:pStyle w:val="Teksts"/>
      </w:pPr>
      <w:r>
        <w:lastRenderedPageBreak/>
        <w:t>Publikāciju lielo datu sistēmas kartēšanas metadatu piemēru</w:t>
      </w:r>
      <w:r w:rsidR="004215D3">
        <w:t>s</w:t>
      </w:r>
      <w:r>
        <w:t xml:space="preserve"> skatīt tabulā </w:t>
      </w:r>
      <w:r w:rsidRPr="00167DC7">
        <w:fldChar w:fldCharType="begin"/>
      </w:r>
      <w:r w:rsidRPr="00167DC7">
        <w:instrText xml:space="preserve"> REF _Ref40188327 \h  \* MERGEFORMAT </w:instrText>
      </w:r>
      <w:r w:rsidRPr="00167DC7">
        <w:fldChar w:fldCharType="separate"/>
      </w:r>
      <w:r w:rsidRPr="00167DC7">
        <w:rPr>
          <w:noProof/>
        </w:rPr>
        <w:t>2</w:t>
      </w:r>
      <w:r w:rsidRPr="00167DC7">
        <w:fldChar w:fldCharType="end"/>
      </w:r>
      <w:r w:rsidRPr="00167DC7">
        <w:t>.2</w:t>
      </w:r>
      <w:r>
        <w:t>.</w:t>
      </w:r>
      <w:r w:rsidR="00F936A9">
        <w:t xml:space="preserve"> (adaptēts un latviskots no [</w:t>
      </w:r>
      <w:r w:rsidR="00D731B2">
        <w:fldChar w:fldCharType="begin"/>
      </w:r>
      <w:r w:rsidR="00D731B2">
        <w:instrText xml:space="preserve"> REF _Ref40258632 \r \h </w:instrText>
      </w:r>
      <w:r w:rsidR="00D731B2">
        <w:fldChar w:fldCharType="separate"/>
      </w:r>
      <w:r w:rsidR="00D731B2">
        <w:t>23</w:t>
      </w:r>
      <w:r w:rsidR="00D731B2">
        <w:fldChar w:fldCharType="end"/>
      </w:r>
      <w:r w:rsidR="00F936A9">
        <w:t>]).</w:t>
      </w:r>
      <w:r>
        <w:t xml:space="preserve"> Datu vienības apzīmētas ar </w:t>
      </w:r>
      <w:r w:rsidR="00F936A9">
        <w:t xml:space="preserve">diviem </w:t>
      </w:r>
      <w:r>
        <w:t>prefiksiem</w:t>
      </w:r>
      <w:r w:rsidR="00F936A9">
        <w:t xml:space="preserve">. Pirmais </w:t>
      </w:r>
      <w:r>
        <w:t>apzīmē datu maģistrāles līme</w:t>
      </w:r>
      <w:r w:rsidR="00F936A9">
        <w:t xml:space="preserve">ni, bet otrais – </w:t>
      </w:r>
      <w:r>
        <w:t xml:space="preserve">datu kopas nosaukumu. Kartēšanas operācijās ar jautājuma zīmi (“?”) tiek apzīmēta datu vienība, bet agregāciju operāciju funkcionalitāte sakrīt ar </w:t>
      </w:r>
      <w:r>
        <w:rPr>
          <w:i/>
          <w:iCs/>
        </w:rPr>
        <w:t xml:space="preserve">SQL </w:t>
      </w:r>
      <w:r>
        <w:t>izmantoto.</w:t>
      </w:r>
    </w:p>
    <w:p w14:paraId="03C544A8" w14:textId="55368218" w:rsidR="004C38A0" w:rsidRPr="004C38A0" w:rsidRDefault="004C38A0" w:rsidP="004C38A0">
      <w:pPr>
        <w:pStyle w:val="Teksts"/>
        <w:jc w:val="right"/>
        <w:rPr>
          <w:i/>
          <w:iCs/>
        </w:rPr>
      </w:pPr>
      <w:bookmarkStart w:id="57" w:name="_Ref40193593"/>
      <w:r w:rsidRPr="004C38A0">
        <w:rPr>
          <w:i/>
          <w:iCs/>
        </w:rPr>
        <w:t>2.</w:t>
      </w:r>
      <w:r w:rsidRPr="004C38A0">
        <w:rPr>
          <w:i/>
          <w:iCs/>
        </w:rPr>
        <w:fldChar w:fldCharType="begin"/>
      </w:r>
      <w:r w:rsidRPr="004C38A0">
        <w:rPr>
          <w:i/>
          <w:iCs/>
        </w:rPr>
        <w:instrText xml:space="preserve"> SEQ Tabula \* ARABIC </w:instrText>
      </w:r>
      <w:r w:rsidRPr="004C38A0">
        <w:rPr>
          <w:i/>
          <w:iCs/>
        </w:rPr>
        <w:fldChar w:fldCharType="separate"/>
      </w:r>
      <w:r w:rsidRPr="004C38A0">
        <w:rPr>
          <w:i/>
          <w:iCs/>
          <w:noProof/>
        </w:rPr>
        <w:t>3</w:t>
      </w:r>
      <w:r w:rsidRPr="004C38A0">
        <w:rPr>
          <w:i/>
          <w:iCs/>
        </w:rPr>
        <w:fldChar w:fldCharType="end"/>
      </w:r>
      <w:bookmarkEnd w:id="57"/>
      <w:r w:rsidRPr="004C38A0">
        <w:rPr>
          <w:i/>
          <w:iCs/>
        </w:rPr>
        <w:t>. tabula</w:t>
      </w:r>
    </w:p>
    <w:p w14:paraId="2729A2F8" w14:textId="75A36D4C" w:rsidR="004C38A0" w:rsidRDefault="004C38A0" w:rsidP="004C38A0">
      <w:pPr>
        <w:pStyle w:val="tabulasvirsraksts"/>
        <w:jc w:val="right"/>
      </w:pPr>
      <w:r>
        <w:t>Publikāciju lielo datu sistēmas izmaiņu piemēri [</w:t>
      </w:r>
      <w:r w:rsidR="00D731B2">
        <w:fldChar w:fldCharType="begin"/>
      </w:r>
      <w:r w:rsidR="00D731B2">
        <w:instrText xml:space="preserve"> REF _Ref40258632 \r \h </w:instrText>
      </w:r>
      <w:r w:rsidR="00D731B2">
        <w:fldChar w:fldCharType="separate"/>
      </w:r>
      <w:r w:rsidR="00D731B2">
        <w:t>23</w:t>
      </w:r>
      <w:r w:rsidR="00D731B2">
        <w:fldChar w:fldCharType="end"/>
      </w:r>
      <w:r>
        <w:t>]</w:t>
      </w:r>
    </w:p>
    <w:p w14:paraId="573DA20E" w14:textId="77777777" w:rsidR="004C38A0" w:rsidRPr="004C38A0" w:rsidRDefault="004C38A0" w:rsidP="004C38A0">
      <w:pPr>
        <w:pStyle w:val="tabulasvirsraksts"/>
        <w:jc w:val="right"/>
      </w:pPr>
    </w:p>
    <w:tbl>
      <w:tblPr>
        <w:tblStyle w:val="TableGrid"/>
        <w:tblW w:w="0" w:type="auto"/>
        <w:tblLook w:val="04A0" w:firstRow="1" w:lastRow="0" w:firstColumn="1" w:lastColumn="0" w:noHBand="0" w:noVBand="1"/>
      </w:tblPr>
      <w:tblGrid>
        <w:gridCol w:w="3227"/>
        <w:gridCol w:w="6060"/>
      </w:tblGrid>
      <w:tr w:rsidR="00645BA4" w14:paraId="0524B2D3" w14:textId="77777777" w:rsidTr="00B92265">
        <w:trPr>
          <w:trHeight w:val="510"/>
        </w:trPr>
        <w:tc>
          <w:tcPr>
            <w:tcW w:w="3227" w:type="dxa"/>
            <w:shd w:val="clear" w:color="auto" w:fill="D9D9D9" w:themeFill="background1" w:themeFillShade="D9"/>
            <w:vAlign w:val="center"/>
          </w:tcPr>
          <w:p w14:paraId="07A9EC76" w14:textId="25EA1EA5" w:rsidR="00645BA4" w:rsidRPr="00B92265" w:rsidRDefault="00645BA4" w:rsidP="00B92265">
            <w:pPr>
              <w:pStyle w:val="Teksts"/>
              <w:spacing w:line="240" w:lineRule="auto"/>
              <w:ind w:firstLine="0"/>
              <w:jc w:val="center"/>
              <w:rPr>
                <w:b/>
                <w:bCs/>
              </w:rPr>
            </w:pPr>
            <w:r w:rsidRPr="00B92265">
              <w:rPr>
                <w:b/>
                <w:bCs/>
              </w:rPr>
              <w:t>Izmaiņa</w:t>
            </w:r>
          </w:p>
        </w:tc>
        <w:tc>
          <w:tcPr>
            <w:tcW w:w="6060" w:type="dxa"/>
            <w:shd w:val="clear" w:color="auto" w:fill="D9D9D9" w:themeFill="background1" w:themeFillShade="D9"/>
            <w:vAlign w:val="center"/>
          </w:tcPr>
          <w:p w14:paraId="1CE12A69" w14:textId="5CF07528" w:rsidR="00645BA4" w:rsidRPr="00B92265" w:rsidRDefault="00645BA4" w:rsidP="00B92265">
            <w:pPr>
              <w:pStyle w:val="Teksts"/>
              <w:spacing w:line="240" w:lineRule="auto"/>
              <w:ind w:firstLine="0"/>
              <w:jc w:val="center"/>
              <w:rPr>
                <w:b/>
                <w:bCs/>
              </w:rPr>
            </w:pPr>
            <w:r w:rsidRPr="00B92265">
              <w:rPr>
                <w:b/>
                <w:bCs/>
              </w:rPr>
              <w:t>Izmaiņas apstrāde</w:t>
            </w:r>
          </w:p>
        </w:tc>
      </w:tr>
      <w:tr w:rsidR="00645BA4" w14:paraId="297AEF07" w14:textId="77777777" w:rsidTr="00B57367">
        <w:trPr>
          <w:trHeight w:val="1587"/>
        </w:trPr>
        <w:tc>
          <w:tcPr>
            <w:tcW w:w="3227" w:type="dxa"/>
            <w:vAlign w:val="center"/>
          </w:tcPr>
          <w:p w14:paraId="6BECF05D" w14:textId="46A73A2F" w:rsidR="00645BA4" w:rsidRPr="00645BA4" w:rsidRDefault="00645BA4" w:rsidP="00B57367">
            <w:pPr>
              <w:pStyle w:val="Teksts"/>
              <w:spacing w:line="276" w:lineRule="auto"/>
              <w:ind w:firstLine="0"/>
              <w:jc w:val="left"/>
              <w:rPr>
                <w:i/>
                <w:iCs/>
              </w:rPr>
            </w:pPr>
            <w:r>
              <w:t xml:space="preserve">Datu kopai </w:t>
            </w:r>
            <w:r>
              <w:rPr>
                <w:i/>
                <w:iCs/>
              </w:rPr>
              <w:t>Scopus_metrics</w:t>
            </w:r>
            <w:r>
              <w:t xml:space="preserve"> pievienota datu vienība </w:t>
            </w:r>
            <w:r>
              <w:rPr>
                <w:i/>
                <w:iCs/>
              </w:rPr>
              <w:t>citeScoreYearInfoList.</w:t>
            </w:r>
          </w:p>
        </w:tc>
        <w:tc>
          <w:tcPr>
            <w:tcW w:w="6060" w:type="dxa"/>
            <w:vAlign w:val="center"/>
          </w:tcPr>
          <w:p w14:paraId="7BCE03F6" w14:textId="5202A6BC" w:rsidR="00645BA4" w:rsidRDefault="00645BA4" w:rsidP="00B57367">
            <w:pPr>
              <w:pStyle w:val="Teksts"/>
              <w:spacing w:line="276" w:lineRule="auto"/>
              <w:ind w:firstLine="0"/>
              <w:jc w:val="left"/>
            </w:pPr>
            <w:r>
              <w:t>Jaunā datu vienība (XML elements) sastāv no vairākiem apakšelementiem, kuri neeksistēja arī iepriekšējās datu kopās, tomēr metadatos tiek izveidota tikai viena izmaiņa, kas attiecināta tikai uz augšējo apakšelementu.</w:t>
            </w:r>
          </w:p>
        </w:tc>
      </w:tr>
      <w:tr w:rsidR="00645BA4" w14:paraId="1B334D57" w14:textId="77777777" w:rsidTr="00B57367">
        <w:trPr>
          <w:trHeight w:val="1587"/>
        </w:trPr>
        <w:tc>
          <w:tcPr>
            <w:tcW w:w="3227" w:type="dxa"/>
            <w:vAlign w:val="center"/>
          </w:tcPr>
          <w:p w14:paraId="6C30A05B" w14:textId="0F623C12" w:rsidR="00645BA4" w:rsidRPr="00645BA4" w:rsidRDefault="00645BA4" w:rsidP="00B57367">
            <w:pPr>
              <w:pStyle w:val="Teksts"/>
              <w:spacing w:line="276" w:lineRule="auto"/>
              <w:ind w:firstLine="0"/>
              <w:jc w:val="left"/>
              <w:rPr>
                <w:i/>
                <w:iCs/>
              </w:rPr>
            </w:pPr>
            <w:r>
              <w:t xml:space="preserve">No datu kopas </w:t>
            </w:r>
            <w:r>
              <w:rPr>
                <w:i/>
                <w:iCs/>
              </w:rPr>
              <w:t>Scopus_metrics</w:t>
            </w:r>
            <w:r>
              <w:t xml:space="preserve"> izdzēsta datu vienība </w:t>
            </w:r>
            <w:r>
              <w:rPr>
                <w:i/>
                <w:iCs/>
              </w:rPr>
              <w:t>IPP.</w:t>
            </w:r>
          </w:p>
        </w:tc>
        <w:tc>
          <w:tcPr>
            <w:tcW w:w="6060" w:type="dxa"/>
            <w:vAlign w:val="center"/>
          </w:tcPr>
          <w:p w14:paraId="2084A178" w14:textId="2CAD8128" w:rsidR="00645BA4" w:rsidRDefault="00645BA4" w:rsidP="00B57367">
            <w:pPr>
              <w:pStyle w:val="Teksts"/>
              <w:spacing w:line="276" w:lineRule="auto"/>
              <w:ind w:firstLine="0"/>
              <w:jc w:val="left"/>
            </w:pPr>
            <w:r>
              <w:t>Šī izmaiņa ietekmē datu ielādēšanas procesu. Tā kā izdzēsto datu vienību nav iespējams aizstāt ar nevienu no vienībām, kas atrodas citos datu avotos, metadatos tiek reģistrēta kartēšanas dzēšana.</w:t>
            </w:r>
          </w:p>
        </w:tc>
      </w:tr>
      <w:tr w:rsidR="00645BA4" w14:paraId="3BCC41FB" w14:textId="77777777" w:rsidTr="00B57367">
        <w:trPr>
          <w:trHeight w:val="1984"/>
        </w:trPr>
        <w:tc>
          <w:tcPr>
            <w:tcW w:w="3227" w:type="dxa"/>
            <w:vAlign w:val="center"/>
          </w:tcPr>
          <w:p w14:paraId="1A2AC6CB" w14:textId="496EE033" w:rsidR="00645BA4" w:rsidRPr="00645BA4" w:rsidRDefault="00645BA4" w:rsidP="00B57367">
            <w:pPr>
              <w:pStyle w:val="Teksts"/>
              <w:spacing w:line="276" w:lineRule="auto"/>
              <w:ind w:firstLine="0"/>
              <w:jc w:val="left"/>
            </w:pPr>
            <w:r>
              <w:t xml:space="preserve">Pievienots jauns datu avots </w:t>
            </w:r>
            <w:r>
              <w:rPr>
                <w:i/>
                <w:iCs/>
              </w:rPr>
              <w:t>DSpace</w:t>
            </w:r>
            <w:r>
              <w:t>.</w:t>
            </w:r>
          </w:p>
        </w:tc>
        <w:tc>
          <w:tcPr>
            <w:tcW w:w="6060" w:type="dxa"/>
            <w:vAlign w:val="center"/>
          </w:tcPr>
          <w:p w14:paraId="76191875" w14:textId="15D03F5E" w:rsidR="00645BA4" w:rsidRDefault="007F1424" w:rsidP="00B57367">
            <w:pPr>
              <w:pStyle w:val="Teksts"/>
              <w:spacing w:line="276" w:lineRule="auto"/>
              <w:ind w:firstLine="0"/>
              <w:jc w:val="left"/>
            </w:pPr>
            <w:r>
              <w:t>Saskaņā ar jaunajām analīzes prasībām sistēma ir jāpapildina ar datiem, kas satur pirmsdrukas vai publicētus darbu pilnos tekstus. Jaunais datu avots satur nestrukturētus datus (pilna teksta failus) un ar tiem saistītos metadatus kā birkas (angļu val. “</w:t>
            </w:r>
            <w:r>
              <w:rPr>
                <w:i/>
                <w:iCs/>
              </w:rPr>
              <w:t>tags</w:t>
            </w:r>
            <w:r>
              <w:t>”</w:t>
            </w:r>
            <w:r w:rsidR="003C3C79">
              <w:t xml:space="preserve"> [</w:t>
            </w:r>
            <w:r w:rsidR="003C3C79">
              <w:fldChar w:fldCharType="begin"/>
            </w:r>
            <w:r w:rsidR="003C3C79">
              <w:instrText xml:space="preserve"> REF _Ref40257662 \r \h </w:instrText>
            </w:r>
            <w:r w:rsidR="003C3C79">
              <w:fldChar w:fldCharType="separate"/>
            </w:r>
            <w:r w:rsidR="003C3C79">
              <w:t>1</w:t>
            </w:r>
            <w:r w:rsidR="003C3C79">
              <w:fldChar w:fldCharType="end"/>
            </w:r>
            <w:r w:rsidR="003C3C79">
              <w:t>]</w:t>
            </w:r>
            <w:r>
              <w:t>).</w:t>
            </w:r>
          </w:p>
        </w:tc>
      </w:tr>
      <w:tr w:rsidR="00645BA4" w14:paraId="1CF83A96" w14:textId="77777777" w:rsidTr="00B57367">
        <w:trPr>
          <w:trHeight w:val="1587"/>
        </w:trPr>
        <w:tc>
          <w:tcPr>
            <w:tcW w:w="3227" w:type="dxa"/>
            <w:vAlign w:val="center"/>
          </w:tcPr>
          <w:p w14:paraId="260C0F3B" w14:textId="08A67802" w:rsidR="00645BA4" w:rsidRPr="00645BA4" w:rsidRDefault="00645BA4" w:rsidP="00B57367">
            <w:pPr>
              <w:pStyle w:val="Teksts"/>
              <w:spacing w:line="276" w:lineRule="auto"/>
              <w:ind w:firstLine="0"/>
              <w:jc w:val="left"/>
            </w:pPr>
            <w:r>
              <w:t xml:space="preserve">Atjaunināta datu kopas </w:t>
            </w:r>
            <w:r>
              <w:rPr>
                <w:i/>
                <w:iCs/>
              </w:rPr>
              <w:t xml:space="preserve">Scopus_metrics </w:t>
            </w:r>
            <w:r>
              <w:t xml:space="preserve">metadatu īpašības </w:t>
            </w:r>
            <w:r>
              <w:rPr>
                <w:i/>
                <w:iCs/>
              </w:rPr>
              <w:t xml:space="preserve">API request </w:t>
            </w:r>
            <w:r>
              <w:t>vērtība.</w:t>
            </w:r>
          </w:p>
        </w:tc>
        <w:tc>
          <w:tcPr>
            <w:tcW w:w="6060" w:type="dxa"/>
            <w:vAlign w:val="center"/>
          </w:tcPr>
          <w:p w14:paraId="37B10421" w14:textId="59EA2975" w:rsidR="00645BA4" w:rsidRPr="00B92265" w:rsidRDefault="00B92265" w:rsidP="00B57367">
            <w:pPr>
              <w:pStyle w:val="Teksts"/>
              <w:spacing w:line="276" w:lineRule="auto"/>
              <w:ind w:firstLine="0"/>
              <w:jc w:val="left"/>
            </w:pPr>
            <w:r>
              <w:t xml:space="preserve">Šī izmaiņa tiek atklāta datu iegūšanas laikā no </w:t>
            </w:r>
            <w:r>
              <w:rPr>
                <w:i/>
                <w:iCs/>
              </w:rPr>
              <w:t>API.</w:t>
            </w:r>
            <w:r>
              <w:t xml:space="preserve"> Šādu izmaiņu nepieciešams apstrādāt manuāli, jo nav iespējams automātiski izmainīt </w:t>
            </w:r>
            <w:r w:rsidRPr="00B92265">
              <w:rPr>
                <w:i/>
                <w:iCs/>
              </w:rPr>
              <w:t>API</w:t>
            </w:r>
            <w:r>
              <w:rPr>
                <w:i/>
                <w:iCs/>
              </w:rPr>
              <w:t xml:space="preserve"> </w:t>
            </w:r>
            <w:r>
              <w:t>pieprasījumu, balstoties uz jauno metadatu īpašību.</w:t>
            </w:r>
          </w:p>
        </w:tc>
      </w:tr>
    </w:tbl>
    <w:p w14:paraId="20654058" w14:textId="77777777" w:rsidR="00034E3A" w:rsidRPr="00167DC7" w:rsidRDefault="00034E3A" w:rsidP="00645BA4">
      <w:pPr>
        <w:pStyle w:val="Teksts"/>
        <w:ind w:firstLine="0"/>
      </w:pPr>
    </w:p>
    <w:p w14:paraId="533F30ED" w14:textId="0EA21F2D" w:rsidR="00E10B2E" w:rsidRPr="00895928" w:rsidRDefault="00895928" w:rsidP="00895928">
      <w:pPr>
        <w:pStyle w:val="Teksts"/>
      </w:pPr>
      <w:r>
        <w:t xml:space="preserve">Datu avotu evolūcijas rezultātā iespējamas izmaiņas datu avotos. Lai </w:t>
      </w:r>
      <w:r w:rsidR="001C340C">
        <w:t>būtu iespējams</w:t>
      </w:r>
      <w:r>
        <w:t xml:space="preserve"> turpināt datu ielasīšanu datu noliktavā no evolucionējušiem avotiem, nepieciešams veikt izmaiņu adaptāciju. </w:t>
      </w:r>
      <w:r w:rsidR="00903784">
        <w:t>Bakalaura darba ietvaros i</w:t>
      </w:r>
      <w:r>
        <w:t xml:space="preserve">zstrādātais esošajā sistēmā iekļaujamais izmaiņu adaptācijas mehānisms aprakstīts </w:t>
      </w:r>
      <w:r>
        <w:fldChar w:fldCharType="begin"/>
      </w:r>
      <w:r>
        <w:instrText xml:space="preserve"> REF _Ref39737960 \r \h </w:instrText>
      </w:r>
      <w:r>
        <w:fldChar w:fldCharType="separate"/>
      </w:r>
      <w:r>
        <w:t>3</w:t>
      </w:r>
      <w:r>
        <w:fldChar w:fldCharType="end"/>
      </w:r>
      <w:r>
        <w:t>.nodaļā.</w:t>
      </w:r>
      <w:r w:rsidR="009B6563">
        <w:t xml:space="preserve"> </w:t>
      </w:r>
      <w:r w:rsidR="009B6563">
        <w:t>Daž</w:t>
      </w:r>
      <w:r w:rsidR="009B6563">
        <w:t xml:space="preserve">i izstrādātajā mehānismā iekļautie un </w:t>
      </w:r>
      <w:r w:rsidR="009B6563">
        <w:fldChar w:fldCharType="begin"/>
      </w:r>
      <w:r w:rsidR="009B6563">
        <w:instrText xml:space="preserve"> REF _Ref39737960 \r \h </w:instrText>
      </w:r>
      <w:r w:rsidR="009B6563">
        <w:fldChar w:fldCharType="separate"/>
      </w:r>
      <w:r w:rsidR="009B6563">
        <w:t>3</w:t>
      </w:r>
      <w:r w:rsidR="009B6563">
        <w:fldChar w:fldCharType="end"/>
      </w:r>
      <w:r w:rsidR="009B6563">
        <w:t>.nodaļā</w:t>
      </w:r>
      <w:r w:rsidR="009B6563">
        <w:t xml:space="preserve"> aprakstītie izmaiņu veidi kā </w:t>
      </w:r>
      <w:r w:rsidR="001C340C">
        <w:t xml:space="preserve">konkrēti publikāciju lielo datu sistēmas </w:t>
      </w:r>
      <w:r w:rsidR="009B6563">
        <w:t xml:space="preserve">piemēri aprakstīti tabulā </w:t>
      </w:r>
      <w:r w:rsidR="009B6563" w:rsidRPr="00895928">
        <w:fldChar w:fldCharType="begin"/>
      </w:r>
      <w:r w:rsidR="009B6563" w:rsidRPr="00895928">
        <w:instrText xml:space="preserve"> REF _Ref40193593 \h  \* MERGEFORMAT </w:instrText>
      </w:r>
      <w:r w:rsidR="009B6563" w:rsidRPr="00895928">
        <w:fldChar w:fldCharType="separate"/>
      </w:r>
      <w:r w:rsidR="009B6563" w:rsidRPr="00895928">
        <w:t>2.</w:t>
      </w:r>
      <w:r w:rsidR="009B6563" w:rsidRPr="00895928">
        <w:rPr>
          <w:noProof/>
        </w:rPr>
        <w:t>3</w:t>
      </w:r>
      <w:r w:rsidR="009B6563" w:rsidRPr="00895928">
        <w:fldChar w:fldCharType="end"/>
      </w:r>
      <w:r w:rsidR="009B6563" w:rsidRPr="00895928">
        <w:t>.</w:t>
      </w:r>
    </w:p>
    <w:p w14:paraId="7D2CFB64" w14:textId="77777777" w:rsidR="00E10B2E" w:rsidRDefault="00E10B2E" w:rsidP="00D55EFF">
      <w:pPr>
        <w:pStyle w:val="Teksts"/>
      </w:pPr>
    </w:p>
    <w:p w14:paraId="61C54289" w14:textId="3A44D1AF" w:rsidR="00D43BC4" w:rsidRDefault="00D43BC4" w:rsidP="00D55EFF">
      <w:pPr>
        <w:pStyle w:val="Teksts"/>
      </w:pPr>
      <w:r>
        <w:br w:type="page"/>
      </w:r>
    </w:p>
    <w:p w14:paraId="329CAC4A" w14:textId="13FFE428" w:rsidR="00627D9C" w:rsidRDefault="008020AD" w:rsidP="00627D9C">
      <w:pPr>
        <w:pStyle w:val="nodaasvirsraksts"/>
        <w:numPr>
          <w:ilvl w:val="0"/>
          <w:numId w:val="1"/>
        </w:numPr>
        <w:ind w:left="426"/>
      </w:pPr>
      <w:bookmarkStart w:id="58" w:name="_Ref39737960"/>
      <w:bookmarkStart w:id="59" w:name="_Toc40698937"/>
      <w:r>
        <w:lastRenderedPageBreak/>
        <w:t>E</w:t>
      </w:r>
      <w:r w:rsidR="00627D9C">
        <w:t>volūcijas apstrādes mehānism</w:t>
      </w:r>
      <w:r w:rsidR="008340A7">
        <w:t>s</w:t>
      </w:r>
      <w:bookmarkEnd w:id="58"/>
      <w:bookmarkEnd w:id="59"/>
    </w:p>
    <w:p w14:paraId="54B553F2" w14:textId="7DA3E99F" w:rsidR="00627D9C" w:rsidRDefault="00627D9C" w:rsidP="00627D9C">
      <w:pPr>
        <w:pStyle w:val="Teksts"/>
      </w:pPr>
      <w:r>
        <w:t xml:space="preserve">Lai apstrādātu datu avotu evolūcijas rezultātā radušās izmaiņas un veiksmīgi adaptētu tās </w:t>
      </w:r>
      <w:r w:rsidR="00432230">
        <w:t>sistēmas metadatos</w:t>
      </w:r>
      <w:r>
        <w:t xml:space="preserve">, </w:t>
      </w:r>
      <w:r w:rsidR="00432230">
        <w:t xml:space="preserve">bakalaura darba ietvaros </w:t>
      </w:r>
      <w:r>
        <w:t>izstrādāt</w:t>
      </w:r>
      <w:r w:rsidR="00432230">
        <w:t>s</w:t>
      </w:r>
      <w:r>
        <w:t xml:space="preserve"> mehānism</w:t>
      </w:r>
      <w:r w:rsidR="00432230">
        <w:t>s</w:t>
      </w:r>
      <w:r>
        <w:t>, kurš darbojas, balstoties uz dažādiem metadatiem:</w:t>
      </w:r>
    </w:p>
    <w:p w14:paraId="47C5CCEC" w14:textId="6560B179" w:rsidR="00627D9C" w:rsidRDefault="00627D9C" w:rsidP="00627D9C">
      <w:pPr>
        <w:pStyle w:val="Teksts"/>
        <w:numPr>
          <w:ilvl w:val="0"/>
          <w:numId w:val="2"/>
        </w:numPr>
        <w:ind w:left="993"/>
      </w:pPr>
      <w:r>
        <w:t>dati par radušos izmaiņu;</w:t>
      </w:r>
    </w:p>
    <w:p w14:paraId="1E36EB34" w14:textId="629DCB19" w:rsidR="00627D9C" w:rsidRDefault="00627D9C" w:rsidP="00627D9C">
      <w:pPr>
        <w:pStyle w:val="Teksts"/>
        <w:numPr>
          <w:ilvl w:val="0"/>
          <w:numId w:val="2"/>
        </w:numPr>
        <w:ind w:left="993"/>
      </w:pPr>
      <w:r>
        <w:t>dati par manuāli veicamajām darbībām;</w:t>
      </w:r>
    </w:p>
    <w:p w14:paraId="4879C77B" w14:textId="05830A85" w:rsidR="00627D9C" w:rsidRDefault="00627D9C" w:rsidP="00627D9C">
      <w:pPr>
        <w:pStyle w:val="Teksts"/>
        <w:numPr>
          <w:ilvl w:val="0"/>
          <w:numId w:val="2"/>
        </w:numPr>
        <w:ind w:left="993"/>
      </w:pPr>
      <w:r>
        <w:t xml:space="preserve">dati par automātiski izpildāmām </w:t>
      </w:r>
      <w:r w:rsidR="00A61D55">
        <w:t>darbībām</w:t>
      </w:r>
      <w:r>
        <w:t>;</w:t>
      </w:r>
    </w:p>
    <w:p w14:paraId="6BC06073" w14:textId="07D176AF" w:rsidR="00627D9C" w:rsidRDefault="00627D9C" w:rsidP="00627D9C">
      <w:pPr>
        <w:pStyle w:val="Teksts"/>
        <w:numPr>
          <w:ilvl w:val="0"/>
          <w:numId w:val="2"/>
        </w:numPr>
        <w:ind w:left="993"/>
      </w:pPr>
      <w:r>
        <w:t>kopējie izmaiņu adaptācijas scenāriji;</w:t>
      </w:r>
    </w:p>
    <w:p w14:paraId="55B9A5DE" w14:textId="10732938" w:rsidR="00627D9C" w:rsidRDefault="00627D9C" w:rsidP="00627D9C">
      <w:pPr>
        <w:pStyle w:val="Teksts"/>
        <w:numPr>
          <w:ilvl w:val="0"/>
          <w:numId w:val="2"/>
        </w:numPr>
        <w:ind w:left="993"/>
      </w:pPr>
      <w:r>
        <w:t>izstrādātāja pievienotie papildus dati;</w:t>
      </w:r>
    </w:p>
    <w:p w14:paraId="6570AF41" w14:textId="1446761F" w:rsidR="00627D9C" w:rsidRDefault="00627D9C" w:rsidP="00627D9C">
      <w:pPr>
        <w:pStyle w:val="Teksts"/>
        <w:numPr>
          <w:ilvl w:val="0"/>
          <w:numId w:val="2"/>
        </w:numPr>
        <w:ind w:left="993"/>
      </w:pPr>
      <w:r>
        <w:t>scenāriju zarošanās nosacījumi.</w:t>
      </w:r>
    </w:p>
    <w:p w14:paraId="6E2E3264" w14:textId="2071C505" w:rsidR="000C6881" w:rsidRPr="000C6881" w:rsidRDefault="000C6881" w:rsidP="000C6881">
      <w:pPr>
        <w:pStyle w:val="Teksts"/>
      </w:pPr>
      <w:r>
        <w:t xml:space="preserve">Izstrādātais mehānisms nodrošina dažādu metadatu glabātuves daļu aizpildīšanu: shematiskie metadati, adaptācijas nosacījumi, evolūcijas un potenciālo izmaiņu metadati, kā arī kārtēšanas metadati (metadatu glabātuves aprakstu skatīt nodaļā </w:t>
      </w:r>
      <w:r>
        <w:fldChar w:fldCharType="begin"/>
      </w:r>
      <w:r>
        <w:instrText xml:space="preserve"> REF _Ref39574057 \r \h </w:instrText>
      </w:r>
      <w:r>
        <w:fldChar w:fldCharType="separate"/>
      </w:r>
      <w:r>
        <w:t>2.1.3</w:t>
      </w:r>
      <w:r>
        <w:fldChar w:fldCharType="end"/>
      </w:r>
      <w:r>
        <w:t>.).</w:t>
      </w:r>
    </w:p>
    <w:p w14:paraId="1C5AE40C" w14:textId="1DBA29B9" w:rsidR="00627D9C" w:rsidRDefault="00F0549C" w:rsidP="00736A5B">
      <w:pPr>
        <w:pStyle w:val="Teksts"/>
      </w:pPr>
      <w:r>
        <w:t xml:space="preserve">Tāpat kā jau esošās sistēmas metadatu glabāšanas mehānisms, arī evolūcijas apstrādes mehānisms izstrādāts, izmantojot </w:t>
      </w:r>
      <w:r>
        <w:rPr>
          <w:i/>
          <w:iCs/>
        </w:rPr>
        <w:t>Oracle SQL</w:t>
      </w:r>
      <w:r>
        <w:t xml:space="preserve"> relāciju datu bāzi.</w:t>
      </w:r>
      <w:r w:rsidR="00E60B5E">
        <w:t xml:space="preserve"> Darba gaitā izstrādāti adaptācijas scenāriji tikai reāli</w:t>
      </w:r>
      <w:r w:rsidR="0056477A">
        <w:t xml:space="preserve"> publikāciju lielo datu sistēmā</w:t>
      </w:r>
      <w:r w:rsidR="00E60B5E">
        <w:t xml:space="preserve"> notikušajiem izmaiņu veidiem.</w:t>
      </w:r>
      <w:r w:rsidR="00AD75D5">
        <w:t xml:space="preserve"> Izstrādātā adaptācijas funkcionalitāte pārbaudīta uz publikāciju lielo datu sistēmas metadatiem.</w:t>
      </w:r>
    </w:p>
    <w:p w14:paraId="27134C59" w14:textId="77777777" w:rsidR="00627D9C" w:rsidRDefault="00627D9C" w:rsidP="006A4F93">
      <w:pPr>
        <w:pStyle w:val="apaknodaasvirsraksts"/>
        <w:numPr>
          <w:ilvl w:val="1"/>
          <w:numId w:val="1"/>
        </w:numPr>
        <w:ind w:left="1276" w:hanging="709"/>
      </w:pPr>
      <w:bookmarkStart w:id="60" w:name="_Toc40698938"/>
      <w:r>
        <w:t>Evolūcijas apstrādes metadati un to glabāšana</w:t>
      </w:r>
      <w:bookmarkEnd w:id="60"/>
    </w:p>
    <w:p w14:paraId="4FA7031C" w14:textId="006FF1DC" w:rsidR="00F1704B" w:rsidRDefault="00F1704B" w:rsidP="00DB26F3">
      <w:pPr>
        <w:pStyle w:val="Teksts"/>
      </w:pPr>
      <w:r>
        <w:t xml:space="preserve">Evolūcijas metadatu glabāšanai </w:t>
      </w:r>
      <w:r w:rsidR="00F0549C">
        <w:t xml:space="preserve">datu bāze papildināta ar vairākām tabulām, kuras </w:t>
      </w:r>
      <w:r w:rsidR="00A61D55">
        <w:t>ar esošajām sistēmas tabulām saistītas</w:t>
      </w:r>
      <w:r w:rsidR="00F0549C">
        <w:t xml:space="preserve"> ar ārējām atslēgām. Lai realizētu evolūcijas metadatu glabāšanu, nepieciešamas trīs esošās sistēmas tabulas. Tabulā </w:t>
      </w:r>
      <w:r w:rsidR="00F0549C">
        <w:rPr>
          <w:i/>
          <w:iCs/>
        </w:rPr>
        <w:t xml:space="preserve">Change </w:t>
      </w:r>
      <w:r w:rsidR="00F0549C">
        <w:t>glabājas informācija par identificētajām izmaiņām, kā arī, apstrādājot šīs tabulas ierakstus, iespējams noteikt, kāda tipa izmaiņa ir radusie</w:t>
      </w:r>
      <w:r w:rsidR="00DB26F3">
        <w:t xml:space="preserve">s. Uz šīs tabulas ierakstu balstās viss kopējais izmaiņas adaptācijas scenārijs un scenārija izpildes procesa apraksts. Tabulā </w:t>
      </w:r>
      <w:r w:rsidR="00DB26F3">
        <w:rPr>
          <w:i/>
          <w:iCs/>
        </w:rPr>
        <w:t>Author</w:t>
      </w:r>
      <w:r w:rsidR="00DB26F3">
        <w:t xml:space="preserve"> glabājas informācija par sistēmas lietotājiem. Šī tabula izmantota, lai identificētu, kurš lietotājs darbojies ar konkrētas izmaiņas adaptāciju sistēmā. Savukārt tabula </w:t>
      </w:r>
      <w:r w:rsidR="00DB26F3">
        <w:rPr>
          <w:i/>
          <w:iCs/>
        </w:rPr>
        <w:t>Type</w:t>
      </w:r>
      <w:r w:rsidR="00DB26F3">
        <w:t xml:space="preserve"> sistēmā izmantota kā klasifikators, kurš nosaka dažādu sistēmā izmantoto vienumu tipus. Evolūcijas mehānisma realizācijai izveidoti vairāki jauni tipi un apakštipi, kas paredzēti dažādu statusu un datu veidu glabāšanai jaunizveidotajās tabulās.</w:t>
      </w:r>
    </w:p>
    <w:p w14:paraId="34BDE8FE" w14:textId="0D58F4BD" w:rsidR="00E959F3" w:rsidRDefault="002B6A4E" w:rsidP="00E2191E">
      <w:pPr>
        <w:pStyle w:val="Teksts"/>
        <w:ind w:firstLine="0"/>
        <w:jc w:val="center"/>
      </w:pPr>
      <w:r>
        <w:rPr>
          <w:noProof/>
        </w:rPr>
        <w:lastRenderedPageBreak/>
        <w:drawing>
          <wp:inline distT="0" distB="0" distL="0" distR="0" wp14:anchorId="28B1B4DA" wp14:editId="082F6BC1">
            <wp:extent cx="5760085" cy="6048375"/>
            <wp:effectExtent l="0" t="0" r="0" b="9525"/>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_adaptation_db_schema.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6048375"/>
                    </a:xfrm>
                    <a:prstGeom prst="rect">
                      <a:avLst/>
                    </a:prstGeom>
                  </pic:spPr>
                </pic:pic>
              </a:graphicData>
            </a:graphic>
          </wp:inline>
        </w:drawing>
      </w:r>
    </w:p>
    <w:p w14:paraId="697C9317" w14:textId="57BD9334" w:rsidR="00E959F3" w:rsidRDefault="00ED2828" w:rsidP="001902A8">
      <w:pPr>
        <w:pStyle w:val="attlavirsraksts"/>
      </w:pPr>
      <w:bookmarkStart w:id="61" w:name="_Ref38383781"/>
      <w:r>
        <w:rPr>
          <w:b w:val="0"/>
          <w:bCs/>
          <w:i/>
          <w:iCs/>
        </w:rPr>
        <w:t>3</w:t>
      </w:r>
      <w:r w:rsidR="00DE5534" w:rsidRPr="00E86A29">
        <w:rPr>
          <w:b w:val="0"/>
          <w:bCs/>
          <w:i/>
          <w:iCs/>
        </w:rPr>
        <w:t>.</w:t>
      </w:r>
      <w:r w:rsidR="00AD4282">
        <w:rPr>
          <w:b w:val="0"/>
          <w:bCs/>
          <w:i/>
          <w:iCs/>
        </w:rPr>
        <w:t>1</w:t>
      </w:r>
      <w:r w:rsidR="00DE5534" w:rsidRPr="00E86A29">
        <w:rPr>
          <w:b w:val="0"/>
          <w:bCs/>
          <w:i/>
          <w:iCs/>
        </w:rPr>
        <w:t>. att.</w:t>
      </w:r>
      <w:bookmarkEnd w:id="61"/>
      <w:r w:rsidR="00DE5534">
        <w:t xml:space="preserve"> </w:t>
      </w:r>
      <w:r w:rsidR="00DE5534" w:rsidRPr="00E86A29">
        <w:t xml:space="preserve">Evolūcijas apstrādes metadatu glabāšanai </w:t>
      </w:r>
      <w:r w:rsidR="004A755A" w:rsidRPr="00E86A29">
        <w:t>paredzētās</w:t>
      </w:r>
      <w:r w:rsidR="00DE5534" w:rsidRPr="00E86A29">
        <w:t xml:space="preserve"> datu bāzes shēma</w:t>
      </w:r>
    </w:p>
    <w:p w14:paraId="63B68165" w14:textId="77777777" w:rsidR="00F0549C" w:rsidRDefault="00F0549C" w:rsidP="001902A8">
      <w:pPr>
        <w:pStyle w:val="attlavirsraksts"/>
        <w:rPr>
          <w:bCs/>
        </w:rPr>
      </w:pPr>
    </w:p>
    <w:p w14:paraId="2712C44E" w14:textId="1EC50404" w:rsidR="000110E4" w:rsidRDefault="00E959F3" w:rsidP="00E959F3">
      <w:pPr>
        <w:pStyle w:val="Teksts"/>
      </w:pPr>
      <w:r>
        <w:t>Attēlā</w:t>
      </w:r>
      <w:r w:rsidR="00DE5534">
        <w:t xml:space="preserve"> </w:t>
      </w:r>
      <w:r w:rsidR="00DE5534" w:rsidRPr="00ED2828">
        <w:fldChar w:fldCharType="begin"/>
      </w:r>
      <w:r w:rsidR="00DE5534" w:rsidRPr="00ED2828">
        <w:instrText xml:space="preserve"> REF _Ref38383781 \h </w:instrText>
      </w:r>
      <w:r w:rsidR="00ED2828" w:rsidRPr="00ED2828">
        <w:instrText xml:space="preserve"> \* MERGEFORMAT </w:instrText>
      </w:r>
      <w:r w:rsidR="00DE5534" w:rsidRPr="00ED2828">
        <w:fldChar w:fldCharType="separate"/>
      </w:r>
      <w:r w:rsidR="00ED2828" w:rsidRPr="00ED2828">
        <w:t>3.</w:t>
      </w:r>
      <w:r w:rsidR="00ED2828" w:rsidRPr="00ED2828">
        <w:rPr>
          <w:noProof/>
        </w:rPr>
        <w:t>1</w:t>
      </w:r>
      <w:r w:rsidR="00ED2828" w:rsidRPr="00ED2828">
        <w:t>.</w:t>
      </w:r>
      <w:r w:rsidR="00DE5534" w:rsidRPr="00ED2828">
        <w:fldChar w:fldCharType="end"/>
      </w:r>
      <w:r w:rsidR="00ED2828">
        <w:t xml:space="preserve"> </w:t>
      </w:r>
      <w:r>
        <w:t xml:space="preserve">redzama nepieciešamā datu bāzes shēma, lai glabātu </w:t>
      </w:r>
      <w:r w:rsidR="006744EA">
        <w:t xml:space="preserve">datu avotu evolūcijas apstrādes metadatus. Ar raustīto līniju apzīmētas esošās sistēmas tabulas. </w:t>
      </w:r>
    </w:p>
    <w:p w14:paraId="203C59B5" w14:textId="159B5DCC" w:rsidR="000110E4" w:rsidRDefault="006744EA" w:rsidP="00E959F3">
      <w:pPr>
        <w:pStyle w:val="Teksts"/>
      </w:pPr>
      <w:r>
        <w:t xml:space="preserve">Izmaiņu adaptācijas scenāriju un veicamo </w:t>
      </w:r>
      <w:r w:rsidR="000110E4">
        <w:t>darbību</w:t>
      </w:r>
      <w:r>
        <w:t xml:space="preserve"> glabāšanai paredzētas tabulas </w:t>
      </w:r>
      <w:r>
        <w:rPr>
          <w:i/>
          <w:iCs/>
        </w:rPr>
        <w:t>ChangeAdaptionOperation</w:t>
      </w:r>
      <w:r>
        <w:t xml:space="preserve">, </w:t>
      </w:r>
      <w:r>
        <w:rPr>
          <w:i/>
          <w:iCs/>
        </w:rPr>
        <w:t>ChangeAdaptionScenario</w:t>
      </w:r>
      <w:r w:rsidR="000110E4">
        <w:t xml:space="preserve">, kurās jau pirms izmaiņas rašanās glabājas katram izmaiņu veidam </w:t>
      </w:r>
      <w:r w:rsidR="002A52F4">
        <w:t>atbilstošie</w:t>
      </w:r>
      <w:r w:rsidR="000110E4">
        <w:t xml:space="preserve"> adaptācijas scenāriji. Šo tabulu aizpildīšana ir manuāls darbs.</w:t>
      </w:r>
      <w:r>
        <w:t xml:space="preserve"> </w:t>
      </w:r>
      <w:r w:rsidR="000110E4">
        <w:t>Arī tabulā</w:t>
      </w:r>
      <w:r>
        <w:t xml:space="preserve"> </w:t>
      </w:r>
      <w:r>
        <w:rPr>
          <w:i/>
          <w:iCs/>
        </w:rPr>
        <w:t>ChangeAdaptationProcess</w:t>
      </w:r>
      <w:r w:rsidR="000110E4">
        <w:t xml:space="preserve"> glabājas izmaiņas adaptācijas scenāriji, taču šī tabula tiek aizpildīta automātiski adaptācijas procesa laikā – ieraksti tiek ievietoti tikai tad, kad ir notikusi reāla izmaiņa un tiek glabāta informācija par katras atsevišķas izmaiņas adaptācijas procesu.</w:t>
      </w:r>
    </w:p>
    <w:p w14:paraId="7998030E" w14:textId="51039AA4" w:rsidR="00ED448C" w:rsidRDefault="006744EA" w:rsidP="00ED448C">
      <w:pPr>
        <w:pStyle w:val="Teksts"/>
      </w:pPr>
      <w:r>
        <w:lastRenderedPageBreak/>
        <w:t xml:space="preserve">Lai glabātu scenāriju zarošanās nosacījumus un pārvaldītu nosacījumu izpildi, paredzētas tabulas </w:t>
      </w:r>
      <w:r>
        <w:rPr>
          <w:i/>
          <w:iCs/>
        </w:rPr>
        <w:t>ChangeAdaptationCondition</w:t>
      </w:r>
      <w:r>
        <w:t xml:space="preserve">, </w:t>
      </w:r>
      <w:r>
        <w:rPr>
          <w:i/>
          <w:iCs/>
        </w:rPr>
        <w:t>CA_ConditionMapping</w:t>
      </w:r>
      <w:r w:rsidR="00ED448C">
        <w:t xml:space="preserve">, kur glabājas katram izmaiņu veidam jau iepriekš aprakstīti darbību nosacījumi. </w:t>
      </w:r>
      <w:r w:rsidR="002E2E79">
        <w:t>Šo</w:t>
      </w:r>
      <w:r w:rsidR="00ED448C">
        <w:t xml:space="preserve"> tabul</w:t>
      </w:r>
      <w:r w:rsidR="002E2E79">
        <w:t>u</w:t>
      </w:r>
      <w:r w:rsidR="00ED448C">
        <w:t xml:space="preserve"> aizpildīšana ir manuāls darbs. Savukārt</w:t>
      </w:r>
      <w:r>
        <w:rPr>
          <w:i/>
          <w:iCs/>
        </w:rPr>
        <w:t xml:space="preserve"> </w:t>
      </w:r>
      <w:r w:rsidR="00ED448C">
        <w:t>tabula</w:t>
      </w:r>
      <w:r>
        <w:t xml:space="preserve"> </w:t>
      </w:r>
      <w:r>
        <w:rPr>
          <w:i/>
          <w:iCs/>
        </w:rPr>
        <w:t>CA_ManualConditionFulfillment</w:t>
      </w:r>
      <w:r w:rsidR="00ED448C">
        <w:t xml:space="preserve"> tiek aizpildīta automātiski konkrētas izmaiņas adaptācijas procesa laikā</w:t>
      </w:r>
      <w:r>
        <w:t>.</w:t>
      </w:r>
      <w:r w:rsidR="00DE5534">
        <w:t xml:space="preserve"> </w:t>
      </w:r>
      <w:r w:rsidR="006D0799">
        <w:t xml:space="preserve">Ja izmaiņu adaptācijas laikā nepieciešama kāda papildus informācija no izstrādātāja, tā tiek </w:t>
      </w:r>
      <w:r w:rsidR="00ED448C">
        <w:t>sa</w:t>
      </w:r>
      <w:r w:rsidR="006D0799">
        <w:t xml:space="preserve">glabāta tabulā </w:t>
      </w:r>
      <w:r w:rsidR="006D0799">
        <w:rPr>
          <w:i/>
          <w:iCs/>
        </w:rPr>
        <w:t xml:space="preserve">ChangeAdaptationAdditionalData. </w:t>
      </w:r>
      <w:r w:rsidR="00DE5534">
        <w:t>Sīkāk tabul</w:t>
      </w:r>
      <w:r w:rsidR="000110E4">
        <w:t>u struktūra</w:t>
      </w:r>
      <w:r w:rsidR="00DE5534">
        <w:t xml:space="preserve"> aprakstīta nodaļās</w:t>
      </w:r>
      <w:r w:rsidR="00054FE3">
        <w:t xml:space="preserve"> </w:t>
      </w:r>
      <w:r w:rsidR="00054FE3">
        <w:fldChar w:fldCharType="begin"/>
      </w:r>
      <w:r w:rsidR="00054FE3">
        <w:instrText xml:space="preserve"> REF _Ref38617327 \r \h </w:instrText>
      </w:r>
      <w:r w:rsidR="00054FE3">
        <w:fldChar w:fldCharType="separate"/>
      </w:r>
      <w:r w:rsidR="00ED2828">
        <w:t>3.1.1</w:t>
      </w:r>
      <w:r w:rsidR="00054FE3">
        <w:fldChar w:fldCharType="end"/>
      </w:r>
      <w:r w:rsidR="00054FE3">
        <w:t xml:space="preserve">., </w:t>
      </w:r>
      <w:r w:rsidR="00054FE3">
        <w:fldChar w:fldCharType="begin"/>
      </w:r>
      <w:r w:rsidR="00054FE3">
        <w:instrText xml:space="preserve"> REF _Ref38617328 \r \h </w:instrText>
      </w:r>
      <w:r w:rsidR="00054FE3">
        <w:fldChar w:fldCharType="separate"/>
      </w:r>
      <w:r w:rsidR="00ED2828">
        <w:t>3.1.2</w:t>
      </w:r>
      <w:r w:rsidR="00054FE3">
        <w:fldChar w:fldCharType="end"/>
      </w:r>
      <w:r w:rsidR="00054FE3">
        <w:t xml:space="preserve">. un </w:t>
      </w:r>
      <w:r w:rsidR="00054FE3">
        <w:fldChar w:fldCharType="begin"/>
      </w:r>
      <w:r w:rsidR="00054FE3">
        <w:instrText xml:space="preserve"> REF _Ref38617330 \r \h </w:instrText>
      </w:r>
      <w:r w:rsidR="00054FE3">
        <w:fldChar w:fldCharType="separate"/>
      </w:r>
      <w:r w:rsidR="00ED2828">
        <w:t>3.1.3</w:t>
      </w:r>
      <w:r w:rsidR="00054FE3">
        <w:fldChar w:fldCharType="end"/>
      </w:r>
      <w:r w:rsidR="00054FE3">
        <w:t>.</w:t>
      </w:r>
    </w:p>
    <w:p w14:paraId="43B9B24C" w14:textId="3F5556B0" w:rsidR="00DE5534" w:rsidRDefault="00DE5534" w:rsidP="00276DA8">
      <w:pPr>
        <w:pStyle w:val="apak-apaknodvirsr"/>
        <w:numPr>
          <w:ilvl w:val="2"/>
          <w:numId w:val="1"/>
        </w:numPr>
        <w:ind w:left="1843"/>
      </w:pPr>
      <w:bookmarkStart w:id="62" w:name="_Ref38617327"/>
      <w:bookmarkStart w:id="63" w:name="_Toc40698939"/>
      <w:r>
        <w:t>Izmaiņu adaptācijas scenāriji un operācijas</w:t>
      </w:r>
      <w:bookmarkEnd w:id="62"/>
      <w:bookmarkEnd w:id="63"/>
    </w:p>
    <w:p w14:paraId="1FC92B8F" w14:textId="3E5D32CF" w:rsidR="006A7D68" w:rsidRDefault="004A755A" w:rsidP="00DE5534">
      <w:pPr>
        <w:pStyle w:val="Teksts"/>
      </w:pPr>
      <w:r>
        <w:t xml:space="preserve">Izmaiņu adaptācijas operācijas ir darbības jeb soļi, kas jāveic, lai adaptētu </w:t>
      </w:r>
      <w:r w:rsidR="00F03730">
        <w:t>izmaiņas</w:t>
      </w:r>
      <w:r>
        <w:t xml:space="preserve"> </w:t>
      </w:r>
      <w:r w:rsidR="00054FE3">
        <w:t>sistēmā</w:t>
      </w:r>
      <w:r>
        <w:t>.</w:t>
      </w:r>
      <w:r w:rsidR="00F03730">
        <w:t xml:space="preserve"> </w:t>
      </w:r>
      <w:r w:rsidR="00C60720">
        <w:t>Tās ir iespējami īsas</w:t>
      </w:r>
      <w:r w:rsidR="00054FE3">
        <w:t xml:space="preserve"> </w:t>
      </w:r>
      <w:r w:rsidR="00C60720">
        <w:t>un universālas.</w:t>
      </w:r>
    </w:p>
    <w:p w14:paraId="098D48E8" w14:textId="0751FE65" w:rsidR="00E86A29" w:rsidRPr="00E86A29" w:rsidRDefault="00D805F4" w:rsidP="00E86A29">
      <w:pPr>
        <w:pStyle w:val="tabulasvirsraksts"/>
        <w:jc w:val="right"/>
        <w:rPr>
          <w:b w:val="0"/>
          <w:bCs/>
          <w:i/>
          <w:iCs/>
          <w:sz w:val="24"/>
          <w:szCs w:val="32"/>
        </w:rPr>
      </w:pPr>
      <w:bookmarkStart w:id="64" w:name="_Ref38443733"/>
      <w:r>
        <w:rPr>
          <w:b w:val="0"/>
          <w:bCs/>
          <w:i/>
          <w:iCs/>
          <w:sz w:val="24"/>
          <w:szCs w:val="32"/>
        </w:rPr>
        <w:t>3</w:t>
      </w:r>
      <w:r w:rsidR="00FC741B" w:rsidRPr="00E86A29">
        <w:rPr>
          <w:b w:val="0"/>
          <w:bCs/>
          <w:i/>
          <w:iCs/>
          <w:sz w:val="24"/>
          <w:szCs w:val="32"/>
        </w:rPr>
        <w:t>.</w:t>
      </w:r>
      <w:bookmarkEnd w:id="64"/>
      <w:r>
        <w:rPr>
          <w:b w:val="0"/>
          <w:bCs/>
          <w:i/>
          <w:iCs/>
          <w:sz w:val="24"/>
          <w:szCs w:val="32"/>
        </w:rPr>
        <w:t>1</w:t>
      </w:r>
      <w:r w:rsidR="00FC741B" w:rsidRPr="00E86A29">
        <w:rPr>
          <w:b w:val="0"/>
          <w:bCs/>
          <w:i/>
          <w:iCs/>
          <w:sz w:val="24"/>
          <w:szCs w:val="32"/>
        </w:rPr>
        <w:t>. tabula</w:t>
      </w:r>
    </w:p>
    <w:p w14:paraId="145218A6" w14:textId="69BD1E37" w:rsidR="00E86A29" w:rsidRPr="00E86A29" w:rsidRDefault="00E86A29" w:rsidP="00492B61">
      <w:pPr>
        <w:pStyle w:val="tabulasvirsraksts"/>
        <w:jc w:val="right"/>
        <w:rPr>
          <w:i/>
          <w:iCs/>
        </w:rPr>
      </w:pPr>
      <w:r>
        <w:t xml:space="preserve">Datu bāzes tabula </w:t>
      </w:r>
      <w:r>
        <w:rPr>
          <w:i/>
          <w:iCs/>
        </w:rPr>
        <w:t>ChangeAdaptationOperation</w:t>
      </w:r>
    </w:p>
    <w:p w14:paraId="610B2E78" w14:textId="32A54678" w:rsidR="00FC741B" w:rsidRPr="00E86A29" w:rsidRDefault="00FC741B" w:rsidP="00E86A29">
      <w:pPr>
        <w:pStyle w:val="tabulasvirsraksts"/>
      </w:pPr>
      <w:r w:rsidRPr="00E86A29">
        <w:t xml:space="preserve"> </w:t>
      </w:r>
    </w:p>
    <w:tbl>
      <w:tblPr>
        <w:tblStyle w:val="TableGrid"/>
        <w:tblW w:w="0" w:type="auto"/>
        <w:tblLook w:val="04A0" w:firstRow="1" w:lastRow="0" w:firstColumn="1" w:lastColumn="0" w:noHBand="0" w:noVBand="1"/>
      </w:tblPr>
      <w:tblGrid>
        <w:gridCol w:w="2931"/>
        <w:gridCol w:w="2150"/>
        <w:gridCol w:w="2055"/>
        <w:gridCol w:w="2151"/>
      </w:tblGrid>
      <w:tr w:rsidR="001902A8" w:rsidRPr="00FC741B" w14:paraId="2F444223" w14:textId="77777777" w:rsidTr="00FC741B">
        <w:tc>
          <w:tcPr>
            <w:tcW w:w="2310" w:type="dxa"/>
            <w:shd w:val="clear" w:color="auto" w:fill="D9D9D9" w:themeFill="background1" w:themeFillShade="D9"/>
          </w:tcPr>
          <w:p w14:paraId="6849BFBF" w14:textId="5776E7FC" w:rsidR="00FC741B" w:rsidRPr="00FC741B" w:rsidRDefault="00FC741B" w:rsidP="00FC741B">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04DDFAB" w14:textId="5A09F40D" w:rsidR="00FC741B" w:rsidRPr="00FC741B" w:rsidRDefault="00FC741B" w:rsidP="00FC741B">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768AA8CA" w14:textId="29C08E14" w:rsidR="00FC741B" w:rsidRPr="00FC741B" w:rsidRDefault="00492B61" w:rsidP="00FC741B">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407A4F62" w14:textId="733A66CD" w:rsidR="00FC741B" w:rsidRPr="00FC741B" w:rsidRDefault="00FC741B" w:rsidP="00FC741B">
            <w:pPr>
              <w:pStyle w:val="Teksts"/>
              <w:ind w:firstLine="0"/>
              <w:jc w:val="center"/>
              <w:rPr>
                <w:b/>
                <w:bCs/>
                <w:sz w:val="22"/>
                <w:szCs w:val="22"/>
              </w:rPr>
            </w:pPr>
            <w:r w:rsidRPr="00FC741B">
              <w:rPr>
                <w:b/>
                <w:bCs/>
                <w:sz w:val="22"/>
                <w:szCs w:val="22"/>
              </w:rPr>
              <w:t>Ierobežojums</w:t>
            </w:r>
          </w:p>
        </w:tc>
      </w:tr>
      <w:tr w:rsidR="001902A8" w:rsidRPr="00FC741B" w14:paraId="67FF85FE" w14:textId="77777777" w:rsidTr="00FC741B">
        <w:tc>
          <w:tcPr>
            <w:tcW w:w="2310" w:type="dxa"/>
          </w:tcPr>
          <w:p w14:paraId="0D6B58DD" w14:textId="75279A64" w:rsidR="00FC741B" w:rsidRPr="00FC741B" w:rsidRDefault="00FC741B" w:rsidP="006A7D68">
            <w:pPr>
              <w:pStyle w:val="Teksts"/>
              <w:ind w:firstLine="0"/>
              <w:rPr>
                <w:sz w:val="22"/>
                <w:szCs w:val="22"/>
              </w:rPr>
            </w:pPr>
            <w:r w:rsidRPr="00FC741B">
              <w:rPr>
                <w:sz w:val="22"/>
                <w:szCs w:val="22"/>
              </w:rPr>
              <w:t>CAO_ID</w:t>
            </w:r>
          </w:p>
        </w:tc>
        <w:tc>
          <w:tcPr>
            <w:tcW w:w="2310" w:type="dxa"/>
          </w:tcPr>
          <w:p w14:paraId="6A3CBE85" w14:textId="403CF728" w:rsidR="00FC741B" w:rsidRPr="00FC741B" w:rsidRDefault="001902A8" w:rsidP="006A7D68">
            <w:pPr>
              <w:pStyle w:val="Teksts"/>
              <w:ind w:firstLine="0"/>
              <w:rPr>
                <w:sz w:val="22"/>
                <w:szCs w:val="22"/>
              </w:rPr>
            </w:pPr>
            <w:r>
              <w:rPr>
                <w:sz w:val="22"/>
                <w:szCs w:val="22"/>
              </w:rPr>
              <w:t>number(10,0)</w:t>
            </w:r>
          </w:p>
        </w:tc>
        <w:tc>
          <w:tcPr>
            <w:tcW w:w="2311" w:type="dxa"/>
          </w:tcPr>
          <w:p w14:paraId="3765E2E9" w14:textId="473833BD" w:rsidR="00FC741B" w:rsidRPr="00FC741B" w:rsidRDefault="001902A8" w:rsidP="001902A8">
            <w:pPr>
              <w:pStyle w:val="Teksts"/>
              <w:ind w:firstLine="0"/>
              <w:jc w:val="center"/>
              <w:rPr>
                <w:sz w:val="22"/>
                <w:szCs w:val="22"/>
              </w:rPr>
            </w:pPr>
            <w:r>
              <w:rPr>
                <w:sz w:val="22"/>
                <w:szCs w:val="22"/>
              </w:rPr>
              <w:t>Jā</w:t>
            </w:r>
          </w:p>
        </w:tc>
        <w:tc>
          <w:tcPr>
            <w:tcW w:w="2311" w:type="dxa"/>
          </w:tcPr>
          <w:p w14:paraId="5ABEE261" w14:textId="76789659" w:rsidR="00FC741B" w:rsidRPr="00FC741B" w:rsidRDefault="001902A8" w:rsidP="006A7D68">
            <w:pPr>
              <w:pStyle w:val="Teksts"/>
              <w:ind w:firstLine="0"/>
              <w:rPr>
                <w:sz w:val="22"/>
                <w:szCs w:val="22"/>
              </w:rPr>
            </w:pPr>
            <w:r>
              <w:rPr>
                <w:sz w:val="22"/>
                <w:szCs w:val="22"/>
              </w:rPr>
              <w:t>Primārā atslēga</w:t>
            </w:r>
          </w:p>
        </w:tc>
      </w:tr>
      <w:tr w:rsidR="001902A8" w:rsidRPr="00FC741B" w14:paraId="0014C283" w14:textId="77777777" w:rsidTr="00FC741B">
        <w:tc>
          <w:tcPr>
            <w:tcW w:w="2310" w:type="dxa"/>
          </w:tcPr>
          <w:p w14:paraId="68AA02E4" w14:textId="6E4B2016" w:rsidR="00FC741B" w:rsidRPr="00FC741B" w:rsidRDefault="00FC741B" w:rsidP="006A7D68">
            <w:pPr>
              <w:pStyle w:val="Teksts"/>
              <w:ind w:firstLine="0"/>
              <w:rPr>
                <w:sz w:val="22"/>
                <w:szCs w:val="22"/>
              </w:rPr>
            </w:pPr>
            <w:r w:rsidRPr="00FC741B">
              <w:rPr>
                <w:sz w:val="22"/>
                <w:szCs w:val="22"/>
              </w:rPr>
              <w:t>CAO_OPERATIONTYPE_ID</w:t>
            </w:r>
          </w:p>
        </w:tc>
        <w:tc>
          <w:tcPr>
            <w:tcW w:w="2310" w:type="dxa"/>
          </w:tcPr>
          <w:p w14:paraId="5D3DDE49" w14:textId="5311A9CF" w:rsidR="00FC741B" w:rsidRPr="00FC741B" w:rsidRDefault="001902A8" w:rsidP="006A7D68">
            <w:pPr>
              <w:pStyle w:val="Teksts"/>
              <w:ind w:firstLine="0"/>
              <w:rPr>
                <w:sz w:val="22"/>
                <w:szCs w:val="22"/>
              </w:rPr>
            </w:pPr>
            <w:r>
              <w:rPr>
                <w:sz w:val="22"/>
                <w:szCs w:val="22"/>
              </w:rPr>
              <w:t>varchar2(10 byte)</w:t>
            </w:r>
          </w:p>
        </w:tc>
        <w:tc>
          <w:tcPr>
            <w:tcW w:w="2311" w:type="dxa"/>
          </w:tcPr>
          <w:p w14:paraId="29858138" w14:textId="09EE57FD" w:rsidR="00FC741B" w:rsidRPr="00FC741B" w:rsidRDefault="001902A8" w:rsidP="001902A8">
            <w:pPr>
              <w:pStyle w:val="Teksts"/>
              <w:ind w:firstLine="0"/>
              <w:jc w:val="center"/>
              <w:rPr>
                <w:sz w:val="22"/>
                <w:szCs w:val="22"/>
              </w:rPr>
            </w:pPr>
            <w:r>
              <w:rPr>
                <w:sz w:val="22"/>
                <w:szCs w:val="22"/>
              </w:rPr>
              <w:t>Jā</w:t>
            </w:r>
          </w:p>
        </w:tc>
        <w:tc>
          <w:tcPr>
            <w:tcW w:w="2311" w:type="dxa"/>
          </w:tcPr>
          <w:p w14:paraId="01BB0E00" w14:textId="2A1CA6C2" w:rsidR="00FC741B" w:rsidRPr="00FC741B" w:rsidRDefault="001902A8" w:rsidP="006A7D68">
            <w:pPr>
              <w:pStyle w:val="Teksts"/>
              <w:ind w:firstLine="0"/>
              <w:rPr>
                <w:sz w:val="22"/>
                <w:szCs w:val="22"/>
              </w:rPr>
            </w:pPr>
            <w:r>
              <w:rPr>
                <w:sz w:val="22"/>
                <w:szCs w:val="22"/>
              </w:rPr>
              <w:t>Ārējā atslēga</w:t>
            </w:r>
          </w:p>
        </w:tc>
      </w:tr>
      <w:tr w:rsidR="001902A8" w:rsidRPr="00FC741B" w14:paraId="5FDCAF97" w14:textId="77777777" w:rsidTr="00FC741B">
        <w:tc>
          <w:tcPr>
            <w:tcW w:w="2310" w:type="dxa"/>
          </w:tcPr>
          <w:p w14:paraId="3776CB06" w14:textId="52D22E92" w:rsidR="00FC741B" w:rsidRPr="00FC741B" w:rsidRDefault="00FC741B" w:rsidP="006A7D68">
            <w:pPr>
              <w:pStyle w:val="Teksts"/>
              <w:ind w:firstLine="0"/>
              <w:rPr>
                <w:sz w:val="22"/>
                <w:szCs w:val="22"/>
              </w:rPr>
            </w:pPr>
            <w:r w:rsidRPr="00FC741B">
              <w:rPr>
                <w:sz w:val="22"/>
                <w:szCs w:val="22"/>
              </w:rPr>
              <w:t>CAO_OPERATION</w:t>
            </w:r>
          </w:p>
        </w:tc>
        <w:tc>
          <w:tcPr>
            <w:tcW w:w="2310" w:type="dxa"/>
          </w:tcPr>
          <w:p w14:paraId="63576ED4" w14:textId="02A561D4" w:rsidR="00FC741B" w:rsidRPr="00FC741B" w:rsidRDefault="001902A8" w:rsidP="006A7D68">
            <w:pPr>
              <w:pStyle w:val="Teksts"/>
              <w:ind w:firstLine="0"/>
              <w:rPr>
                <w:sz w:val="22"/>
                <w:szCs w:val="22"/>
              </w:rPr>
            </w:pPr>
            <w:r>
              <w:rPr>
                <w:sz w:val="22"/>
                <w:szCs w:val="22"/>
              </w:rPr>
              <w:t>varchar2(4000 byte)</w:t>
            </w:r>
          </w:p>
        </w:tc>
        <w:tc>
          <w:tcPr>
            <w:tcW w:w="2311" w:type="dxa"/>
          </w:tcPr>
          <w:p w14:paraId="2C439921" w14:textId="2AE502BE" w:rsidR="00FC741B" w:rsidRPr="00FC741B" w:rsidRDefault="001902A8" w:rsidP="001902A8">
            <w:pPr>
              <w:pStyle w:val="Teksts"/>
              <w:ind w:firstLine="0"/>
              <w:jc w:val="center"/>
              <w:rPr>
                <w:sz w:val="22"/>
                <w:szCs w:val="22"/>
              </w:rPr>
            </w:pPr>
            <w:r>
              <w:rPr>
                <w:sz w:val="22"/>
                <w:szCs w:val="22"/>
              </w:rPr>
              <w:t>Jā</w:t>
            </w:r>
          </w:p>
        </w:tc>
        <w:tc>
          <w:tcPr>
            <w:tcW w:w="2311" w:type="dxa"/>
          </w:tcPr>
          <w:p w14:paraId="38563FDC" w14:textId="0191B222" w:rsidR="00FC741B" w:rsidRPr="00FC741B" w:rsidRDefault="00986EE7" w:rsidP="00986EE7">
            <w:pPr>
              <w:pStyle w:val="Teksts"/>
              <w:tabs>
                <w:tab w:val="left" w:pos="855"/>
                <w:tab w:val="center" w:pos="961"/>
              </w:tabs>
              <w:ind w:firstLine="0"/>
              <w:jc w:val="left"/>
              <w:rPr>
                <w:sz w:val="22"/>
                <w:szCs w:val="22"/>
              </w:rPr>
            </w:pPr>
            <w:r>
              <w:rPr>
                <w:sz w:val="22"/>
                <w:szCs w:val="22"/>
              </w:rPr>
              <w:t>Nav</w:t>
            </w:r>
          </w:p>
        </w:tc>
      </w:tr>
    </w:tbl>
    <w:p w14:paraId="18B5C945" w14:textId="77777777" w:rsidR="006A7D68" w:rsidRDefault="006A7D68" w:rsidP="006A7D68">
      <w:pPr>
        <w:pStyle w:val="Teksts"/>
        <w:ind w:firstLine="0"/>
      </w:pPr>
    </w:p>
    <w:p w14:paraId="35F5281B" w14:textId="34D94DBB" w:rsidR="00DE5534" w:rsidRDefault="00F03730" w:rsidP="00DE5534">
      <w:pPr>
        <w:pStyle w:val="Teksts"/>
      </w:pPr>
      <w:r>
        <w:t xml:space="preserve">Katra no darbībām tiek glabāta kā ieraksts tabulā </w:t>
      </w:r>
      <w:r>
        <w:rPr>
          <w:i/>
          <w:iCs/>
        </w:rPr>
        <w:t>ChangeAdaptationOperation</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_Ref38443733 \h  \* MERGEFORMAT </w:instrText>
      </w:r>
      <w:r w:rsidR="00492B61" w:rsidRPr="00492B61">
        <w:fldChar w:fldCharType="separate"/>
      </w:r>
      <w:r w:rsidR="00D805F4" w:rsidRPr="00D805F4">
        <w:rPr>
          <w:szCs w:val="32"/>
        </w:rPr>
        <w:t>3.</w:t>
      </w:r>
      <w:r w:rsidR="00492B61" w:rsidRPr="00492B61">
        <w:fldChar w:fldCharType="end"/>
      </w:r>
      <w:r w:rsidR="00D805F4">
        <w:t>1</w:t>
      </w:r>
      <w:r w:rsidR="00492B61" w:rsidRPr="00492B61">
        <w:t>.</w:t>
      </w:r>
      <w:r w:rsidR="00492B61">
        <w:t>)</w:t>
      </w:r>
      <w:r>
        <w:t xml:space="preserve">. </w:t>
      </w:r>
      <w:r w:rsidR="00054FE3">
        <w:t>Darbībai ir</w:t>
      </w:r>
      <w:r>
        <w:t xml:space="preserve"> tips, kas norāda uz to, vai </w:t>
      </w:r>
      <w:r w:rsidR="002E2E79">
        <w:t>tā</w:t>
      </w:r>
      <w:r>
        <w:t xml:space="preserve"> ir manuāli veicama (šādā gadījumā tabulā glabājas tekstuāls apraksts ar to, kas izstrādātājam jāveic, lai paveiktu darbību) vai automātiski izpildāma (šajā gadījumā tabulā glabājas izpildāmās procedūras nosaukums). </w:t>
      </w:r>
      <w:r w:rsidR="00CC2FA9">
        <w:t>Vairākas dažādu</w:t>
      </w:r>
      <w:r w:rsidR="00532A79">
        <w:t xml:space="preserve"> tipu</w:t>
      </w:r>
      <w:r w:rsidR="00CC2FA9">
        <w:t xml:space="preserve"> izmaiņu adaptāciju veikšanai izmantotās darbības pārklājas, tāpēc tās tiek glabātas atsevišķā tabulā, lai novērstu informācijas dublēšanos datu bāzē.</w:t>
      </w:r>
    </w:p>
    <w:p w14:paraId="73DFCF23" w14:textId="1DE98C7A" w:rsidR="00492B61" w:rsidRDefault="00CC2FA9" w:rsidP="008949B9">
      <w:pPr>
        <w:pStyle w:val="Teksts"/>
      </w:pPr>
      <w:r>
        <w:t xml:space="preserve">Izmaiņu adaptācijas scenārijs ir secīgu darbību virkne, kas tiek veikta, lai veiksmīgi adaptētu izmaiņu sistēmā. Katram no izmaiņu veidiem ir </w:t>
      </w:r>
      <w:r w:rsidR="00054FE3">
        <w:t>atšķirīgs</w:t>
      </w:r>
      <w:r>
        <w:t xml:space="preserve"> izmaiņu adaptācijas scenārijs. </w:t>
      </w:r>
    </w:p>
    <w:p w14:paraId="23BEDA92" w14:textId="08AA6A3E" w:rsidR="00ED448C" w:rsidRDefault="00ED448C">
      <w:pPr>
        <w:spacing w:after="200" w:line="276" w:lineRule="auto"/>
        <w:rPr>
          <w:szCs w:val="28"/>
        </w:rPr>
      </w:pPr>
      <w:r>
        <w:br w:type="page"/>
      </w:r>
    </w:p>
    <w:p w14:paraId="066A5D84" w14:textId="36554715" w:rsidR="00E86A29" w:rsidRPr="00E86A29" w:rsidRDefault="00D805F4" w:rsidP="00E86A29">
      <w:pPr>
        <w:pStyle w:val="tabulasvirsraksts"/>
        <w:jc w:val="right"/>
        <w:rPr>
          <w:b w:val="0"/>
          <w:bCs/>
          <w:i/>
          <w:iCs/>
          <w:sz w:val="24"/>
          <w:szCs w:val="32"/>
        </w:rPr>
      </w:pPr>
      <w:bookmarkStart w:id="65" w:name="_Ref38443807"/>
      <w:r>
        <w:rPr>
          <w:b w:val="0"/>
          <w:bCs/>
          <w:i/>
          <w:iCs/>
          <w:sz w:val="24"/>
          <w:szCs w:val="32"/>
        </w:rPr>
        <w:lastRenderedPageBreak/>
        <w:t>3</w:t>
      </w:r>
      <w:r w:rsidR="00E86A29" w:rsidRPr="00E86A29">
        <w:rPr>
          <w:b w:val="0"/>
          <w:bCs/>
          <w:i/>
          <w:iCs/>
          <w:sz w:val="24"/>
          <w:szCs w:val="32"/>
        </w:rPr>
        <w:t>.</w:t>
      </w:r>
      <w:bookmarkEnd w:id="65"/>
      <w:r>
        <w:rPr>
          <w:b w:val="0"/>
          <w:bCs/>
          <w:i/>
          <w:iCs/>
          <w:sz w:val="24"/>
          <w:szCs w:val="32"/>
        </w:rPr>
        <w:t>2</w:t>
      </w:r>
      <w:r w:rsidR="00E86A29" w:rsidRPr="00E86A29">
        <w:rPr>
          <w:b w:val="0"/>
          <w:bCs/>
          <w:i/>
          <w:iCs/>
          <w:sz w:val="24"/>
          <w:szCs w:val="32"/>
        </w:rPr>
        <w:t>. tabula</w:t>
      </w:r>
    </w:p>
    <w:p w14:paraId="49A1FAB2" w14:textId="73A47005" w:rsidR="00E86A29" w:rsidRPr="00E86A29" w:rsidRDefault="00E86A29" w:rsidP="00492B61">
      <w:pPr>
        <w:pStyle w:val="tabulasvirsraksts"/>
        <w:jc w:val="right"/>
        <w:rPr>
          <w:i/>
          <w:iCs/>
        </w:rPr>
      </w:pPr>
      <w:r>
        <w:t xml:space="preserve">Datu bāzes tabula </w:t>
      </w:r>
      <w:r>
        <w:rPr>
          <w:i/>
          <w:iCs/>
        </w:rPr>
        <w:t>ChangeAdaptationScenario</w:t>
      </w:r>
    </w:p>
    <w:p w14:paraId="661B50B5" w14:textId="77777777" w:rsidR="00E86A29" w:rsidRPr="00E86A29" w:rsidRDefault="00E86A29" w:rsidP="00E86A29">
      <w:pPr>
        <w:pStyle w:val="tabulasvirsraksts"/>
      </w:pPr>
      <w:r w:rsidRPr="00E86A29">
        <w:t xml:space="preserve"> </w:t>
      </w:r>
    </w:p>
    <w:tbl>
      <w:tblPr>
        <w:tblStyle w:val="TableGrid"/>
        <w:tblW w:w="0" w:type="auto"/>
        <w:tblLook w:val="04A0" w:firstRow="1" w:lastRow="0" w:firstColumn="1" w:lastColumn="0" w:noHBand="0" w:noVBand="1"/>
      </w:tblPr>
      <w:tblGrid>
        <w:gridCol w:w="3052"/>
        <w:gridCol w:w="2103"/>
        <w:gridCol w:w="2009"/>
        <w:gridCol w:w="2123"/>
      </w:tblGrid>
      <w:tr w:rsidR="00492B61" w:rsidRPr="00FC741B" w14:paraId="78CE7228" w14:textId="77777777" w:rsidTr="00F0549C">
        <w:tc>
          <w:tcPr>
            <w:tcW w:w="2310" w:type="dxa"/>
            <w:shd w:val="clear" w:color="auto" w:fill="D9D9D9" w:themeFill="background1" w:themeFillShade="D9"/>
          </w:tcPr>
          <w:p w14:paraId="40F42BFC" w14:textId="77777777" w:rsidR="00E86A29" w:rsidRPr="00FC741B" w:rsidRDefault="00E86A29" w:rsidP="00F0549C">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2484287" w14:textId="77777777" w:rsidR="00E86A29" w:rsidRPr="00FC741B" w:rsidRDefault="00E86A29" w:rsidP="00F0549C">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592D2908" w14:textId="38B25719" w:rsidR="00E86A29" w:rsidRPr="00FC741B" w:rsidRDefault="00492B61" w:rsidP="00F0549C">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348BF8A4" w14:textId="77777777" w:rsidR="00E86A29" w:rsidRPr="00FC741B" w:rsidRDefault="00E86A29" w:rsidP="00F0549C">
            <w:pPr>
              <w:pStyle w:val="Teksts"/>
              <w:ind w:firstLine="0"/>
              <w:jc w:val="center"/>
              <w:rPr>
                <w:b/>
                <w:bCs/>
                <w:sz w:val="22"/>
                <w:szCs w:val="22"/>
              </w:rPr>
            </w:pPr>
            <w:r w:rsidRPr="00FC741B">
              <w:rPr>
                <w:b/>
                <w:bCs/>
                <w:sz w:val="22"/>
                <w:szCs w:val="22"/>
              </w:rPr>
              <w:t>Ierobežojums</w:t>
            </w:r>
          </w:p>
        </w:tc>
      </w:tr>
      <w:tr w:rsidR="00492B61" w:rsidRPr="00FC741B" w14:paraId="0CE53250" w14:textId="77777777" w:rsidTr="00F0549C">
        <w:tc>
          <w:tcPr>
            <w:tcW w:w="2310" w:type="dxa"/>
          </w:tcPr>
          <w:p w14:paraId="22FE6CC8" w14:textId="2F9ED3AA" w:rsidR="00E86A29" w:rsidRPr="00FC741B" w:rsidRDefault="00492B61" w:rsidP="00F0549C">
            <w:pPr>
              <w:pStyle w:val="Teksts"/>
              <w:ind w:firstLine="0"/>
              <w:rPr>
                <w:sz w:val="22"/>
                <w:szCs w:val="22"/>
              </w:rPr>
            </w:pPr>
            <w:r>
              <w:rPr>
                <w:sz w:val="22"/>
                <w:szCs w:val="22"/>
              </w:rPr>
              <w:t>CAS_ID</w:t>
            </w:r>
          </w:p>
        </w:tc>
        <w:tc>
          <w:tcPr>
            <w:tcW w:w="2310" w:type="dxa"/>
          </w:tcPr>
          <w:p w14:paraId="159FFF10" w14:textId="1581FF16" w:rsidR="00E86A29" w:rsidRPr="00FC741B" w:rsidRDefault="00986EE7" w:rsidP="00F0549C">
            <w:pPr>
              <w:pStyle w:val="Teksts"/>
              <w:ind w:firstLine="0"/>
              <w:rPr>
                <w:sz w:val="22"/>
                <w:szCs w:val="22"/>
              </w:rPr>
            </w:pPr>
            <w:r>
              <w:rPr>
                <w:sz w:val="22"/>
                <w:szCs w:val="22"/>
              </w:rPr>
              <w:t>number(10,0)</w:t>
            </w:r>
          </w:p>
        </w:tc>
        <w:tc>
          <w:tcPr>
            <w:tcW w:w="2311" w:type="dxa"/>
          </w:tcPr>
          <w:p w14:paraId="3608CA73" w14:textId="1CC44090" w:rsidR="00E86A29" w:rsidRPr="00FC741B" w:rsidRDefault="001902A8" w:rsidP="00986EE7">
            <w:pPr>
              <w:pStyle w:val="Teksts"/>
              <w:ind w:firstLine="0"/>
              <w:jc w:val="center"/>
              <w:rPr>
                <w:sz w:val="22"/>
                <w:szCs w:val="22"/>
              </w:rPr>
            </w:pPr>
            <w:r>
              <w:rPr>
                <w:sz w:val="22"/>
                <w:szCs w:val="22"/>
              </w:rPr>
              <w:t>Jā</w:t>
            </w:r>
          </w:p>
        </w:tc>
        <w:tc>
          <w:tcPr>
            <w:tcW w:w="2311" w:type="dxa"/>
          </w:tcPr>
          <w:p w14:paraId="0A4B7C1E" w14:textId="2C713E78" w:rsidR="00E86A29" w:rsidRPr="00FC741B" w:rsidRDefault="001902A8" w:rsidP="00F0549C">
            <w:pPr>
              <w:pStyle w:val="Teksts"/>
              <w:ind w:firstLine="0"/>
              <w:rPr>
                <w:sz w:val="22"/>
                <w:szCs w:val="22"/>
              </w:rPr>
            </w:pPr>
            <w:r>
              <w:rPr>
                <w:sz w:val="22"/>
                <w:szCs w:val="22"/>
              </w:rPr>
              <w:t>Primārā atslēga</w:t>
            </w:r>
          </w:p>
        </w:tc>
      </w:tr>
      <w:tr w:rsidR="00492B61" w:rsidRPr="00FC741B" w14:paraId="64551FF1" w14:textId="77777777" w:rsidTr="00F0549C">
        <w:tc>
          <w:tcPr>
            <w:tcW w:w="2310" w:type="dxa"/>
          </w:tcPr>
          <w:p w14:paraId="4FC7EF5E" w14:textId="23A8BAE1" w:rsidR="00E86A29" w:rsidRPr="00FC741B" w:rsidRDefault="00492B61" w:rsidP="00F0549C">
            <w:pPr>
              <w:pStyle w:val="Teksts"/>
              <w:ind w:firstLine="0"/>
              <w:rPr>
                <w:sz w:val="22"/>
                <w:szCs w:val="22"/>
              </w:rPr>
            </w:pPr>
            <w:r>
              <w:rPr>
                <w:sz w:val="22"/>
                <w:szCs w:val="22"/>
              </w:rPr>
              <w:t>CAS_PARENTSCENARIO_ID</w:t>
            </w:r>
          </w:p>
        </w:tc>
        <w:tc>
          <w:tcPr>
            <w:tcW w:w="2310" w:type="dxa"/>
          </w:tcPr>
          <w:p w14:paraId="4436CDDA" w14:textId="08B7C30F" w:rsidR="00E86A29" w:rsidRPr="00FC741B" w:rsidRDefault="00986EE7" w:rsidP="00F0549C">
            <w:pPr>
              <w:pStyle w:val="Teksts"/>
              <w:ind w:firstLine="0"/>
              <w:rPr>
                <w:sz w:val="22"/>
                <w:szCs w:val="22"/>
              </w:rPr>
            </w:pPr>
            <w:r>
              <w:rPr>
                <w:sz w:val="22"/>
                <w:szCs w:val="22"/>
              </w:rPr>
              <w:t>number(10,0)</w:t>
            </w:r>
          </w:p>
        </w:tc>
        <w:tc>
          <w:tcPr>
            <w:tcW w:w="2311" w:type="dxa"/>
          </w:tcPr>
          <w:p w14:paraId="058402D5" w14:textId="2FED9D85" w:rsidR="00E86A29" w:rsidRPr="00FC741B" w:rsidRDefault="001902A8" w:rsidP="00986EE7">
            <w:pPr>
              <w:pStyle w:val="Teksts"/>
              <w:ind w:firstLine="0"/>
              <w:jc w:val="center"/>
              <w:rPr>
                <w:sz w:val="22"/>
                <w:szCs w:val="22"/>
              </w:rPr>
            </w:pPr>
            <w:r>
              <w:rPr>
                <w:sz w:val="22"/>
                <w:szCs w:val="22"/>
              </w:rPr>
              <w:t>Jā</w:t>
            </w:r>
          </w:p>
        </w:tc>
        <w:tc>
          <w:tcPr>
            <w:tcW w:w="2311" w:type="dxa"/>
          </w:tcPr>
          <w:p w14:paraId="346D68AA" w14:textId="2461CC58" w:rsidR="00E86A29" w:rsidRPr="00FC741B" w:rsidRDefault="001902A8" w:rsidP="00F0549C">
            <w:pPr>
              <w:pStyle w:val="Teksts"/>
              <w:ind w:firstLine="0"/>
              <w:rPr>
                <w:sz w:val="22"/>
                <w:szCs w:val="22"/>
              </w:rPr>
            </w:pPr>
            <w:r>
              <w:rPr>
                <w:sz w:val="22"/>
                <w:szCs w:val="22"/>
              </w:rPr>
              <w:t>Ārējā atslēga</w:t>
            </w:r>
          </w:p>
        </w:tc>
      </w:tr>
      <w:tr w:rsidR="00492B61" w:rsidRPr="00FC741B" w14:paraId="16FDA9B3" w14:textId="77777777" w:rsidTr="00F0549C">
        <w:tc>
          <w:tcPr>
            <w:tcW w:w="2310" w:type="dxa"/>
          </w:tcPr>
          <w:p w14:paraId="7D6CBB66" w14:textId="07EBF564" w:rsidR="00492B61" w:rsidRPr="00FC741B" w:rsidRDefault="00492B61" w:rsidP="00F0549C">
            <w:pPr>
              <w:pStyle w:val="Teksts"/>
              <w:ind w:firstLine="0"/>
              <w:rPr>
                <w:sz w:val="22"/>
                <w:szCs w:val="22"/>
              </w:rPr>
            </w:pPr>
            <w:r>
              <w:rPr>
                <w:sz w:val="22"/>
                <w:szCs w:val="22"/>
              </w:rPr>
              <w:t>CAS_CHANGETYPE_ID</w:t>
            </w:r>
          </w:p>
        </w:tc>
        <w:tc>
          <w:tcPr>
            <w:tcW w:w="2310" w:type="dxa"/>
          </w:tcPr>
          <w:p w14:paraId="4F5E4226" w14:textId="39F95F96" w:rsidR="00492B61" w:rsidRPr="00FC741B" w:rsidRDefault="00986EE7" w:rsidP="00F0549C">
            <w:pPr>
              <w:pStyle w:val="Teksts"/>
              <w:ind w:firstLine="0"/>
              <w:rPr>
                <w:sz w:val="22"/>
                <w:szCs w:val="22"/>
              </w:rPr>
            </w:pPr>
            <w:r>
              <w:rPr>
                <w:sz w:val="22"/>
                <w:szCs w:val="22"/>
              </w:rPr>
              <w:t>number(10,0)</w:t>
            </w:r>
          </w:p>
        </w:tc>
        <w:tc>
          <w:tcPr>
            <w:tcW w:w="2311" w:type="dxa"/>
          </w:tcPr>
          <w:p w14:paraId="6E1C7CA6" w14:textId="729A3AAC" w:rsidR="00492B61" w:rsidRPr="00FC741B" w:rsidRDefault="00054FE3" w:rsidP="00986EE7">
            <w:pPr>
              <w:pStyle w:val="Teksts"/>
              <w:ind w:firstLine="0"/>
              <w:jc w:val="center"/>
              <w:rPr>
                <w:sz w:val="22"/>
                <w:szCs w:val="22"/>
              </w:rPr>
            </w:pPr>
            <w:r>
              <w:rPr>
                <w:sz w:val="22"/>
                <w:szCs w:val="22"/>
              </w:rPr>
              <w:t>Jā</w:t>
            </w:r>
          </w:p>
        </w:tc>
        <w:tc>
          <w:tcPr>
            <w:tcW w:w="2311" w:type="dxa"/>
          </w:tcPr>
          <w:p w14:paraId="55E6EC22" w14:textId="56E90750" w:rsidR="00492B61" w:rsidRPr="00FC741B" w:rsidRDefault="001902A8" w:rsidP="00F0549C">
            <w:pPr>
              <w:pStyle w:val="Teksts"/>
              <w:ind w:firstLine="0"/>
              <w:rPr>
                <w:sz w:val="22"/>
                <w:szCs w:val="22"/>
              </w:rPr>
            </w:pPr>
            <w:r>
              <w:rPr>
                <w:sz w:val="22"/>
                <w:szCs w:val="22"/>
              </w:rPr>
              <w:t>Ārējā atslēga</w:t>
            </w:r>
          </w:p>
        </w:tc>
      </w:tr>
      <w:tr w:rsidR="00492B61" w:rsidRPr="00FC741B" w14:paraId="42941D3A" w14:textId="77777777" w:rsidTr="00F0549C">
        <w:tc>
          <w:tcPr>
            <w:tcW w:w="2310" w:type="dxa"/>
          </w:tcPr>
          <w:p w14:paraId="30B746C1" w14:textId="6137C2D1" w:rsidR="00E86A29" w:rsidRPr="00FC741B" w:rsidRDefault="00492B61" w:rsidP="00F0549C">
            <w:pPr>
              <w:pStyle w:val="Teksts"/>
              <w:ind w:firstLine="0"/>
              <w:rPr>
                <w:sz w:val="22"/>
                <w:szCs w:val="22"/>
              </w:rPr>
            </w:pPr>
            <w:r>
              <w:rPr>
                <w:sz w:val="22"/>
                <w:szCs w:val="22"/>
              </w:rPr>
              <w:t>CAS_OPERATION_ID</w:t>
            </w:r>
          </w:p>
        </w:tc>
        <w:tc>
          <w:tcPr>
            <w:tcW w:w="2310" w:type="dxa"/>
          </w:tcPr>
          <w:p w14:paraId="02222AAA" w14:textId="1B0109B2" w:rsidR="00E86A29" w:rsidRPr="00FC741B" w:rsidRDefault="00986EE7" w:rsidP="00F0549C">
            <w:pPr>
              <w:pStyle w:val="Teksts"/>
              <w:ind w:firstLine="0"/>
              <w:rPr>
                <w:sz w:val="22"/>
                <w:szCs w:val="22"/>
              </w:rPr>
            </w:pPr>
            <w:r>
              <w:rPr>
                <w:sz w:val="22"/>
                <w:szCs w:val="22"/>
              </w:rPr>
              <w:t>varchar2(10 byte)</w:t>
            </w:r>
          </w:p>
        </w:tc>
        <w:tc>
          <w:tcPr>
            <w:tcW w:w="2311" w:type="dxa"/>
          </w:tcPr>
          <w:p w14:paraId="73CB7959" w14:textId="49C0BC8D" w:rsidR="00E86A29" w:rsidRPr="00FC741B" w:rsidRDefault="001902A8" w:rsidP="00986EE7">
            <w:pPr>
              <w:pStyle w:val="Teksts"/>
              <w:ind w:firstLine="0"/>
              <w:jc w:val="center"/>
              <w:rPr>
                <w:sz w:val="22"/>
                <w:szCs w:val="22"/>
              </w:rPr>
            </w:pPr>
            <w:r>
              <w:rPr>
                <w:sz w:val="22"/>
                <w:szCs w:val="22"/>
              </w:rPr>
              <w:t>Jā</w:t>
            </w:r>
          </w:p>
        </w:tc>
        <w:tc>
          <w:tcPr>
            <w:tcW w:w="2311" w:type="dxa"/>
          </w:tcPr>
          <w:p w14:paraId="5FFB3103" w14:textId="44CA5C82" w:rsidR="00E86A29" w:rsidRPr="00FC741B" w:rsidRDefault="001902A8" w:rsidP="00F0549C">
            <w:pPr>
              <w:pStyle w:val="Teksts"/>
              <w:ind w:firstLine="0"/>
              <w:rPr>
                <w:sz w:val="22"/>
                <w:szCs w:val="22"/>
              </w:rPr>
            </w:pPr>
            <w:r>
              <w:rPr>
                <w:sz w:val="22"/>
                <w:szCs w:val="22"/>
              </w:rPr>
              <w:t>Ārējā atslēga</w:t>
            </w:r>
          </w:p>
        </w:tc>
      </w:tr>
    </w:tbl>
    <w:p w14:paraId="63623541" w14:textId="77777777" w:rsidR="00E86A29" w:rsidRDefault="00E86A29" w:rsidP="00E86A29">
      <w:pPr>
        <w:pStyle w:val="Teksts"/>
        <w:ind w:firstLine="0"/>
      </w:pPr>
    </w:p>
    <w:p w14:paraId="793342D2" w14:textId="7DE013BD" w:rsidR="008949B9" w:rsidRDefault="00E86A29" w:rsidP="008949B9">
      <w:pPr>
        <w:pStyle w:val="Teksts"/>
      </w:pPr>
      <w:r>
        <w:t>Katra</w:t>
      </w:r>
      <w:r w:rsidR="00CC2FA9">
        <w:t xml:space="preserve"> scenārija soļi glabājas tabulā </w:t>
      </w:r>
      <w:r w:rsidR="00CC2FA9">
        <w:rPr>
          <w:i/>
          <w:iCs/>
        </w:rPr>
        <w:t>ChangeAdaptationScenario</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_Ref38443807 \h  \* MERGEFORMAT </w:instrText>
      </w:r>
      <w:r w:rsidR="00492B61" w:rsidRPr="00492B61">
        <w:fldChar w:fldCharType="separate"/>
      </w:r>
      <w:r w:rsidR="00D805F4" w:rsidRPr="00D805F4">
        <w:rPr>
          <w:szCs w:val="32"/>
        </w:rPr>
        <w:t>3.</w:t>
      </w:r>
      <w:r w:rsidR="00492B61" w:rsidRPr="00492B61">
        <w:fldChar w:fldCharType="end"/>
      </w:r>
      <w:r w:rsidR="00D805F4">
        <w:t>2</w:t>
      </w:r>
      <w:r w:rsidR="00492B61" w:rsidRPr="00492B61">
        <w:t>.</w:t>
      </w:r>
      <w:r w:rsidR="00492B61">
        <w:t>)</w:t>
      </w:r>
      <w:r w:rsidR="00CC2FA9">
        <w:t xml:space="preserve">. Katrs no scenārija soļiem satur ārējo atslēgu uz adaptācijas </w:t>
      </w:r>
      <w:r w:rsidR="00054FE3">
        <w:t>darbību</w:t>
      </w:r>
      <w:r w:rsidR="00CC2FA9">
        <w:t xml:space="preserve"> (tabulu </w:t>
      </w:r>
      <w:r w:rsidR="00CC2FA9">
        <w:rPr>
          <w:i/>
          <w:iCs/>
        </w:rPr>
        <w:t>ChangeAdaptationOperation</w:t>
      </w:r>
      <w:r w:rsidR="00CC2FA9">
        <w:t xml:space="preserve">), izmaiņas tipu, kā arī vecākieraksta identifikatoru – ārējo atslēgu uz šo pašu tabulu. Vecākieraksta identifikatora glabāšana nodrošina </w:t>
      </w:r>
      <w:r w:rsidR="00054FE3">
        <w:t>darbību</w:t>
      </w:r>
      <w:r w:rsidR="00CC2FA9">
        <w:t xml:space="preserve"> secības uzturēšanu, kā arī atvieglo korekciju veikšanu (piemēram, </w:t>
      </w:r>
      <w:r w:rsidR="008949B9">
        <w:t xml:space="preserve">pievienojot scenārija vidū kādu </w:t>
      </w:r>
      <w:r w:rsidR="00054FE3">
        <w:t>darbību</w:t>
      </w:r>
      <w:r w:rsidR="008949B9">
        <w:t>, jārediģē tikai divi tabulas ieraksti, taču, ja secība tiktu glabāta kā kārtas skaitļi, jārediģē būtu gandrīz viss scenārijs).</w:t>
      </w:r>
    </w:p>
    <w:p w14:paraId="0E34465D" w14:textId="69783DA5" w:rsidR="00492B61" w:rsidRDefault="008949B9" w:rsidP="00532A79">
      <w:pPr>
        <w:pStyle w:val="Teksts"/>
      </w:pPr>
      <w:r>
        <w:t xml:space="preserve">Lai sekotu līdzi izmaiņu adaptācijas procesam un glabātu informāciju par katras </w:t>
      </w:r>
      <w:r w:rsidR="00054FE3">
        <w:t>darbības</w:t>
      </w:r>
      <w:r>
        <w:t xml:space="preserve"> izpildi, nepieciešama tabula, kurā glabājas katrai</w:t>
      </w:r>
      <w:r w:rsidR="00054FE3">
        <w:t xml:space="preserve"> reāli</w:t>
      </w:r>
      <w:r>
        <w:t xml:space="preserve"> notikušai izmaiņai atbilstošais adaptācijas scenārijs. </w:t>
      </w:r>
    </w:p>
    <w:p w14:paraId="70DAFFFF" w14:textId="382BAC2F" w:rsidR="00492B61" w:rsidRPr="00492B61" w:rsidRDefault="00D805F4" w:rsidP="00492B61">
      <w:pPr>
        <w:pStyle w:val="tabulasvirsraksts"/>
        <w:jc w:val="right"/>
        <w:rPr>
          <w:b w:val="0"/>
          <w:i/>
          <w:iCs/>
          <w:sz w:val="28"/>
          <w:szCs w:val="36"/>
        </w:rPr>
      </w:pPr>
      <w:bookmarkStart w:id="66" w:name="_Ref38444014"/>
      <w:r>
        <w:rPr>
          <w:b w:val="0"/>
          <w:i/>
          <w:iCs/>
          <w:sz w:val="24"/>
          <w:szCs w:val="32"/>
        </w:rPr>
        <w:t>3</w:t>
      </w:r>
      <w:r w:rsidR="00492B61" w:rsidRPr="00492B61">
        <w:rPr>
          <w:b w:val="0"/>
          <w:i/>
          <w:iCs/>
          <w:sz w:val="28"/>
          <w:szCs w:val="36"/>
        </w:rPr>
        <w:t>.</w:t>
      </w:r>
      <w:bookmarkEnd w:id="66"/>
      <w:r>
        <w:rPr>
          <w:b w:val="0"/>
          <w:i/>
          <w:iCs/>
          <w:sz w:val="24"/>
          <w:szCs w:val="32"/>
        </w:rPr>
        <w:t>3</w:t>
      </w:r>
      <w:r w:rsidR="00492B61" w:rsidRPr="00492B61">
        <w:rPr>
          <w:b w:val="0"/>
          <w:i/>
          <w:iCs/>
          <w:sz w:val="28"/>
          <w:szCs w:val="36"/>
        </w:rPr>
        <w:t xml:space="preserve">. </w:t>
      </w:r>
      <w:r w:rsidR="00492B61" w:rsidRPr="00492B61">
        <w:rPr>
          <w:b w:val="0"/>
          <w:i/>
          <w:iCs/>
          <w:sz w:val="24"/>
          <w:szCs w:val="32"/>
        </w:rPr>
        <w:t>tabula</w:t>
      </w:r>
    </w:p>
    <w:p w14:paraId="1C9BCF34" w14:textId="5ED11437" w:rsidR="00492B61" w:rsidRPr="00E86A29" w:rsidRDefault="00492B61" w:rsidP="00492B61">
      <w:pPr>
        <w:pStyle w:val="tabulasvirsraksts"/>
        <w:jc w:val="right"/>
        <w:rPr>
          <w:i/>
          <w:iCs/>
        </w:rPr>
      </w:pPr>
      <w:r>
        <w:t xml:space="preserve">Datu bāzes tabula </w:t>
      </w:r>
      <w:r>
        <w:rPr>
          <w:i/>
          <w:iCs/>
        </w:rPr>
        <w:t>ChangeAdaptationProcess</w:t>
      </w:r>
    </w:p>
    <w:p w14:paraId="2068B138" w14:textId="77777777" w:rsidR="00492B61" w:rsidRPr="00E86A29" w:rsidRDefault="00492B61" w:rsidP="00492B61">
      <w:pPr>
        <w:pStyle w:val="tabulasvirsraksts"/>
      </w:pPr>
      <w:r w:rsidRPr="00E86A29">
        <w:t xml:space="preserve"> </w:t>
      </w:r>
    </w:p>
    <w:tbl>
      <w:tblPr>
        <w:tblStyle w:val="TableGrid"/>
        <w:tblW w:w="0" w:type="auto"/>
        <w:tblLook w:val="04A0" w:firstRow="1" w:lastRow="0" w:firstColumn="1" w:lastColumn="0" w:noHBand="0" w:noVBand="1"/>
      </w:tblPr>
      <w:tblGrid>
        <w:gridCol w:w="2478"/>
        <w:gridCol w:w="2262"/>
        <w:gridCol w:w="2237"/>
        <w:gridCol w:w="2265"/>
      </w:tblGrid>
      <w:tr w:rsidR="00492B61" w:rsidRPr="00FC741B" w14:paraId="09E7151C" w14:textId="77777777" w:rsidTr="00986EE7">
        <w:tc>
          <w:tcPr>
            <w:tcW w:w="2478" w:type="dxa"/>
            <w:shd w:val="clear" w:color="auto" w:fill="D9D9D9" w:themeFill="background1" w:themeFillShade="D9"/>
          </w:tcPr>
          <w:p w14:paraId="6B637514" w14:textId="77777777" w:rsidR="00492B61" w:rsidRPr="00FC741B" w:rsidRDefault="00492B61" w:rsidP="00F0549C">
            <w:pPr>
              <w:pStyle w:val="Teksts"/>
              <w:ind w:firstLine="0"/>
              <w:jc w:val="center"/>
              <w:rPr>
                <w:b/>
                <w:bCs/>
                <w:sz w:val="22"/>
                <w:szCs w:val="22"/>
              </w:rPr>
            </w:pPr>
            <w:r w:rsidRPr="00FC741B">
              <w:rPr>
                <w:b/>
                <w:bCs/>
                <w:sz w:val="22"/>
                <w:szCs w:val="22"/>
              </w:rPr>
              <w:t>Kolonnas nosaukums</w:t>
            </w:r>
          </w:p>
        </w:tc>
        <w:tc>
          <w:tcPr>
            <w:tcW w:w="2262" w:type="dxa"/>
            <w:shd w:val="clear" w:color="auto" w:fill="D9D9D9" w:themeFill="background1" w:themeFillShade="D9"/>
          </w:tcPr>
          <w:p w14:paraId="618F61E5" w14:textId="77777777" w:rsidR="00492B61" w:rsidRPr="00FC741B" w:rsidRDefault="00492B61" w:rsidP="00F0549C">
            <w:pPr>
              <w:pStyle w:val="Teksts"/>
              <w:ind w:firstLine="0"/>
              <w:jc w:val="center"/>
              <w:rPr>
                <w:b/>
                <w:bCs/>
                <w:sz w:val="22"/>
                <w:szCs w:val="22"/>
              </w:rPr>
            </w:pPr>
            <w:r w:rsidRPr="00FC741B">
              <w:rPr>
                <w:b/>
                <w:bCs/>
                <w:sz w:val="22"/>
                <w:szCs w:val="22"/>
              </w:rPr>
              <w:t>Datu tips</w:t>
            </w:r>
          </w:p>
        </w:tc>
        <w:tc>
          <w:tcPr>
            <w:tcW w:w="2237" w:type="dxa"/>
            <w:shd w:val="clear" w:color="auto" w:fill="D9D9D9" w:themeFill="background1" w:themeFillShade="D9"/>
          </w:tcPr>
          <w:p w14:paraId="54AB821B" w14:textId="77777777" w:rsidR="00492B61" w:rsidRPr="00FC741B" w:rsidRDefault="00492B61" w:rsidP="00F0549C">
            <w:pPr>
              <w:pStyle w:val="Teksts"/>
              <w:ind w:firstLine="0"/>
              <w:jc w:val="center"/>
              <w:rPr>
                <w:b/>
                <w:bCs/>
                <w:sz w:val="22"/>
                <w:szCs w:val="22"/>
              </w:rPr>
            </w:pPr>
            <w:r>
              <w:rPr>
                <w:b/>
                <w:bCs/>
                <w:sz w:val="22"/>
                <w:szCs w:val="22"/>
              </w:rPr>
              <w:t>Obligāts</w:t>
            </w:r>
          </w:p>
        </w:tc>
        <w:tc>
          <w:tcPr>
            <w:tcW w:w="2265" w:type="dxa"/>
            <w:shd w:val="clear" w:color="auto" w:fill="D9D9D9" w:themeFill="background1" w:themeFillShade="D9"/>
          </w:tcPr>
          <w:p w14:paraId="52AB1F92" w14:textId="77777777" w:rsidR="00492B61" w:rsidRPr="00FC741B" w:rsidRDefault="00492B61" w:rsidP="00F0549C">
            <w:pPr>
              <w:pStyle w:val="Teksts"/>
              <w:ind w:firstLine="0"/>
              <w:jc w:val="center"/>
              <w:rPr>
                <w:b/>
                <w:bCs/>
                <w:sz w:val="22"/>
                <w:szCs w:val="22"/>
              </w:rPr>
            </w:pPr>
            <w:r w:rsidRPr="00FC741B">
              <w:rPr>
                <w:b/>
                <w:bCs/>
                <w:sz w:val="22"/>
                <w:szCs w:val="22"/>
              </w:rPr>
              <w:t>Ierobežojums</w:t>
            </w:r>
          </w:p>
        </w:tc>
      </w:tr>
      <w:tr w:rsidR="00986EE7" w:rsidRPr="00FC741B" w14:paraId="0823EB64" w14:textId="77777777" w:rsidTr="00986EE7">
        <w:tc>
          <w:tcPr>
            <w:tcW w:w="2478" w:type="dxa"/>
          </w:tcPr>
          <w:p w14:paraId="01218A53" w14:textId="314A5807" w:rsidR="00986EE7" w:rsidRPr="00FC741B" w:rsidRDefault="00986EE7" w:rsidP="00986EE7">
            <w:pPr>
              <w:pStyle w:val="Teksts"/>
              <w:ind w:firstLine="0"/>
              <w:rPr>
                <w:sz w:val="22"/>
                <w:szCs w:val="22"/>
              </w:rPr>
            </w:pPr>
            <w:r>
              <w:rPr>
                <w:sz w:val="22"/>
                <w:szCs w:val="22"/>
              </w:rPr>
              <w:t>CAP_ID</w:t>
            </w:r>
          </w:p>
        </w:tc>
        <w:tc>
          <w:tcPr>
            <w:tcW w:w="2262" w:type="dxa"/>
          </w:tcPr>
          <w:p w14:paraId="7EC439A3" w14:textId="75D29640" w:rsidR="00986EE7" w:rsidRPr="00FC741B" w:rsidRDefault="00986EE7" w:rsidP="00986EE7">
            <w:pPr>
              <w:pStyle w:val="Teksts"/>
              <w:ind w:firstLine="0"/>
              <w:rPr>
                <w:sz w:val="22"/>
                <w:szCs w:val="22"/>
              </w:rPr>
            </w:pPr>
            <w:r>
              <w:rPr>
                <w:sz w:val="22"/>
                <w:szCs w:val="22"/>
              </w:rPr>
              <w:t>number(10,0)</w:t>
            </w:r>
          </w:p>
        </w:tc>
        <w:tc>
          <w:tcPr>
            <w:tcW w:w="2237" w:type="dxa"/>
          </w:tcPr>
          <w:p w14:paraId="48E417DA" w14:textId="5B381ABB" w:rsidR="00986EE7" w:rsidRPr="00FC741B" w:rsidRDefault="00986EE7" w:rsidP="00986EE7">
            <w:pPr>
              <w:pStyle w:val="Teksts"/>
              <w:ind w:firstLine="0"/>
              <w:jc w:val="center"/>
              <w:rPr>
                <w:sz w:val="22"/>
                <w:szCs w:val="22"/>
              </w:rPr>
            </w:pPr>
            <w:r>
              <w:rPr>
                <w:sz w:val="22"/>
                <w:szCs w:val="22"/>
              </w:rPr>
              <w:t>Jā</w:t>
            </w:r>
          </w:p>
        </w:tc>
        <w:tc>
          <w:tcPr>
            <w:tcW w:w="2265" w:type="dxa"/>
          </w:tcPr>
          <w:p w14:paraId="7173F250" w14:textId="66A8BC85" w:rsidR="00986EE7" w:rsidRPr="00FC741B" w:rsidRDefault="00986EE7" w:rsidP="00986EE7">
            <w:pPr>
              <w:pStyle w:val="Teksts"/>
              <w:ind w:firstLine="0"/>
              <w:rPr>
                <w:sz w:val="22"/>
                <w:szCs w:val="22"/>
              </w:rPr>
            </w:pPr>
            <w:r>
              <w:rPr>
                <w:sz w:val="22"/>
                <w:szCs w:val="22"/>
              </w:rPr>
              <w:t>Primārā atslēga</w:t>
            </w:r>
          </w:p>
        </w:tc>
      </w:tr>
      <w:tr w:rsidR="00986EE7" w:rsidRPr="00FC741B" w14:paraId="53E10D8D" w14:textId="77777777" w:rsidTr="00986EE7">
        <w:tc>
          <w:tcPr>
            <w:tcW w:w="2478" w:type="dxa"/>
          </w:tcPr>
          <w:p w14:paraId="650A0669" w14:textId="79128FC7" w:rsidR="00986EE7" w:rsidRPr="00FC741B" w:rsidRDefault="00986EE7" w:rsidP="00986EE7">
            <w:pPr>
              <w:pStyle w:val="Teksts"/>
              <w:ind w:firstLine="0"/>
              <w:rPr>
                <w:sz w:val="22"/>
                <w:szCs w:val="22"/>
              </w:rPr>
            </w:pPr>
            <w:r>
              <w:rPr>
                <w:sz w:val="22"/>
                <w:szCs w:val="22"/>
              </w:rPr>
              <w:t>CAP_SCENARIO_ID</w:t>
            </w:r>
          </w:p>
        </w:tc>
        <w:tc>
          <w:tcPr>
            <w:tcW w:w="2262" w:type="dxa"/>
          </w:tcPr>
          <w:p w14:paraId="4CA4D4FE" w14:textId="45C1B09D" w:rsidR="00986EE7" w:rsidRPr="00FC741B" w:rsidRDefault="00986EE7" w:rsidP="00986EE7">
            <w:pPr>
              <w:pStyle w:val="Teksts"/>
              <w:ind w:firstLine="0"/>
              <w:rPr>
                <w:sz w:val="22"/>
                <w:szCs w:val="22"/>
              </w:rPr>
            </w:pPr>
            <w:r>
              <w:rPr>
                <w:sz w:val="22"/>
                <w:szCs w:val="22"/>
              </w:rPr>
              <w:t>number(10,0)</w:t>
            </w:r>
          </w:p>
        </w:tc>
        <w:tc>
          <w:tcPr>
            <w:tcW w:w="2237" w:type="dxa"/>
          </w:tcPr>
          <w:p w14:paraId="6A8BEEDC" w14:textId="1266603D" w:rsidR="00986EE7" w:rsidRPr="00FC741B" w:rsidRDefault="00986EE7" w:rsidP="00986EE7">
            <w:pPr>
              <w:pStyle w:val="Teksts"/>
              <w:ind w:firstLine="0"/>
              <w:jc w:val="center"/>
              <w:rPr>
                <w:sz w:val="22"/>
                <w:szCs w:val="22"/>
              </w:rPr>
            </w:pPr>
            <w:r>
              <w:rPr>
                <w:sz w:val="22"/>
                <w:szCs w:val="22"/>
              </w:rPr>
              <w:t>Jā</w:t>
            </w:r>
          </w:p>
        </w:tc>
        <w:tc>
          <w:tcPr>
            <w:tcW w:w="2265" w:type="dxa"/>
          </w:tcPr>
          <w:p w14:paraId="15575EEB" w14:textId="1400B8D0" w:rsidR="00986EE7" w:rsidRPr="00FC741B" w:rsidRDefault="00986EE7" w:rsidP="00986EE7">
            <w:pPr>
              <w:pStyle w:val="Teksts"/>
              <w:ind w:firstLine="0"/>
              <w:rPr>
                <w:sz w:val="22"/>
                <w:szCs w:val="22"/>
              </w:rPr>
            </w:pPr>
            <w:r>
              <w:rPr>
                <w:sz w:val="22"/>
                <w:szCs w:val="22"/>
              </w:rPr>
              <w:t>Ārējā atslēga</w:t>
            </w:r>
          </w:p>
        </w:tc>
      </w:tr>
      <w:tr w:rsidR="00986EE7" w:rsidRPr="00FC741B" w14:paraId="0072318D" w14:textId="77777777" w:rsidTr="00986EE7">
        <w:tc>
          <w:tcPr>
            <w:tcW w:w="2478" w:type="dxa"/>
          </w:tcPr>
          <w:p w14:paraId="1147DEE2" w14:textId="19D86B63" w:rsidR="00986EE7" w:rsidRDefault="00986EE7" w:rsidP="00986EE7">
            <w:pPr>
              <w:pStyle w:val="Teksts"/>
              <w:ind w:firstLine="0"/>
              <w:rPr>
                <w:sz w:val="22"/>
                <w:szCs w:val="22"/>
              </w:rPr>
            </w:pPr>
            <w:r>
              <w:rPr>
                <w:sz w:val="22"/>
                <w:szCs w:val="22"/>
              </w:rPr>
              <w:t>CAP_DATETIME</w:t>
            </w:r>
          </w:p>
        </w:tc>
        <w:tc>
          <w:tcPr>
            <w:tcW w:w="2262" w:type="dxa"/>
          </w:tcPr>
          <w:p w14:paraId="0D3E4957" w14:textId="342740AB" w:rsidR="00986EE7" w:rsidRPr="00FC741B" w:rsidRDefault="00986EE7" w:rsidP="00986EE7">
            <w:pPr>
              <w:pStyle w:val="Teksts"/>
              <w:ind w:firstLine="0"/>
              <w:rPr>
                <w:sz w:val="22"/>
                <w:szCs w:val="22"/>
              </w:rPr>
            </w:pPr>
            <w:r>
              <w:rPr>
                <w:sz w:val="22"/>
                <w:szCs w:val="22"/>
              </w:rPr>
              <w:t>timestamp(6)</w:t>
            </w:r>
          </w:p>
        </w:tc>
        <w:tc>
          <w:tcPr>
            <w:tcW w:w="2237" w:type="dxa"/>
          </w:tcPr>
          <w:p w14:paraId="29903BCA" w14:textId="7C86B1A3" w:rsidR="00986EE7" w:rsidRPr="00FC741B" w:rsidRDefault="00986EE7" w:rsidP="00986EE7">
            <w:pPr>
              <w:pStyle w:val="Teksts"/>
              <w:ind w:firstLine="0"/>
              <w:jc w:val="center"/>
              <w:rPr>
                <w:sz w:val="22"/>
                <w:szCs w:val="22"/>
              </w:rPr>
            </w:pPr>
            <w:r>
              <w:rPr>
                <w:sz w:val="22"/>
                <w:szCs w:val="22"/>
              </w:rPr>
              <w:t>Jā</w:t>
            </w:r>
          </w:p>
        </w:tc>
        <w:tc>
          <w:tcPr>
            <w:tcW w:w="2265" w:type="dxa"/>
          </w:tcPr>
          <w:p w14:paraId="1D527C2B" w14:textId="367B855D" w:rsidR="00986EE7" w:rsidRPr="00FC741B" w:rsidRDefault="00986EE7" w:rsidP="00986EE7">
            <w:pPr>
              <w:pStyle w:val="Teksts"/>
              <w:ind w:firstLine="0"/>
              <w:rPr>
                <w:sz w:val="22"/>
                <w:szCs w:val="22"/>
              </w:rPr>
            </w:pPr>
            <w:r>
              <w:rPr>
                <w:sz w:val="22"/>
                <w:szCs w:val="22"/>
              </w:rPr>
              <w:t>Nav</w:t>
            </w:r>
          </w:p>
        </w:tc>
      </w:tr>
      <w:tr w:rsidR="00986EE7" w:rsidRPr="00FC741B" w14:paraId="4E95F320" w14:textId="77777777" w:rsidTr="00986EE7">
        <w:tc>
          <w:tcPr>
            <w:tcW w:w="2478" w:type="dxa"/>
          </w:tcPr>
          <w:p w14:paraId="4979D115" w14:textId="47198827" w:rsidR="00986EE7" w:rsidRDefault="00986EE7" w:rsidP="00986EE7">
            <w:pPr>
              <w:pStyle w:val="Teksts"/>
              <w:ind w:firstLine="0"/>
              <w:rPr>
                <w:sz w:val="22"/>
                <w:szCs w:val="22"/>
              </w:rPr>
            </w:pPr>
            <w:r>
              <w:rPr>
                <w:sz w:val="22"/>
                <w:szCs w:val="22"/>
              </w:rPr>
              <w:t>CAP_AUTHOR_ID</w:t>
            </w:r>
          </w:p>
        </w:tc>
        <w:tc>
          <w:tcPr>
            <w:tcW w:w="2262" w:type="dxa"/>
          </w:tcPr>
          <w:p w14:paraId="61570199" w14:textId="508C7422" w:rsidR="00986EE7" w:rsidRPr="00FC741B" w:rsidRDefault="00986EE7" w:rsidP="00986EE7">
            <w:pPr>
              <w:pStyle w:val="Teksts"/>
              <w:ind w:firstLine="0"/>
              <w:rPr>
                <w:sz w:val="22"/>
                <w:szCs w:val="22"/>
              </w:rPr>
            </w:pPr>
            <w:r>
              <w:rPr>
                <w:sz w:val="22"/>
                <w:szCs w:val="22"/>
              </w:rPr>
              <w:t>number(10,0)</w:t>
            </w:r>
          </w:p>
        </w:tc>
        <w:tc>
          <w:tcPr>
            <w:tcW w:w="2237" w:type="dxa"/>
          </w:tcPr>
          <w:p w14:paraId="61E524CB" w14:textId="2F5D62E0" w:rsidR="00986EE7" w:rsidRPr="00FC741B" w:rsidRDefault="00986EE7" w:rsidP="00986EE7">
            <w:pPr>
              <w:pStyle w:val="Teksts"/>
              <w:ind w:firstLine="0"/>
              <w:jc w:val="center"/>
              <w:rPr>
                <w:sz w:val="22"/>
                <w:szCs w:val="22"/>
              </w:rPr>
            </w:pPr>
            <w:r>
              <w:rPr>
                <w:sz w:val="22"/>
                <w:szCs w:val="22"/>
              </w:rPr>
              <w:t>Jā</w:t>
            </w:r>
          </w:p>
        </w:tc>
        <w:tc>
          <w:tcPr>
            <w:tcW w:w="2265" w:type="dxa"/>
          </w:tcPr>
          <w:p w14:paraId="2EC17443" w14:textId="60D303FB" w:rsidR="00986EE7" w:rsidRPr="00FC741B" w:rsidRDefault="00986EE7" w:rsidP="00986EE7">
            <w:pPr>
              <w:pStyle w:val="Teksts"/>
              <w:ind w:firstLine="0"/>
              <w:rPr>
                <w:sz w:val="22"/>
                <w:szCs w:val="22"/>
              </w:rPr>
            </w:pPr>
            <w:r>
              <w:rPr>
                <w:sz w:val="22"/>
                <w:szCs w:val="22"/>
              </w:rPr>
              <w:t>Ārējā atslēga</w:t>
            </w:r>
          </w:p>
        </w:tc>
      </w:tr>
      <w:tr w:rsidR="00986EE7" w:rsidRPr="00FC741B" w14:paraId="5648D3E8" w14:textId="77777777" w:rsidTr="00986EE7">
        <w:tc>
          <w:tcPr>
            <w:tcW w:w="2478" w:type="dxa"/>
          </w:tcPr>
          <w:p w14:paraId="7BD1AC31" w14:textId="510D4D31" w:rsidR="00986EE7" w:rsidRPr="00FC741B" w:rsidRDefault="00986EE7" w:rsidP="00986EE7">
            <w:pPr>
              <w:pStyle w:val="Teksts"/>
              <w:ind w:firstLine="0"/>
              <w:rPr>
                <w:sz w:val="22"/>
                <w:szCs w:val="22"/>
              </w:rPr>
            </w:pPr>
            <w:r>
              <w:rPr>
                <w:sz w:val="22"/>
                <w:szCs w:val="22"/>
              </w:rPr>
              <w:t>CAP_STATUSTYPE_ID</w:t>
            </w:r>
          </w:p>
        </w:tc>
        <w:tc>
          <w:tcPr>
            <w:tcW w:w="2262" w:type="dxa"/>
          </w:tcPr>
          <w:p w14:paraId="35C7C911" w14:textId="5045A4F1" w:rsidR="00986EE7" w:rsidRPr="00FC741B" w:rsidRDefault="00986EE7" w:rsidP="00986EE7">
            <w:pPr>
              <w:pStyle w:val="Teksts"/>
              <w:ind w:firstLine="0"/>
              <w:rPr>
                <w:sz w:val="22"/>
                <w:szCs w:val="22"/>
              </w:rPr>
            </w:pPr>
            <w:r>
              <w:rPr>
                <w:sz w:val="22"/>
                <w:szCs w:val="22"/>
              </w:rPr>
              <w:t>varchar2(10 byte)</w:t>
            </w:r>
          </w:p>
        </w:tc>
        <w:tc>
          <w:tcPr>
            <w:tcW w:w="2237" w:type="dxa"/>
          </w:tcPr>
          <w:p w14:paraId="4C794EFE" w14:textId="2CA6E96B" w:rsidR="00986EE7" w:rsidRPr="00FC741B" w:rsidRDefault="00986EE7" w:rsidP="00986EE7">
            <w:pPr>
              <w:pStyle w:val="Teksts"/>
              <w:ind w:firstLine="0"/>
              <w:jc w:val="center"/>
              <w:rPr>
                <w:sz w:val="22"/>
                <w:szCs w:val="22"/>
              </w:rPr>
            </w:pPr>
            <w:r>
              <w:rPr>
                <w:sz w:val="22"/>
                <w:szCs w:val="22"/>
              </w:rPr>
              <w:t>Jā</w:t>
            </w:r>
          </w:p>
        </w:tc>
        <w:tc>
          <w:tcPr>
            <w:tcW w:w="2265" w:type="dxa"/>
          </w:tcPr>
          <w:p w14:paraId="64D83A7E" w14:textId="03DE2A66" w:rsidR="00986EE7" w:rsidRPr="00FC741B" w:rsidRDefault="00986EE7" w:rsidP="00986EE7">
            <w:pPr>
              <w:pStyle w:val="Teksts"/>
              <w:ind w:firstLine="0"/>
              <w:rPr>
                <w:sz w:val="22"/>
                <w:szCs w:val="22"/>
              </w:rPr>
            </w:pPr>
            <w:r>
              <w:rPr>
                <w:sz w:val="22"/>
                <w:szCs w:val="22"/>
              </w:rPr>
              <w:t>Ārējā atslēga</w:t>
            </w:r>
          </w:p>
        </w:tc>
      </w:tr>
      <w:tr w:rsidR="00986EE7" w:rsidRPr="00FC741B" w14:paraId="15058F7F" w14:textId="77777777" w:rsidTr="00986EE7">
        <w:tc>
          <w:tcPr>
            <w:tcW w:w="2478" w:type="dxa"/>
          </w:tcPr>
          <w:p w14:paraId="42F646D8" w14:textId="01CFC595" w:rsidR="00986EE7" w:rsidRPr="00FC741B" w:rsidRDefault="00986EE7" w:rsidP="00986EE7">
            <w:pPr>
              <w:pStyle w:val="Teksts"/>
              <w:ind w:firstLine="0"/>
              <w:rPr>
                <w:sz w:val="22"/>
                <w:szCs w:val="22"/>
              </w:rPr>
            </w:pPr>
            <w:r>
              <w:rPr>
                <w:sz w:val="22"/>
                <w:szCs w:val="22"/>
              </w:rPr>
              <w:t>CAP_CHANGE_ID</w:t>
            </w:r>
          </w:p>
        </w:tc>
        <w:tc>
          <w:tcPr>
            <w:tcW w:w="2262" w:type="dxa"/>
          </w:tcPr>
          <w:p w14:paraId="7D08A4F5" w14:textId="6C9587D5" w:rsidR="00986EE7" w:rsidRPr="00FC741B" w:rsidRDefault="00986EE7" w:rsidP="00986EE7">
            <w:pPr>
              <w:pStyle w:val="Teksts"/>
              <w:ind w:firstLine="0"/>
              <w:rPr>
                <w:sz w:val="22"/>
                <w:szCs w:val="22"/>
              </w:rPr>
            </w:pPr>
            <w:r>
              <w:rPr>
                <w:sz w:val="22"/>
                <w:szCs w:val="22"/>
              </w:rPr>
              <w:t>number(10,0)</w:t>
            </w:r>
          </w:p>
        </w:tc>
        <w:tc>
          <w:tcPr>
            <w:tcW w:w="2237" w:type="dxa"/>
          </w:tcPr>
          <w:p w14:paraId="4FAD38B3" w14:textId="1A5570A3" w:rsidR="00986EE7" w:rsidRPr="00FC741B" w:rsidRDefault="00986EE7" w:rsidP="00986EE7">
            <w:pPr>
              <w:pStyle w:val="Teksts"/>
              <w:ind w:firstLine="0"/>
              <w:jc w:val="center"/>
              <w:rPr>
                <w:sz w:val="22"/>
                <w:szCs w:val="22"/>
              </w:rPr>
            </w:pPr>
            <w:r>
              <w:rPr>
                <w:sz w:val="22"/>
                <w:szCs w:val="22"/>
              </w:rPr>
              <w:t>Jā</w:t>
            </w:r>
          </w:p>
        </w:tc>
        <w:tc>
          <w:tcPr>
            <w:tcW w:w="2265" w:type="dxa"/>
          </w:tcPr>
          <w:p w14:paraId="436501DF" w14:textId="76B2A01F" w:rsidR="00986EE7" w:rsidRPr="00FC741B" w:rsidRDefault="00986EE7" w:rsidP="00986EE7">
            <w:pPr>
              <w:pStyle w:val="Teksts"/>
              <w:ind w:firstLine="0"/>
              <w:rPr>
                <w:sz w:val="22"/>
                <w:szCs w:val="22"/>
              </w:rPr>
            </w:pPr>
            <w:r>
              <w:rPr>
                <w:sz w:val="22"/>
                <w:szCs w:val="22"/>
              </w:rPr>
              <w:t>Ārējā atslēga</w:t>
            </w:r>
          </w:p>
        </w:tc>
      </w:tr>
    </w:tbl>
    <w:p w14:paraId="61DCDB6E" w14:textId="77777777" w:rsidR="00492B61" w:rsidRDefault="00492B61" w:rsidP="00492B61">
      <w:pPr>
        <w:pStyle w:val="Teksts"/>
        <w:ind w:firstLine="0"/>
      </w:pPr>
    </w:p>
    <w:p w14:paraId="10307AC9" w14:textId="315F7AC5" w:rsidR="00532A79" w:rsidRDefault="008949B9" w:rsidP="00532A79">
      <w:pPr>
        <w:pStyle w:val="Teksts"/>
      </w:pPr>
      <w:r>
        <w:t xml:space="preserve">Tabula </w:t>
      </w:r>
      <w:r>
        <w:rPr>
          <w:i/>
          <w:iCs/>
        </w:rPr>
        <w:t>ChangeAdaptationProcess</w:t>
      </w:r>
      <w:r>
        <w:t xml:space="preserve"> </w:t>
      </w:r>
      <w:r w:rsidR="00492B61">
        <w:t xml:space="preserve">(tabulas aprakstu skat. tabulā </w:t>
      </w:r>
      <w:r w:rsidR="00492B61" w:rsidRPr="00492B61">
        <w:fldChar w:fldCharType="begin"/>
      </w:r>
      <w:r w:rsidR="00492B61" w:rsidRPr="00492B61">
        <w:instrText xml:space="preserve"> REF _Ref38444014 \h  \* MERGEFORMAT </w:instrText>
      </w:r>
      <w:r w:rsidR="00492B61" w:rsidRPr="00492B61">
        <w:fldChar w:fldCharType="separate"/>
      </w:r>
      <w:r w:rsidR="00D805F4" w:rsidRPr="00D805F4">
        <w:rPr>
          <w:szCs w:val="32"/>
        </w:rPr>
        <w:t>3.</w:t>
      </w:r>
      <w:r w:rsidR="00492B61" w:rsidRPr="00492B61">
        <w:fldChar w:fldCharType="end"/>
      </w:r>
      <w:r w:rsidR="00D805F4">
        <w:t>3</w:t>
      </w:r>
      <w:r w:rsidR="00492B61" w:rsidRPr="00492B61">
        <w:t>.</w:t>
      </w:r>
      <w:r w:rsidR="00492B61">
        <w:t xml:space="preserve">) </w:t>
      </w:r>
      <w:r>
        <w:t xml:space="preserve">glabā arējo atslēgu uz tabulu </w:t>
      </w:r>
      <w:r>
        <w:rPr>
          <w:i/>
          <w:iCs/>
        </w:rPr>
        <w:t>ChangeAdaptationScenario</w:t>
      </w:r>
      <w:r>
        <w:t xml:space="preserve">, kas nodrošina katras operācijas atšķiramību, kā arī ārējo atslēgu uz tabulu </w:t>
      </w:r>
      <w:r>
        <w:rPr>
          <w:i/>
          <w:iCs/>
        </w:rPr>
        <w:t xml:space="preserve">Change, </w:t>
      </w:r>
      <w:r>
        <w:t xml:space="preserve">lai identificētu, kura no izmaiņām tiek adaptēta. Lai sekotu līdzi izmaiņu adaptācijas procesam, tiek glabāts arī izpildāmās </w:t>
      </w:r>
      <w:r w:rsidR="00054FE3">
        <w:t>darbības</w:t>
      </w:r>
      <w:r>
        <w:t xml:space="preserve"> statuss (</w:t>
      </w:r>
      <w:r w:rsidR="00054FE3">
        <w:t>darbība</w:t>
      </w:r>
      <w:r>
        <w:t xml:space="preserve"> ir vai nav </w:t>
      </w:r>
      <w:r w:rsidR="00054FE3">
        <w:t>izpildīta</w:t>
      </w:r>
      <w:r>
        <w:t>)</w:t>
      </w:r>
      <w:r w:rsidR="00532A79">
        <w:t xml:space="preserve">, kā arī datums, laiks un lietotājs, kurš piedalījies šīs </w:t>
      </w:r>
      <w:r w:rsidR="00054FE3">
        <w:t>darbības izpildē.</w:t>
      </w:r>
    </w:p>
    <w:p w14:paraId="3F4A580E" w14:textId="77777777" w:rsidR="00ED448C" w:rsidRDefault="00ED448C" w:rsidP="00532A79">
      <w:pPr>
        <w:pStyle w:val="Teksts"/>
      </w:pPr>
    </w:p>
    <w:p w14:paraId="24F2C818" w14:textId="36C9EC95" w:rsidR="008949B9" w:rsidRPr="008949B9" w:rsidRDefault="00532A79" w:rsidP="00276DA8">
      <w:pPr>
        <w:pStyle w:val="apak-apaknodvirsr"/>
        <w:numPr>
          <w:ilvl w:val="2"/>
          <w:numId w:val="1"/>
        </w:numPr>
        <w:ind w:left="1843"/>
      </w:pPr>
      <w:bookmarkStart w:id="67" w:name="_Ref38617328"/>
      <w:bookmarkStart w:id="68" w:name="_Toc40698940"/>
      <w:r>
        <w:lastRenderedPageBreak/>
        <w:t>Izmaiņu adaptācijas scenāriju zarošanās nosacījumi</w:t>
      </w:r>
      <w:bookmarkEnd w:id="67"/>
      <w:bookmarkEnd w:id="68"/>
      <w:r w:rsidR="008949B9">
        <w:t xml:space="preserve"> </w:t>
      </w:r>
    </w:p>
    <w:p w14:paraId="0144D3F6" w14:textId="50924AAC" w:rsidR="00C63AB9" w:rsidRDefault="00532A79" w:rsidP="00DE5534">
      <w:pPr>
        <w:pStyle w:val="Teksts"/>
      </w:pPr>
      <w:r>
        <w:t xml:space="preserve">Neskatoties uz to, ka izmaiņas tips ir nosakāms jau pie </w:t>
      </w:r>
      <w:r w:rsidR="00A140DD">
        <w:t>tās</w:t>
      </w:r>
      <w:r>
        <w:t xml:space="preserve"> rašanās, tas </w:t>
      </w:r>
      <w:r w:rsidR="00A140DD">
        <w:t>negarantē</w:t>
      </w:r>
      <w:r>
        <w:t xml:space="preserve"> viennozīmīga izmaiņas adaptācijas scenārija esamību. Ir dažādi nosacījumi, kuru izpildes rezultātā scenārijs var zaroties. </w:t>
      </w:r>
      <w:r w:rsidR="00A140DD">
        <w:t>Tie var būt</w:t>
      </w:r>
      <w:r>
        <w:t xml:space="preserve"> gan automātiski izpildāmi (šajā gadījumā sistēma pati nosaka, pa kuru no scenārija ceļiem nepieciešams virzīties), gan manuāli </w:t>
      </w:r>
      <w:r w:rsidR="00A140DD">
        <w:t>apstrādājami</w:t>
      </w:r>
      <w:r>
        <w:t xml:space="preserve"> (šajā gadījumā izstrādātājam nepieciešams izvērtēt konkrēto situāciju</w:t>
      </w:r>
      <w:r w:rsidR="00A140DD">
        <w:t xml:space="preserve"> un</w:t>
      </w:r>
      <w:r>
        <w:t xml:space="preserve"> </w:t>
      </w:r>
      <w:r w:rsidR="00A140DD">
        <w:t>pieņemt</w:t>
      </w:r>
      <w:r>
        <w:t xml:space="preserve"> lēmumu). </w:t>
      </w:r>
    </w:p>
    <w:p w14:paraId="09E74034" w14:textId="50038066" w:rsidR="00C63AB9" w:rsidRPr="00C63AB9" w:rsidRDefault="00D805F4" w:rsidP="00C63AB9">
      <w:pPr>
        <w:pStyle w:val="tabulasvirsraksts"/>
        <w:jc w:val="right"/>
        <w:rPr>
          <w:b w:val="0"/>
          <w:bCs/>
          <w:i/>
          <w:iCs/>
          <w:sz w:val="28"/>
          <w:szCs w:val="36"/>
        </w:rPr>
      </w:pPr>
      <w:bookmarkStart w:id="69" w:name="_Ref38444648"/>
      <w:r>
        <w:rPr>
          <w:b w:val="0"/>
          <w:bCs/>
          <w:i/>
          <w:iCs/>
          <w:sz w:val="24"/>
          <w:szCs w:val="32"/>
        </w:rPr>
        <w:t>3</w:t>
      </w:r>
      <w:r w:rsidR="00C63AB9" w:rsidRPr="00C63AB9">
        <w:rPr>
          <w:b w:val="0"/>
          <w:bCs/>
          <w:i/>
          <w:iCs/>
          <w:sz w:val="24"/>
          <w:szCs w:val="32"/>
        </w:rPr>
        <w:t>.</w:t>
      </w:r>
      <w:bookmarkEnd w:id="69"/>
      <w:r>
        <w:rPr>
          <w:b w:val="0"/>
          <w:bCs/>
          <w:i/>
          <w:iCs/>
          <w:sz w:val="24"/>
          <w:szCs w:val="32"/>
        </w:rPr>
        <w:t>4</w:t>
      </w:r>
      <w:r w:rsidR="00C63AB9" w:rsidRPr="00C63AB9">
        <w:rPr>
          <w:b w:val="0"/>
          <w:bCs/>
          <w:i/>
          <w:iCs/>
          <w:sz w:val="24"/>
          <w:szCs w:val="32"/>
        </w:rPr>
        <w:t>. tabula</w:t>
      </w:r>
    </w:p>
    <w:p w14:paraId="0796B41B" w14:textId="2A77688A" w:rsidR="00C63AB9" w:rsidRPr="00E86A29" w:rsidRDefault="00C63AB9" w:rsidP="00C63AB9">
      <w:pPr>
        <w:pStyle w:val="tabulasvirsraksts"/>
        <w:jc w:val="right"/>
        <w:rPr>
          <w:i/>
          <w:iCs/>
        </w:rPr>
      </w:pPr>
      <w:r>
        <w:t xml:space="preserve">Datu bāzes tabula </w:t>
      </w:r>
      <w:r>
        <w:rPr>
          <w:i/>
          <w:iCs/>
        </w:rPr>
        <w:t>ChangeAdaptationCondition</w:t>
      </w:r>
    </w:p>
    <w:p w14:paraId="3B881F8A" w14:textId="77777777" w:rsidR="00C63AB9" w:rsidRPr="00E86A29" w:rsidRDefault="00C63AB9" w:rsidP="00C63AB9">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C63AB9" w:rsidRPr="00FC741B" w14:paraId="43399428" w14:textId="77777777" w:rsidTr="00C63AB9">
        <w:tc>
          <w:tcPr>
            <w:tcW w:w="2893" w:type="dxa"/>
            <w:shd w:val="clear" w:color="auto" w:fill="D9D9D9" w:themeFill="background1" w:themeFillShade="D9"/>
          </w:tcPr>
          <w:p w14:paraId="702EBFA8" w14:textId="77777777" w:rsidR="00C63AB9" w:rsidRPr="00FC741B" w:rsidRDefault="00C63AB9"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4C7B77A8" w14:textId="77777777" w:rsidR="00C63AB9" w:rsidRPr="00FC741B" w:rsidRDefault="00C63AB9"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37AA49F7" w14:textId="77777777" w:rsidR="00C63AB9" w:rsidRPr="00FC741B" w:rsidRDefault="00C63AB9"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1AE44BB8" w14:textId="77777777" w:rsidR="00C63AB9" w:rsidRPr="00FC741B" w:rsidRDefault="00C63AB9" w:rsidP="00F0549C">
            <w:pPr>
              <w:pStyle w:val="Teksts"/>
              <w:ind w:firstLine="0"/>
              <w:jc w:val="center"/>
              <w:rPr>
                <w:b/>
                <w:bCs/>
                <w:sz w:val="22"/>
                <w:szCs w:val="22"/>
              </w:rPr>
            </w:pPr>
            <w:r w:rsidRPr="00FC741B">
              <w:rPr>
                <w:b/>
                <w:bCs/>
                <w:sz w:val="22"/>
                <w:szCs w:val="22"/>
              </w:rPr>
              <w:t>Ierobežojums</w:t>
            </w:r>
          </w:p>
        </w:tc>
      </w:tr>
      <w:tr w:rsidR="00C63AB9" w:rsidRPr="00FC741B" w14:paraId="465E1923" w14:textId="77777777" w:rsidTr="00C63AB9">
        <w:tc>
          <w:tcPr>
            <w:tcW w:w="2893" w:type="dxa"/>
          </w:tcPr>
          <w:p w14:paraId="12F592DC" w14:textId="1C7A3A9D" w:rsidR="00C63AB9" w:rsidRPr="00FC741B" w:rsidRDefault="00C63AB9" w:rsidP="00F0549C">
            <w:pPr>
              <w:pStyle w:val="Teksts"/>
              <w:ind w:firstLine="0"/>
              <w:rPr>
                <w:sz w:val="22"/>
                <w:szCs w:val="22"/>
              </w:rPr>
            </w:pPr>
            <w:r>
              <w:rPr>
                <w:sz w:val="22"/>
                <w:szCs w:val="22"/>
              </w:rPr>
              <w:t>CAC_ID</w:t>
            </w:r>
          </w:p>
        </w:tc>
        <w:tc>
          <w:tcPr>
            <w:tcW w:w="2056" w:type="dxa"/>
          </w:tcPr>
          <w:p w14:paraId="720FAA9B" w14:textId="455DD8AB" w:rsidR="00C63AB9" w:rsidRPr="00FC741B" w:rsidRDefault="00986EE7" w:rsidP="00F0549C">
            <w:pPr>
              <w:pStyle w:val="Teksts"/>
              <w:ind w:firstLine="0"/>
              <w:rPr>
                <w:sz w:val="22"/>
                <w:szCs w:val="22"/>
              </w:rPr>
            </w:pPr>
            <w:r>
              <w:rPr>
                <w:sz w:val="22"/>
                <w:szCs w:val="22"/>
              </w:rPr>
              <w:t>number(10,0)</w:t>
            </w:r>
          </w:p>
        </w:tc>
        <w:tc>
          <w:tcPr>
            <w:tcW w:w="2108" w:type="dxa"/>
          </w:tcPr>
          <w:p w14:paraId="5E10EE59" w14:textId="6392DB68" w:rsidR="00C63AB9" w:rsidRPr="00FC741B" w:rsidRDefault="00986EE7" w:rsidP="00A63588">
            <w:pPr>
              <w:pStyle w:val="Teksts"/>
              <w:ind w:firstLine="0"/>
              <w:jc w:val="center"/>
              <w:rPr>
                <w:sz w:val="22"/>
                <w:szCs w:val="22"/>
              </w:rPr>
            </w:pPr>
            <w:r>
              <w:rPr>
                <w:sz w:val="22"/>
                <w:szCs w:val="22"/>
              </w:rPr>
              <w:t>Jā</w:t>
            </w:r>
          </w:p>
        </w:tc>
        <w:tc>
          <w:tcPr>
            <w:tcW w:w="2185" w:type="dxa"/>
          </w:tcPr>
          <w:p w14:paraId="4A94B7DB" w14:textId="5C6E6999" w:rsidR="00C63AB9" w:rsidRPr="00FC741B" w:rsidRDefault="00986EE7" w:rsidP="00F0549C">
            <w:pPr>
              <w:pStyle w:val="Teksts"/>
              <w:ind w:firstLine="0"/>
              <w:rPr>
                <w:sz w:val="22"/>
                <w:szCs w:val="22"/>
              </w:rPr>
            </w:pPr>
            <w:r>
              <w:rPr>
                <w:sz w:val="22"/>
                <w:szCs w:val="22"/>
              </w:rPr>
              <w:t>Primārā atslēga</w:t>
            </w:r>
          </w:p>
        </w:tc>
      </w:tr>
      <w:tr w:rsidR="00C63AB9" w:rsidRPr="00FC741B" w14:paraId="175B06DE" w14:textId="77777777" w:rsidTr="00C63AB9">
        <w:tc>
          <w:tcPr>
            <w:tcW w:w="2893" w:type="dxa"/>
          </w:tcPr>
          <w:p w14:paraId="22F71F9F" w14:textId="553E63E9" w:rsidR="00C63AB9" w:rsidRPr="00FC741B" w:rsidRDefault="00C63AB9" w:rsidP="00F0549C">
            <w:pPr>
              <w:pStyle w:val="Teksts"/>
              <w:ind w:firstLine="0"/>
              <w:rPr>
                <w:sz w:val="22"/>
                <w:szCs w:val="22"/>
              </w:rPr>
            </w:pPr>
            <w:r>
              <w:rPr>
                <w:sz w:val="22"/>
                <w:szCs w:val="22"/>
              </w:rPr>
              <w:t>CAC_CONDITON</w:t>
            </w:r>
          </w:p>
        </w:tc>
        <w:tc>
          <w:tcPr>
            <w:tcW w:w="2056" w:type="dxa"/>
          </w:tcPr>
          <w:p w14:paraId="7D84CA4F" w14:textId="50E46315" w:rsidR="00C63AB9" w:rsidRPr="00FC741B" w:rsidRDefault="00986EE7" w:rsidP="00F0549C">
            <w:pPr>
              <w:pStyle w:val="Teksts"/>
              <w:ind w:firstLine="0"/>
              <w:rPr>
                <w:sz w:val="22"/>
                <w:szCs w:val="22"/>
              </w:rPr>
            </w:pPr>
            <w:r>
              <w:rPr>
                <w:sz w:val="22"/>
                <w:szCs w:val="22"/>
              </w:rPr>
              <w:t>varchar2(4000 byte)</w:t>
            </w:r>
          </w:p>
        </w:tc>
        <w:tc>
          <w:tcPr>
            <w:tcW w:w="2108" w:type="dxa"/>
          </w:tcPr>
          <w:p w14:paraId="6A5237B3" w14:textId="3A6ADA2E" w:rsidR="00C63AB9" w:rsidRPr="00FC741B" w:rsidRDefault="00986EE7" w:rsidP="00A63588">
            <w:pPr>
              <w:pStyle w:val="Teksts"/>
              <w:ind w:firstLine="0"/>
              <w:jc w:val="center"/>
              <w:rPr>
                <w:sz w:val="22"/>
                <w:szCs w:val="22"/>
              </w:rPr>
            </w:pPr>
            <w:r>
              <w:rPr>
                <w:sz w:val="22"/>
                <w:szCs w:val="22"/>
              </w:rPr>
              <w:t>Jā</w:t>
            </w:r>
          </w:p>
        </w:tc>
        <w:tc>
          <w:tcPr>
            <w:tcW w:w="2185" w:type="dxa"/>
          </w:tcPr>
          <w:p w14:paraId="6F2FC9BB" w14:textId="745187EB" w:rsidR="00C63AB9" w:rsidRPr="00FC741B" w:rsidRDefault="00986EE7" w:rsidP="00F0549C">
            <w:pPr>
              <w:pStyle w:val="Teksts"/>
              <w:ind w:firstLine="0"/>
              <w:rPr>
                <w:sz w:val="22"/>
                <w:szCs w:val="22"/>
              </w:rPr>
            </w:pPr>
            <w:r>
              <w:rPr>
                <w:sz w:val="22"/>
                <w:szCs w:val="22"/>
              </w:rPr>
              <w:t>Nav</w:t>
            </w:r>
          </w:p>
        </w:tc>
      </w:tr>
      <w:tr w:rsidR="00C63AB9" w:rsidRPr="00FC741B" w14:paraId="3C19C17A" w14:textId="77777777" w:rsidTr="00C63AB9">
        <w:tc>
          <w:tcPr>
            <w:tcW w:w="2893" w:type="dxa"/>
          </w:tcPr>
          <w:p w14:paraId="1A2336E9" w14:textId="7958DF84" w:rsidR="00C63AB9" w:rsidRDefault="00C63AB9" w:rsidP="00F0549C">
            <w:pPr>
              <w:pStyle w:val="Teksts"/>
              <w:ind w:firstLine="0"/>
              <w:rPr>
                <w:sz w:val="22"/>
                <w:szCs w:val="22"/>
              </w:rPr>
            </w:pPr>
            <w:r>
              <w:rPr>
                <w:sz w:val="22"/>
                <w:szCs w:val="22"/>
              </w:rPr>
              <w:t>CAC_CONDITIONTYPE_ID</w:t>
            </w:r>
          </w:p>
        </w:tc>
        <w:tc>
          <w:tcPr>
            <w:tcW w:w="2056" w:type="dxa"/>
          </w:tcPr>
          <w:p w14:paraId="53FE4E54" w14:textId="3C4DE154" w:rsidR="00C63AB9" w:rsidRPr="00FC741B" w:rsidRDefault="00986EE7" w:rsidP="00F0549C">
            <w:pPr>
              <w:pStyle w:val="Teksts"/>
              <w:ind w:firstLine="0"/>
              <w:rPr>
                <w:sz w:val="22"/>
                <w:szCs w:val="22"/>
              </w:rPr>
            </w:pPr>
            <w:r>
              <w:rPr>
                <w:sz w:val="22"/>
                <w:szCs w:val="22"/>
              </w:rPr>
              <w:t>number(10,0)</w:t>
            </w:r>
          </w:p>
        </w:tc>
        <w:tc>
          <w:tcPr>
            <w:tcW w:w="2108" w:type="dxa"/>
          </w:tcPr>
          <w:p w14:paraId="5E0FC382" w14:textId="4827EE13" w:rsidR="00C63AB9" w:rsidRPr="00FC741B" w:rsidRDefault="00986EE7" w:rsidP="00A63588">
            <w:pPr>
              <w:pStyle w:val="Teksts"/>
              <w:ind w:firstLine="0"/>
              <w:jc w:val="center"/>
              <w:rPr>
                <w:sz w:val="22"/>
                <w:szCs w:val="22"/>
              </w:rPr>
            </w:pPr>
            <w:r>
              <w:rPr>
                <w:sz w:val="22"/>
                <w:szCs w:val="22"/>
              </w:rPr>
              <w:t>Jā</w:t>
            </w:r>
          </w:p>
        </w:tc>
        <w:tc>
          <w:tcPr>
            <w:tcW w:w="2185" w:type="dxa"/>
          </w:tcPr>
          <w:p w14:paraId="1DCC27A6" w14:textId="624BC5BF" w:rsidR="00C63AB9" w:rsidRPr="00FC741B" w:rsidRDefault="00986EE7" w:rsidP="00F0549C">
            <w:pPr>
              <w:pStyle w:val="Teksts"/>
              <w:ind w:firstLine="0"/>
              <w:rPr>
                <w:sz w:val="22"/>
                <w:szCs w:val="22"/>
              </w:rPr>
            </w:pPr>
            <w:r>
              <w:rPr>
                <w:sz w:val="22"/>
                <w:szCs w:val="22"/>
              </w:rPr>
              <w:t>Ārējā atslēga</w:t>
            </w:r>
          </w:p>
        </w:tc>
      </w:tr>
    </w:tbl>
    <w:p w14:paraId="13A707E9" w14:textId="77777777" w:rsidR="00C63AB9" w:rsidRDefault="00C63AB9" w:rsidP="00C63AB9">
      <w:pPr>
        <w:pStyle w:val="Teksts"/>
        <w:ind w:firstLine="0"/>
      </w:pPr>
    </w:p>
    <w:p w14:paraId="696747B0" w14:textId="05693722" w:rsidR="00F03730" w:rsidRDefault="00532A79" w:rsidP="00DE5534">
      <w:pPr>
        <w:pStyle w:val="Teksts"/>
      </w:pPr>
      <w:r>
        <w:t xml:space="preserve">Tāpat kā </w:t>
      </w:r>
      <w:r w:rsidR="001E13C4">
        <w:t>darbības</w:t>
      </w:r>
      <w:r>
        <w:t xml:space="preserve">, arī nosacījumi dažādu tipu izmaiņu adaptāciju veikšanā pārklājas, līdz ar to </w:t>
      </w:r>
      <w:r w:rsidR="001E13C4">
        <w:t>tie</w:t>
      </w:r>
      <w:r>
        <w:t xml:space="preserve"> tiek glabāti atsevišķā tabulā </w:t>
      </w:r>
      <w:r>
        <w:rPr>
          <w:i/>
          <w:iCs/>
        </w:rPr>
        <w:t>ChangeAdaptationCondition</w:t>
      </w:r>
      <w:r w:rsidR="00C63AB9">
        <w:rPr>
          <w:i/>
          <w:iCs/>
        </w:rPr>
        <w:t xml:space="preserve"> </w:t>
      </w:r>
      <w:r w:rsidR="00C63AB9">
        <w:t xml:space="preserve">(tabulas aprakstu skat. tabulā </w:t>
      </w:r>
      <w:r w:rsidR="00C63AB9" w:rsidRPr="00C63AB9">
        <w:fldChar w:fldCharType="begin"/>
      </w:r>
      <w:r w:rsidR="00C63AB9" w:rsidRPr="00C63AB9">
        <w:instrText xml:space="preserve"> REF _Ref38444648 \h  \* MERGEFORMAT </w:instrText>
      </w:r>
      <w:r w:rsidR="00C63AB9" w:rsidRPr="00C63AB9">
        <w:fldChar w:fldCharType="separate"/>
      </w:r>
      <w:r w:rsidR="00D805F4" w:rsidRPr="00D805F4">
        <w:rPr>
          <w:szCs w:val="32"/>
        </w:rPr>
        <w:t>3.</w:t>
      </w:r>
      <w:r w:rsidR="00C63AB9" w:rsidRPr="00C63AB9">
        <w:fldChar w:fldCharType="end"/>
      </w:r>
      <w:r w:rsidR="00D805F4">
        <w:t>4</w:t>
      </w:r>
      <w:r w:rsidR="00C63AB9" w:rsidRPr="00C63AB9">
        <w:t>.</w:t>
      </w:r>
      <w:r w:rsidR="00C63AB9">
        <w:t>)</w:t>
      </w:r>
      <w:r>
        <w:t>. Katram ierakstam tiek glabāts nosacījuma tips (</w:t>
      </w:r>
      <w:r w:rsidR="00C63AB9">
        <w:t xml:space="preserve">nosacījums ir </w:t>
      </w:r>
      <w:r>
        <w:t xml:space="preserve">manuāli vai automātiski izpildāms), kā arī pats nosacījums – ja </w:t>
      </w:r>
      <w:r w:rsidR="001E13C4">
        <w:t>tas</w:t>
      </w:r>
      <w:r>
        <w:t xml:space="preserve"> ir manuāli izpildāms, </w:t>
      </w:r>
      <w:r w:rsidR="001E13C4">
        <w:t>tiek glabāts</w:t>
      </w:r>
      <w:r>
        <w:t xml:space="preserve"> tekstuāls apraksts, kas jāizvērtē </w:t>
      </w:r>
      <w:r w:rsidR="00C63AB9">
        <w:t xml:space="preserve">pašam </w:t>
      </w:r>
      <w:r>
        <w:t>izstrādātājam</w:t>
      </w:r>
      <w:r w:rsidR="001E13C4">
        <w:t>. Ja nosacījums</w:t>
      </w:r>
      <w:r>
        <w:t xml:space="preserve"> ir automātiski izpildāms, tiek glabāts </w:t>
      </w:r>
      <w:r w:rsidR="001E13C4">
        <w:t xml:space="preserve">izpildāmās </w:t>
      </w:r>
      <w:r>
        <w:t>funkcijas nosaukums</w:t>
      </w:r>
      <w:r w:rsidR="001E13C4">
        <w:t>.</w:t>
      </w:r>
    </w:p>
    <w:p w14:paraId="0C81376A" w14:textId="1084994D" w:rsidR="009C2848" w:rsidRPr="009C2848" w:rsidRDefault="00D805F4" w:rsidP="009C2848">
      <w:pPr>
        <w:pStyle w:val="tabulasvirsraksts"/>
        <w:jc w:val="right"/>
        <w:rPr>
          <w:b w:val="0"/>
          <w:bCs/>
          <w:i/>
          <w:iCs/>
          <w:sz w:val="32"/>
          <w:szCs w:val="40"/>
        </w:rPr>
      </w:pPr>
      <w:bookmarkStart w:id="70" w:name="_Ref38446981"/>
      <w:r>
        <w:rPr>
          <w:b w:val="0"/>
          <w:bCs/>
          <w:i/>
          <w:iCs/>
          <w:sz w:val="24"/>
          <w:szCs w:val="32"/>
        </w:rPr>
        <w:t>3</w:t>
      </w:r>
      <w:r w:rsidR="009C2848" w:rsidRPr="009C2848">
        <w:rPr>
          <w:b w:val="0"/>
          <w:bCs/>
          <w:i/>
          <w:iCs/>
          <w:sz w:val="24"/>
          <w:szCs w:val="32"/>
        </w:rPr>
        <w:t>.</w:t>
      </w:r>
      <w:bookmarkEnd w:id="70"/>
      <w:r>
        <w:rPr>
          <w:b w:val="0"/>
          <w:bCs/>
          <w:i/>
          <w:iCs/>
          <w:sz w:val="24"/>
          <w:szCs w:val="32"/>
        </w:rPr>
        <w:t>5</w:t>
      </w:r>
      <w:r w:rsidR="009C2848" w:rsidRPr="009C2848">
        <w:rPr>
          <w:b w:val="0"/>
          <w:bCs/>
          <w:i/>
          <w:iCs/>
          <w:sz w:val="24"/>
          <w:szCs w:val="32"/>
        </w:rPr>
        <w:t>. tabula</w:t>
      </w:r>
    </w:p>
    <w:p w14:paraId="5437A118" w14:textId="58545D8B" w:rsidR="009C2848" w:rsidRPr="00E86A29" w:rsidRDefault="009C2848" w:rsidP="009C2848">
      <w:pPr>
        <w:pStyle w:val="tabulasvirsraksts"/>
        <w:jc w:val="right"/>
        <w:rPr>
          <w:i/>
          <w:iCs/>
        </w:rPr>
      </w:pPr>
      <w:r>
        <w:t xml:space="preserve">Datu bāzes tabula </w:t>
      </w:r>
      <w:r>
        <w:rPr>
          <w:i/>
          <w:iCs/>
        </w:rPr>
        <w:t>CA_ConditionMapping</w:t>
      </w:r>
    </w:p>
    <w:p w14:paraId="752BE96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0C6C11CF" w14:textId="77777777" w:rsidTr="00F0549C">
        <w:tc>
          <w:tcPr>
            <w:tcW w:w="2893" w:type="dxa"/>
            <w:shd w:val="clear" w:color="auto" w:fill="D9D9D9" w:themeFill="background1" w:themeFillShade="D9"/>
          </w:tcPr>
          <w:p w14:paraId="30A65D3A"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9534C1D"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0B9BF0C5"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78706F5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A63588" w:rsidRPr="00FC741B" w14:paraId="0AEDF609" w14:textId="77777777" w:rsidTr="00F0549C">
        <w:tc>
          <w:tcPr>
            <w:tcW w:w="2893" w:type="dxa"/>
          </w:tcPr>
          <w:p w14:paraId="28F3E47A" w14:textId="0C0037E4" w:rsidR="00A63588" w:rsidRPr="00FC741B" w:rsidRDefault="00A63588" w:rsidP="00A63588">
            <w:pPr>
              <w:pStyle w:val="Teksts"/>
              <w:ind w:firstLine="0"/>
              <w:rPr>
                <w:sz w:val="22"/>
                <w:szCs w:val="22"/>
              </w:rPr>
            </w:pPr>
            <w:r>
              <w:rPr>
                <w:sz w:val="22"/>
                <w:szCs w:val="22"/>
              </w:rPr>
              <w:t>CACM_ID</w:t>
            </w:r>
          </w:p>
        </w:tc>
        <w:tc>
          <w:tcPr>
            <w:tcW w:w="2056" w:type="dxa"/>
          </w:tcPr>
          <w:p w14:paraId="2F90F197" w14:textId="207B6F83" w:rsidR="00A63588" w:rsidRPr="00FC741B" w:rsidRDefault="00A63588" w:rsidP="00A63588">
            <w:pPr>
              <w:pStyle w:val="Teksts"/>
              <w:ind w:firstLine="0"/>
              <w:rPr>
                <w:sz w:val="22"/>
                <w:szCs w:val="22"/>
              </w:rPr>
            </w:pPr>
            <w:r>
              <w:rPr>
                <w:sz w:val="22"/>
                <w:szCs w:val="22"/>
              </w:rPr>
              <w:t>number(10,0)</w:t>
            </w:r>
          </w:p>
        </w:tc>
        <w:tc>
          <w:tcPr>
            <w:tcW w:w="2108" w:type="dxa"/>
          </w:tcPr>
          <w:p w14:paraId="6690FC74" w14:textId="294B6C21" w:rsidR="00A63588" w:rsidRPr="00FC741B" w:rsidRDefault="00A63588" w:rsidP="00A63588">
            <w:pPr>
              <w:pStyle w:val="Teksts"/>
              <w:ind w:firstLine="0"/>
              <w:jc w:val="center"/>
              <w:rPr>
                <w:sz w:val="22"/>
                <w:szCs w:val="22"/>
              </w:rPr>
            </w:pPr>
            <w:r>
              <w:rPr>
                <w:sz w:val="22"/>
                <w:szCs w:val="22"/>
              </w:rPr>
              <w:t>Jā</w:t>
            </w:r>
          </w:p>
        </w:tc>
        <w:tc>
          <w:tcPr>
            <w:tcW w:w="2185" w:type="dxa"/>
          </w:tcPr>
          <w:p w14:paraId="6331DCBC" w14:textId="32E7C541" w:rsidR="00A63588" w:rsidRPr="00FC741B" w:rsidRDefault="00A63588" w:rsidP="00A63588">
            <w:pPr>
              <w:pStyle w:val="Teksts"/>
              <w:ind w:firstLine="0"/>
              <w:rPr>
                <w:sz w:val="22"/>
                <w:szCs w:val="22"/>
              </w:rPr>
            </w:pPr>
            <w:r>
              <w:rPr>
                <w:sz w:val="22"/>
                <w:szCs w:val="22"/>
              </w:rPr>
              <w:t>Primārā atslēga</w:t>
            </w:r>
          </w:p>
        </w:tc>
      </w:tr>
      <w:tr w:rsidR="00A63588" w:rsidRPr="00FC741B" w14:paraId="65066A8A" w14:textId="77777777" w:rsidTr="00F0549C">
        <w:tc>
          <w:tcPr>
            <w:tcW w:w="2893" w:type="dxa"/>
          </w:tcPr>
          <w:p w14:paraId="660473A9" w14:textId="1B2BFD56" w:rsidR="00A63588" w:rsidRPr="00FC741B" w:rsidRDefault="00A63588" w:rsidP="00A63588">
            <w:pPr>
              <w:pStyle w:val="Teksts"/>
              <w:ind w:firstLine="0"/>
              <w:rPr>
                <w:sz w:val="22"/>
                <w:szCs w:val="22"/>
              </w:rPr>
            </w:pPr>
            <w:r>
              <w:rPr>
                <w:sz w:val="22"/>
                <w:szCs w:val="22"/>
              </w:rPr>
              <w:t>CACM_SCENARIO_ID</w:t>
            </w:r>
          </w:p>
        </w:tc>
        <w:tc>
          <w:tcPr>
            <w:tcW w:w="2056" w:type="dxa"/>
          </w:tcPr>
          <w:p w14:paraId="53D603AB" w14:textId="318FB5CE" w:rsidR="00A63588" w:rsidRPr="00FC741B" w:rsidRDefault="00A63588" w:rsidP="00A63588">
            <w:pPr>
              <w:pStyle w:val="Teksts"/>
              <w:ind w:firstLine="0"/>
              <w:rPr>
                <w:sz w:val="22"/>
                <w:szCs w:val="22"/>
              </w:rPr>
            </w:pPr>
            <w:r>
              <w:rPr>
                <w:sz w:val="22"/>
                <w:szCs w:val="22"/>
              </w:rPr>
              <w:t>number(10,0)</w:t>
            </w:r>
          </w:p>
        </w:tc>
        <w:tc>
          <w:tcPr>
            <w:tcW w:w="2108" w:type="dxa"/>
          </w:tcPr>
          <w:p w14:paraId="545798D4" w14:textId="4D8001C2" w:rsidR="00A63588" w:rsidRPr="00FC741B" w:rsidRDefault="00A63588" w:rsidP="00A63588">
            <w:pPr>
              <w:pStyle w:val="Teksts"/>
              <w:ind w:firstLine="0"/>
              <w:jc w:val="center"/>
              <w:rPr>
                <w:sz w:val="22"/>
                <w:szCs w:val="22"/>
              </w:rPr>
            </w:pPr>
            <w:r>
              <w:rPr>
                <w:sz w:val="22"/>
                <w:szCs w:val="22"/>
              </w:rPr>
              <w:t>Jā</w:t>
            </w:r>
          </w:p>
        </w:tc>
        <w:tc>
          <w:tcPr>
            <w:tcW w:w="2185" w:type="dxa"/>
          </w:tcPr>
          <w:p w14:paraId="3F8ED176" w14:textId="0F2C0C8C" w:rsidR="00A63588" w:rsidRPr="00FC741B" w:rsidRDefault="00A63588" w:rsidP="00A63588">
            <w:pPr>
              <w:pStyle w:val="Teksts"/>
              <w:ind w:firstLine="0"/>
              <w:rPr>
                <w:sz w:val="22"/>
                <w:szCs w:val="22"/>
              </w:rPr>
            </w:pPr>
            <w:r>
              <w:rPr>
                <w:sz w:val="22"/>
                <w:szCs w:val="22"/>
              </w:rPr>
              <w:t>Ārējā atslēga</w:t>
            </w:r>
          </w:p>
        </w:tc>
      </w:tr>
      <w:tr w:rsidR="00A63588" w:rsidRPr="00FC741B" w14:paraId="7548E8A9" w14:textId="77777777" w:rsidTr="00F0549C">
        <w:tc>
          <w:tcPr>
            <w:tcW w:w="2893" w:type="dxa"/>
          </w:tcPr>
          <w:p w14:paraId="423225B2" w14:textId="659D3604" w:rsidR="00A63588" w:rsidRDefault="00A63588" w:rsidP="00A63588">
            <w:pPr>
              <w:pStyle w:val="Teksts"/>
              <w:ind w:firstLine="0"/>
              <w:rPr>
                <w:sz w:val="22"/>
                <w:szCs w:val="22"/>
              </w:rPr>
            </w:pPr>
            <w:r>
              <w:rPr>
                <w:sz w:val="22"/>
                <w:szCs w:val="22"/>
              </w:rPr>
              <w:t>CACM_CONDITION_ID</w:t>
            </w:r>
          </w:p>
        </w:tc>
        <w:tc>
          <w:tcPr>
            <w:tcW w:w="2056" w:type="dxa"/>
          </w:tcPr>
          <w:p w14:paraId="18DCF748" w14:textId="622E3BA7" w:rsidR="00A63588" w:rsidRPr="00FC741B" w:rsidRDefault="00A63588" w:rsidP="00A63588">
            <w:pPr>
              <w:pStyle w:val="Teksts"/>
              <w:ind w:firstLine="0"/>
              <w:rPr>
                <w:sz w:val="22"/>
                <w:szCs w:val="22"/>
              </w:rPr>
            </w:pPr>
            <w:r>
              <w:rPr>
                <w:sz w:val="22"/>
                <w:szCs w:val="22"/>
              </w:rPr>
              <w:t>number(10,0)</w:t>
            </w:r>
          </w:p>
        </w:tc>
        <w:tc>
          <w:tcPr>
            <w:tcW w:w="2108" w:type="dxa"/>
          </w:tcPr>
          <w:p w14:paraId="700741EC" w14:textId="4C06B52F" w:rsidR="00A63588" w:rsidRPr="00FC741B" w:rsidRDefault="00A63588" w:rsidP="00A63588">
            <w:pPr>
              <w:pStyle w:val="Teksts"/>
              <w:ind w:firstLine="0"/>
              <w:jc w:val="center"/>
              <w:rPr>
                <w:sz w:val="22"/>
                <w:szCs w:val="22"/>
              </w:rPr>
            </w:pPr>
            <w:r>
              <w:rPr>
                <w:sz w:val="22"/>
                <w:szCs w:val="22"/>
              </w:rPr>
              <w:t>Jā</w:t>
            </w:r>
          </w:p>
        </w:tc>
        <w:tc>
          <w:tcPr>
            <w:tcW w:w="2185" w:type="dxa"/>
          </w:tcPr>
          <w:p w14:paraId="6178E07C" w14:textId="2426AB74" w:rsidR="00A63588" w:rsidRPr="00FC741B" w:rsidRDefault="00A63588" w:rsidP="00A63588">
            <w:pPr>
              <w:pStyle w:val="Teksts"/>
              <w:ind w:firstLine="0"/>
              <w:rPr>
                <w:sz w:val="22"/>
                <w:szCs w:val="22"/>
              </w:rPr>
            </w:pPr>
            <w:r>
              <w:rPr>
                <w:sz w:val="22"/>
                <w:szCs w:val="22"/>
              </w:rPr>
              <w:t>Ārējā atslēga</w:t>
            </w:r>
          </w:p>
        </w:tc>
      </w:tr>
    </w:tbl>
    <w:p w14:paraId="02BE56BA" w14:textId="77777777" w:rsidR="009C2848" w:rsidRDefault="009C2848" w:rsidP="009C2848">
      <w:pPr>
        <w:pStyle w:val="Teksts"/>
        <w:ind w:firstLine="0"/>
      </w:pPr>
    </w:p>
    <w:p w14:paraId="37C7D347" w14:textId="27A1DA4E" w:rsidR="00532A79" w:rsidRDefault="00532A79" w:rsidP="00DE5534">
      <w:pPr>
        <w:pStyle w:val="Teksts"/>
      </w:pPr>
      <w:r>
        <w:t xml:space="preserve">Tā kā katrai no scenārija ietvaros izpildāmajām </w:t>
      </w:r>
      <w:r w:rsidR="001E13C4">
        <w:t>darbībām</w:t>
      </w:r>
      <w:r w:rsidR="00E6717D">
        <w:t xml:space="preserve"> var būt vairāki nosacījumi, t</w:t>
      </w:r>
      <w:r>
        <w:t xml:space="preserve">abula </w:t>
      </w:r>
      <w:r>
        <w:rPr>
          <w:i/>
          <w:iCs/>
        </w:rPr>
        <w:t>CA_ConditionMapping</w:t>
      </w:r>
      <w:r>
        <w:t xml:space="preserve"> </w:t>
      </w:r>
      <w:r w:rsidR="009C2848">
        <w:t xml:space="preserve">(tabulas aprakstu skat. tabulā </w:t>
      </w:r>
      <w:r w:rsidR="009C2848" w:rsidRPr="009C2848">
        <w:fldChar w:fldCharType="begin"/>
      </w:r>
      <w:r w:rsidR="009C2848" w:rsidRPr="009C2848">
        <w:instrText xml:space="preserve"> REF _Ref38446981 \h  \* MERGEFORMAT </w:instrText>
      </w:r>
      <w:r w:rsidR="009C2848" w:rsidRPr="009C2848">
        <w:fldChar w:fldCharType="separate"/>
      </w:r>
      <w:r w:rsidR="00D805F4" w:rsidRPr="00D805F4">
        <w:rPr>
          <w:szCs w:val="32"/>
        </w:rPr>
        <w:t>3.</w:t>
      </w:r>
      <w:r w:rsidR="009C2848" w:rsidRPr="009C2848">
        <w:fldChar w:fldCharType="end"/>
      </w:r>
      <w:r w:rsidR="00D805F4">
        <w:t>5</w:t>
      </w:r>
      <w:r w:rsidR="009C2848" w:rsidRPr="009C2848">
        <w:t>.</w:t>
      </w:r>
      <w:r w:rsidR="009C2848">
        <w:t xml:space="preserve">) </w:t>
      </w:r>
      <w:r>
        <w:t xml:space="preserve">tiek izmantota, lai nodrošinātu N:N saiti starp tabulām </w:t>
      </w:r>
      <w:r>
        <w:rPr>
          <w:i/>
          <w:iCs/>
        </w:rPr>
        <w:t>ChangeAdaptationCondition</w:t>
      </w:r>
      <w:r w:rsidR="00E6717D">
        <w:rPr>
          <w:i/>
          <w:iCs/>
        </w:rPr>
        <w:t xml:space="preserve"> </w:t>
      </w:r>
      <w:r w:rsidR="00E6717D">
        <w:t xml:space="preserve">un </w:t>
      </w:r>
      <w:r w:rsidR="00E6717D">
        <w:rPr>
          <w:i/>
          <w:iCs/>
        </w:rPr>
        <w:t>ChangeAdaptationScenario</w:t>
      </w:r>
      <w:r w:rsidR="00E6717D">
        <w:t>.</w:t>
      </w:r>
    </w:p>
    <w:p w14:paraId="5199D4CC" w14:textId="522C48F1" w:rsidR="009C2848" w:rsidRDefault="00E6717D" w:rsidP="00DE5534">
      <w:pPr>
        <w:pStyle w:val="Teksts"/>
      </w:pPr>
      <w:r>
        <w:t xml:space="preserve">Automātiski izpildāmos nosacījumus iespējams pārbaudīt pirms katras </w:t>
      </w:r>
      <w:r w:rsidR="001E13C4">
        <w:t>darbības</w:t>
      </w:r>
      <w:r>
        <w:t xml:space="preserve"> veikšanas un tam nav nepieciešama izstrādātāja iejaukšanās, līdz ar to iespējams automātiski virzīties pa kādu no scenārijā paredzētajiem ceļiem. Tomēr, veicot manuālu nosacījuma apstrādi</w:t>
      </w:r>
      <w:r w:rsidR="001E13C4">
        <w:t xml:space="preserve"> (izstrādātājs pieņem lēmumu par turpmāko scenārija gaitu)</w:t>
      </w:r>
      <w:r>
        <w:t xml:space="preserve">, nepieciešams glabāt </w:t>
      </w:r>
      <w:r>
        <w:lastRenderedPageBreak/>
        <w:t xml:space="preserve">informāciju par to, kādu lēmumu ir </w:t>
      </w:r>
      <w:r w:rsidR="001E13C4">
        <w:t>pieņēmis</w:t>
      </w:r>
      <w:r>
        <w:t xml:space="preserve"> izstrādātāj</w:t>
      </w:r>
      <w:r w:rsidR="001E13C4">
        <w:t>s</w:t>
      </w:r>
      <w:r>
        <w:t xml:space="preserve">, lai šis lēmums </w:t>
      </w:r>
      <w:r w:rsidR="001E13C4">
        <w:t>tiktu ņemts vērā</w:t>
      </w:r>
      <w:r>
        <w:t xml:space="preserve"> visā izmaiņas adaptācijas procesā. </w:t>
      </w:r>
    </w:p>
    <w:p w14:paraId="0C6108DE" w14:textId="610552E0" w:rsidR="009C2848" w:rsidRPr="009C2848" w:rsidRDefault="00D805F4" w:rsidP="009C2848">
      <w:pPr>
        <w:pStyle w:val="tabulasvirsraksts"/>
        <w:jc w:val="right"/>
        <w:rPr>
          <w:b w:val="0"/>
          <w:bCs/>
          <w:i/>
          <w:iCs/>
          <w:sz w:val="32"/>
          <w:szCs w:val="40"/>
        </w:rPr>
      </w:pPr>
      <w:bookmarkStart w:id="71" w:name="_Ref38447346"/>
      <w:r>
        <w:rPr>
          <w:b w:val="0"/>
          <w:bCs/>
          <w:i/>
          <w:iCs/>
          <w:sz w:val="24"/>
          <w:szCs w:val="32"/>
        </w:rPr>
        <w:t>3</w:t>
      </w:r>
      <w:r w:rsidR="009C2848" w:rsidRPr="009C2848">
        <w:rPr>
          <w:b w:val="0"/>
          <w:bCs/>
          <w:i/>
          <w:iCs/>
          <w:sz w:val="24"/>
          <w:szCs w:val="32"/>
        </w:rPr>
        <w:t>.</w:t>
      </w:r>
      <w:bookmarkEnd w:id="71"/>
      <w:r>
        <w:rPr>
          <w:b w:val="0"/>
          <w:bCs/>
          <w:i/>
          <w:iCs/>
          <w:sz w:val="24"/>
          <w:szCs w:val="32"/>
        </w:rPr>
        <w:t>6</w:t>
      </w:r>
      <w:r w:rsidR="009C2848" w:rsidRPr="009C2848">
        <w:rPr>
          <w:b w:val="0"/>
          <w:bCs/>
          <w:i/>
          <w:iCs/>
          <w:sz w:val="24"/>
          <w:szCs w:val="32"/>
        </w:rPr>
        <w:t>. tabula</w:t>
      </w:r>
    </w:p>
    <w:p w14:paraId="019DDD0E" w14:textId="38587B98" w:rsidR="009C2848" w:rsidRPr="00E86A29" w:rsidRDefault="009C2848" w:rsidP="009C2848">
      <w:pPr>
        <w:pStyle w:val="tabulasvirsraksts"/>
        <w:jc w:val="right"/>
        <w:rPr>
          <w:i/>
          <w:iCs/>
        </w:rPr>
      </w:pPr>
      <w:r>
        <w:t xml:space="preserve">Datu bāzes tabula </w:t>
      </w:r>
      <w:r>
        <w:rPr>
          <w:i/>
          <w:iCs/>
        </w:rPr>
        <w:t>CA_ManualConditionFulfillment</w:t>
      </w:r>
    </w:p>
    <w:p w14:paraId="2036229A"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3773"/>
        <w:gridCol w:w="1824"/>
        <w:gridCol w:w="1709"/>
        <w:gridCol w:w="1936"/>
      </w:tblGrid>
      <w:tr w:rsidR="009C2848" w:rsidRPr="00FC741B" w14:paraId="460A712F" w14:textId="77777777" w:rsidTr="00DC25E6">
        <w:tc>
          <w:tcPr>
            <w:tcW w:w="3773" w:type="dxa"/>
            <w:shd w:val="clear" w:color="auto" w:fill="D9D9D9" w:themeFill="background1" w:themeFillShade="D9"/>
          </w:tcPr>
          <w:p w14:paraId="57DA307B"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1824" w:type="dxa"/>
            <w:shd w:val="clear" w:color="auto" w:fill="D9D9D9" w:themeFill="background1" w:themeFillShade="D9"/>
          </w:tcPr>
          <w:p w14:paraId="6882CF69"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1709" w:type="dxa"/>
            <w:shd w:val="clear" w:color="auto" w:fill="D9D9D9" w:themeFill="background1" w:themeFillShade="D9"/>
          </w:tcPr>
          <w:p w14:paraId="7D5BE6E0" w14:textId="77777777" w:rsidR="009C2848" w:rsidRPr="00FC741B" w:rsidRDefault="009C2848" w:rsidP="00F0549C">
            <w:pPr>
              <w:pStyle w:val="Teksts"/>
              <w:ind w:firstLine="0"/>
              <w:jc w:val="center"/>
              <w:rPr>
                <w:b/>
                <w:bCs/>
                <w:sz w:val="22"/>
                <w:szCs w:val="22"/>
              </w:rPr>
            </w:pPr>
            <w:r>
              <w:rPr>
                <w:b/>
                <w:bCs/>
                <w:sz w:val="22"/>
                <w:szCs w:val="22"/>
              </w:rPr>
              <w:t>Obligāts</w:t>
            </w:r>
          </w:p>
        </w:tc>
        <w:tc>
          <w:tcPr>
            <w:tcW w:w="1936" w:type="dxa"/>
            <w:shd w:val="clear" w:color="auto" w:fill="D9D9D9" w:themeFill="background1" w:themeFillShade="D9"/>
          </w:tcPr>
          <w:p w14:paraId="49B5299E"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DC25E6" w:rsidRPr="00FC741B" w14:paraId="1552354E" w14:textId="77777777" w:rsidTr="00DC25E6">
        <w:tc>
          <w:tcPr>
            <w:tcW w:w="3773" w:type="dxa"/>
          </w:tcPr>
          <w:p w14:paraId="19A4E94D" w14:textId="3882006E" w:rsidR="00DC25E6" w:rsidRPr="00FC741B" w:rsidRDefault="00DC25E6" w:rsidP="00DC25E6">
            <w:pPr>
              <w:pStyle w:val="Teksts"/>
              <w:ind w:firstLine="0"/>
              <w:rPr>
                <w:sz w:val="22"/>
                <w:szCs w:val="22"/>
              </w:rPr>
            </w:pPr>
            <w:r>
              <w:rPr>
                <w:sz w:val="22"/>
                <w:szCs w:val="22"/>
              </w:rPr>
              <w:t>CAMCF_ID</w:t>
            </w:r>
          </w:p>
        </w:tc>
        <w:tc>
          <w:tcPr>
            <w:tcW w:w="1824" w:type="dxa"/>
          </w:tcPr>
          <w:p w14:paraId="6696DE8D" w14:textId="7CAECED2" w:rsidR="00DC25E6" w:rsidRPr="00FC741B" w:rsidRDefault="00DC25E6" w:rsidP="00DC25E6">
            <w:pPr>
              <w:pStyle w:val="Teksts"/>
              <w:ind w:firstLine="0"/>
              <w:rPr>
                <w:sz w:val="22"/>
                <w:szCs w:val="22"/>
              </w:rPr>
            </w:pPr>
            <w:r>
              <w:rPr>
                <w:sz w:val="22"/>
                <w:szCs w:val="22"/>
              </w:rPr>
              <w:t>number(10,0)</w:t>
            </w:r>
          </w:p>
        </w:tc>
        <w:tc>
          <w:tcPr>
            <w:tcW w:w="1709" w:type="dxa"/>
          </w:tcPr>
          <w:p w14:paraId="44E4AE2D" w14:textId="7A301A5B" w:rsidR="00DC25E6" w:rsidRPr="00FC741B" w:rsidRDefault="00DC25E6" w:rsidP="00DC25E6">
            <w:pPr>
              <w:pStyle w:val="Teksts"/>
              <w:ind w:firstLine="0"/>
              <w:jc w:val="center"/>
              <w:rPr>
                <w:sz w:val="22"/>
                <w:szCs w:val="22"/>
              </w:rPr>
            </w:pPr>
            <w:r>
              <w:rPr>
                <w:sz w:val="22"/>
                <w:szCs w:val="22"/>
              </w:rPr>
              <w:t>Jā</w:t>
            </w:r>
          </w:p>
        </w:tc>
        <w:tc>
          <w:tcPr>
            <w:tcW w:w="1936" w:type="dxa"/>
          </w:tcPr>
          <w:p w14:paraId="13FABDDB" w14:textId="39B45002" w:rsidR="00DC25E6" w:rsidRPr="00FC741B" w:rsidRDefault="00DC25E6" w:rsidP="00DC25E6">
            <w:pPr>
              <w:pStyle w:val="Teksts"/>
              <w:ind w:firstLine="0"/>
              <w:rPr>
                <w:sz w:val="22"/>
                <w:szCs w:val="22"/>
              </w:rPr>
            </w:pPr>
            <w:r>
              <w:rPr>
                <w:sz w:val="22"/>
                <w:szCs w:val="22"/>
              </w:rPr>
              <w:t>Primārā atslēga</w:t>
            </w:r>
          </w:p>
        </w:tc>
      </w:tr>
      <w:tr w:rsidR="00DC25E6" w:rsidRPr="00FC741B" w14:paraId="761C8942" w14:textId="77777777" w:rsidTr="00DC25E6">
        <w:tc>
          <w:tcPr>
            <w:tcW w:w="3773" w:type="dxa"/>
          </w:tcPr>
          <w:p w14:paraId="0DD3B466" w14:textId="5C3996BF" w:rsidR="00DC25E6" w:rsidRPr="00FC741B" w:rsidRDefault="00DC25E6" w:rsidP="00DC25E6">
            <w:pPr>
              <w:pStyle w:val="Teksts"/>
              <w:ind w:firstLine="0"/>
              <w:rPr>
                <w:sz w:val="22"/>
                <w:szCs w:val="22"/>
              </w:rPr>
            </w:pPr>
            <w:r>
              <w:rPr>
                <w:sz w:val="22"/>
                <w:szCs w:val="22"/>
              </w:rPr>
              <w:t>CAMCF_CONDITION_ID</w:t>
            </w:r>
          </w:p>
        </w:tc>
        <w:tc>
          <w:tcPr>
            <w:tcW w:w="1824" w:type="dxa"/>
          </w:tcPr>
          <w:p w14:paraId="0DBC7657" w14:textId="59414FC4" w:rsidR="00DC25E6" w:rsidRPr="00FC741B" w:rsidRDefault="00DC25E6" w:rsidP="00DC25E6">
            <w:pPr>
              <w:pStyle w:val="Teksts"/>
              <w:ind w:firstLine="0"/>
              <w:rPr>
                <w:sz w:val="22"/>
                <w:szCs w:val="22"/>
              </w:rPr>
            </w:pPr>
            <w:r>
              <w:rPr>
                <w:sz w:val="22"/>
                <w:szCs w:val="22"/>
              </w:rPr>
              <w:t>number(10,0)</w:t>
            </w:r>
          </w:p>
        </w:tc>
        <w:tc>
          <w:tcPr>
            <w:tcW w:w="1709" w:type="dxa"/>
          </w:tcPr>
          <w:p w14:paraId="12148D73" w14:textId="7FF4B288" w:rsidR="00DC25E6" w:rsidRPr="00FC741B" w:rsidRDefault="00DC25E6" w:rsidP="00DC25E6">
            <w:pPr>
              <w:pStyle w:val="Teksts"/>
              <w:ind w:firstLine="0"/>
              <w:jc w:val="center"/>
              <w:rPr>
                <w:sz w:val="22"/>
                <w:szCs w:val="22"/>
              </w:rPr>
            </w:pPr>
            <w:r>
              <w:rPr>
                <w:sz w:val="22"/>
                <w:szCs w:val="22"/>
              </w:rPr>
              <w:t>Jā</w:t>
            </w:r>
          </w:p>
        </w:tc>
        <w:tc>
          <w:tcPr>
            <w:tcW w:w="1936" w:type="dxa"/>
          </w:tcPr>
          <w:p w14:paraId="39831DD7" w14:textId="556E36DD" w:rsidR="00DC25E6" w:rsidRPr="00FC741B" w:rsidRDefault="00DC25E6" w:rsidP="00DC25E6">
            <w:pPr>
              <w:pStyle w:val="Teksts"/>
              <w:ind w:firstLine="0"/>
              <w:rPr>
                <w:sz w:val="22"/>
                <w:szCs w:val="22"/>
              </w:rPr>
            </w:pPr>
            <w:r>
              <w:rPr>
                <w:sz w:val="22"/>
                <w:szCs w:val="22"/>
              </w:rPr>
              <w:t>Ārējā atslēga</w:t>
            </w:r>
          </w:p>
        </w:tc>
      </w:tr>
      <w:tr w:rsidR="00DC25E6" w:rsidRPr="00FC741B" w14:paraId="2DEDCE7E" w14:textId="77777777" w:rsidTr="00DC25E6">
        <w:tc>
          <w:tcPr>
            <w:tcW w:w="3773" w:type="dxa"/>
          </w:tcPr>
          <w:p w14:paraId="217095A0" w14:textId="3BAB395E" w:rsidR="00DC25E6" w:rsidRPr="00FC741B" w:rsidRDefault="00DC25E6" w:rsidP="00DC25E6">
            <w:pPr>
              <w:pStyle w:val="Teksts"/>
              <w:ind w:firstLine="0"/>
              <w:rPr>
                <w:sz w:val="22"/>
                <w:szCs w:val="22"/>
              </w:rPr>
            </w:pPr>
            <w:r>
              <w:rPr>
                <w:sz w:val="22"/>
                <w:szCs w:val="22"/>
              </w:rPr>
              <w:t>CAMCF_CHANGE_ID</w:t>
            </w:r>
          </w:p>
        </w:tc>
        <w:tc>
          <w:tcPr>
            <w:tcW w:w="1824" w:type="dxa"/>
          </w:tcPr>
          <w:p w14:paraId="7728D245" w14:textId="399DE73F" w:rsidR="00DC25E6" w:rsidRPr="00FC741B" w:rsidRDefault="00DC25E6" w:rsidP="00DC25E6">
            <w:pPr>
              <w:pStyle w:val="Teksts"/>
              <w:ind w:firstLine="0"/>
              <w:rPr>
                <w:sz w:val="22"/>
                <w:szCs w:val="22"/>
              </w:rPr>
            </w:pPr>
            <w:r>
              <w:rPr>
                <w:sz w:val="22"/>
                <w:szCs w:val="22"/>
              </w:rPr>
              <w:t>number(10,0)</w:t>
            </w:r>
          </w:p>
        </w:tc>
        <w:tc>
          <w:tcPr>
            <w:tcW w:w="1709" w:type="dxa"/>
          </w:tcPr>
          <w:p w14:paraId="74179547" w14:textId="57598FA9" w:rsidR="00DC25E6" w:rsidRPr="00FC741B" w:rsidRDefault="00DC25E6" w:rsidP="00DC25E6">
            <w:pPr>
              <w:pStyle w:val="Teksts"/>
              <w:ind w:firstLine="0"/>
              <w:jc w:val="center"/>
              <w:rPr>
                <w:sz w:val="22"/>
                <w:szCs w:val="22"/>
              </w:rPr>
            </w:pPr>
            <w:r>
              <w:rPr>
                <w:sz w:val="22"/>
                <w:szCs w:val="22"/>
              </w:rPr>
              <w:t>Jā</w:t>
            </w:r>
          </w:p>
        </w:tc>
        <w:tc>
          <w:tcPr>
            <w:tcW w:w="1936" w:type="dxa"/>
          </w:tcPr>
          <w:p w14:paraId="47C6BA81" w14:textId="003BA9D6" w:rsidR="00DC25E6" w:rsidRPr="00FC741B" w:rsidRDefault="00DC25E6" w:rsidP="00DC25E6">
            <w:pPr>
              <w:pStyle w:val="Teksts"/>
              <w:ind w:firstLine="0"/>
              <w:rPr>
                <w:sz w:val="22"/>
                <w:szCs w:val="22"/>
              </w:rPr>
            </w:pPr>
            <w:r>
              <w:rPr>
                <w:sz w:val="22"/>
                <w:szCs w:val="22"/>
              </w:rPr>
              <w:t>Ārējā atslēga</w:t>
            </w:r>
          </w:p>
        </w:tc>
      </w:tr>
      <w:tr w:rsidR="00DC25E6" w:rsidRPr="00FC741B" w14:paraId="42701188" w14:textId="77777777" w:rsidTr="00DC25E6">
        <w:tc>
          <w:tcPr>
            <w:tcW w:w="3773" w:type="dxa"/>
          </w:tcPr>
          <w:p w14:paraId="3FCAA61B" w14:textId="6ACFDAD3" w:rsidR="00DC25E6" w:rsidRDefault="00DC25E6" w:rsidP="00DC25E6">
            <w:pPr>
              <w:pStyle w:val="Teksts"/>
              <w:ind w:firstLine="0"/>
              <w:rPr>
                <w:sz w:val="22"/>
                <w:szCs w:val="22"/>
              </w:rPr>
            </w:pPr>
            <w:r>
              <w:rPr>
                <w:sz w:val="22"/>
                <w:szCs w:val="22"/>
              </w:rPr>
              <w:t>CAMCF_FULFILLMENTSTATUS_ID</w:t>
            </w:r>
          </w:p>
        </w:tc>
        <w:tc>
          <w:tcPr>
            <w:tcW w:w="1824" w:type="dxa"/>
          </w:tcPr>
          <w:p w14:paraId="5C5340D5" w14:textId="40133CD9" w:rsidR="00DC25E6" w:rsidRPr="00FC741B" w:rsidRDefault="00DC25E6" w:rsidP="00DC25E6">
            <w:pPr>
              <w:pStyle w:val="Teksts"/>
              <w:ind w:firstLine="0"/>
              <w:rPr>
                <w:sz w:val="22"/>
                <w:szCs w:val="22"/>
              </w:rPr>
            </w:pPr>
            <w:r>
              <w:rPr>
                <w:sz w:val="22"/>
                <w:szCs w:val="22"/>
              </w:rPr>
              <w:t>varchar2(10 byte)</w:t>
            </w:r>
          </w:p>
        </w:tc>
        <w:tc>
          <w:tcPr>
            <w:tcW w:w="1709" w:type="dxa"/>
          </w:tcPr>
          <w:p w14:paraId="00EB2238" w14:textId="0AED6849" w:rsidR="00DC25E6" w:rsidRPr="00FC741B" w:rsidRDefault="00DC25E6" w:rsidP="00DC25E6">
            <w:pPr>
              <w:pStyle w:val="Teksts"/>
              <w:ind w:firstLine="0"/>
              <w:jc w:val="center"/>
              <w:rPr>
                <w:sz w:val="22"/>
                <w:szCs w:val="22"/>
              </w:rPr>
            </w:pPr>
            <w:r>
              <w:rPr>
                <w:sz w:val="22"/>
                <w:szCs w:val="22"/>
              </w:rPr>
              <w:t>Jā</w:t>
            </w:r>
          </w:p>
        </w:tc>
        <w:tc>
          <w:tcPr>
            <w:tcW w:w="1936" w:type="dxa"/>
          </w:tcPr>
          <w:p w14:paraId="578C74F7" w14:textId="57160396" w:rsidR="00DC25E6" w:rsidRPr="00FC741B" w:rsidRDefault="00DC25E6" w:rsidP="00DC25E6">
            <w:pPr>
              <w:pStyle w:val="Teksts"/>
              <w:ind w:firstLine="0"/>
              <w:rPr>
                <w:sz w:val="22"/>
                <w:szCs w:val="22"/>
              </w:rPr>
            </w:pPr>
            <w:r>
              <w:rPr>
                <w:sz w:val="22"/>
                <w:szCs w:val="22"/>
              </w:rPr>
              <w:t>Ārējā atslēga</w:t>
            </w:r>
          </w:p>
        </w:tc>
      </w:tr>
    </w:tbl>
    <w:p w14:paraId="3F932E39" w14:textId="77777777" w:rsidR="009C2848" w:rsidRDefault="009C2848" w:rsidP="009C2848">
      <w:pPr>
        <w:pStyle w:val="Teksts"/>
        <w:ind w:firstLine="0"/>
      </w:pPr>
    </w:p>
    <w:p w14:paraId="4A77D2F8" w14:textId="1631063F" w:rsidR="00E6717D" w:rsidRDefault="009C2848" w:rsidP="00DE5534">
      <w:pPr>
        <w:pStyle w:val="Teksts"/>
      </w:pPr>
      <w:r>
        <w:t>Lēmumu glabāšanai</w:t>
      </w:r>
      <w:r w:rsidR="00E6717D">
        <w:t xml:space="preserve"> izmantota tabula </w:t>
      </w:r>
      <w:r w:rsidRPr="009C2848">
        <w:rPr>
          <w:i/>
          <w:iCs/>
        </w:rPr>
        <w:t>CA_</w:t>
      </w:r>
      <w:r w:rsidR="00E6717D">
        <w:rPr>
          <w:i/>
          <w:iCs/>
        </w:rPr>
        <w:t>ManualConditionFulfillment</w:t>
      </w:r>
      <w:r>
        <w:rPr>
          <w:i/>
          <w:iCs/>
        </w:rPr>
        <w:t xml:space="preserve"> </w:t>
      </w:r>
      <w:r>
        <w:t xml:space="preserve">(tabulas aprakstu skat. tabulā </w:t>
      </w:r>
      <w:r w:rsidRPr="009C2848">
        <w:fldChar w:fldCharType="begin"/>
      </w:r>
      <w:r w:rsidRPr="009C2848">
        <w:instrText xml:space="preserve"> REF _Ref38447346 \h  \* MERGEFORMAT </w:instrText>
      </w:r>
      <w:r w:rsidRPr="009C2848">
        <w:fldChar w:fldCharType="separate"/>
      </w:r>
      <w:r w:rsidR="00D805F4" w:rsidRPr="00D805F4">
        <w:rPr>
          <w:szCs w:val="32"/>
        </w:rPr>
        <w:t>3.</w:t>
      </w:r>
      <w:r w:rsidRPr="009C2848">
        <w:fldChar w:fldCharType="end"/>
      </w:r>
      <w:r w:rsidR="00D805F4">
        <w:t>6</w:t>
      </w:r>
      <w:r w:rsidRPr="009C2848">
        <w:t>.</w:t>
      </w:r>
      <w:r>
        <w:t>)</w:t>
      </w:r>
      <w:r w:rsidR="00E6717D">
        <w:t xml:space="preserve">, kurā tiek glabāta ārējā atslēga uz tabulu </w:t>
      </w:r>
      <w:r w:rsidR="00E6717D">
        <w:rPr>
          <w:i/>
          <w:iCs/>
        </w:rPr>
        <w:t>Change</w:t>
      </w:r>
      <w:r w:rsidR="00E6717D">
        <w:t>, kā arī uz nosacījumu un nosacījuma izpildes statusu (nosacījums izpildīts vai nav izpildīts).</w:t>
      </w:r>
    </w:p>
    <w:p w14:paraId="02AE31F9" w14:textId="77777777" w:rsidR="00A81A23" w:rsidRDefault="00A81A23" w:rsidP="00DE5534">
      <w:pPr>
        <w:pStyle w:val="Teksts"/>
      </w:pPr>
    </w:p>
    <w:p w14:paraId="0B54B74F" w14:textId="27DA3365" w:rsidR="00A81A23" w:rsidRPr="00E6717D" w:rsidRDefault="00A81A23" w:rsidP="00276DA8">
      <w:pPr>
        <w:pStyle w:val="apak-apaknodvirsr"/>
        <w:numPr>
          <w:ilvl w:val="2"/>
          <w:numId w:val="1"/>
        </w:numPr>
        <w:ind w:left="1843" w:hanging="709"/>
      </w:pPr>
      <w:bookmarkStart w:id="72" w:name="_Ref38617330"/>
      <w:bookmarkStart w:id="73" w:name="_Toc40698941"/>
      <w:r>
        <w:t>Izmaiņu adaptācijas procesa papildus informācija</w:t>
      </w:r>
      <w:bookmarkEnd w:id="72"/>
      <w:bookmarkEnd w:id="73"/>
    </w:p>
    <w:p w14:paraId="5C55A97A" w14:textId="070CA4A2" w:rsidR="009C2848" w:rsidRDefault="00A81A23" w:rsidP="00A81A23">
      <w:pPr>
        <w:pStyle w:val="Teksts"/>
      </w:pPr>
      <w:r>
        <w:t xml:space="preserve">Izmaiņu adaptācijas procesa laikā no izstrādātāja var tikt prasīti dažādi papildus dati, kas būs nepieciešami tālāko scenāriju </w:t>
      </w:r>
      <w:r w:rsidR="00676C82">
        <w:t>darbību</w:t>
      </w:r>
      <w:r>
        <w:t xml:space="preserve"> izpildei</w:t>
      </w:r>
      <w:r w:rsidR="00676C82">
        <w:t xml:space="preserve"> un nosacījumu pārbaudei</w:t>
      </w:r>
      <w:r>
        <w:t xml:space="preserve">. </w:t>
      </w:r>
    </w:p>
    <w:p w14:paraId="1CA54F8B" w14:textId="64A5AC3E" w:rsidR="009C2848" w:rsidRPr="009C2848" w:rsidRDefault="00D805F4" w:rsidP="009C2848">
      <w:pPr>
        <w:pStyle w:val="tabulasvirsraksts"/>
        <w:jc w:val="right"/>
        <w:rPr>
          <w:b w:val="0"/>
          <w:bCs/>
          <w:i/>
          <w:iCs/>
          <w:sz w:val="32"/>
          <w:szCs w:val="40"/>
        </w:rPr>
      </w:pPr>
      <w:bookmarkStart w:id="74" w:name="_Ref38447455"/>
      <w:r>
        <w:rPr>
          <w:b w:val="0"/>
          <w:bCs/>
          <w:i/>
          <w:iCs/>
          <w:sz w:val="24"/>
          <w:szCs w:val="32"/>
        </w:rPr>
        <w:t>3</w:t>
      </w:r>
      <w:r w:rsidR="009C2848" w:rsidRPr="009C2848">
        <w:rPr>
          <w:b w:val="0"/>
          <w:bCs/>
          <w:i/>
          <w:iCs/>
          <w:sz w:val="24"/>
          <w:szCs w:val="32"/>
        </w:rPr>
        <w:t>.</w:t>
      </w:r>
      <w:bookmarkEnd w:id="74"/>
      <w:r>
        <w:rPr>
          <w:b w:val="0"/>
          <w:bCs/>
          <w:i/>
          <w:iCs/>
          <w:sz w:val="24"/>
          <w:szCs w:val="32"/>
        </w:rPr>
        <w:t>7</w:t>
      </w:r>
      <w:r w:rsidR="009C2848" w:rsidRPr="009C2848">
        <w:rPr>
          <w:b w:val="0"/>
          <w:bCs/>
          <w:i/>
          <w:iCs/>
          <w:sz w:val="24"/>
          <w:szCs w:val="32"/>
        </w:rPr>
        <w:t>. tabula</w:t>
      </w:r>
    </w:p>
    <w:p w14:paraId="0CE95460" w14:textId="424886AF" w:rsidR="009C2848" w:rsidRPr="00E86A29" w:rsidRDefault="009C2848" w:rsidP="009C2848">
      <w:pPr>
        <w:pStyle w:val="tabulasvirsraksts"/>
        <w:jc w:val="right"/>
        <w:rPr>
          <w:i/>
          <w:iCs/>
        </w:rPr>
      </w:pPr>
      <w:r>
        <w:t xml:space="preserve">Datu bāzes tabula </w:t>
      </w:r>
      <w:r>
        <w:rPr>
          <w:i/>
          <w:iCs/>
        </w:rPr>
        <w:t>ChangeAdaptationAdditionalData</w:t>
      </w:r>
    </w:p>
    <w:p w14:paraId="6E56A84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7A614EBC" w14:textId="77777777" w:rsidTr="00F0549C">
        <w:tc>
          <w:tcPr>
            <w:tcW w:w="2893" w:type="dxa"/>
            <w:shd w:val="clear" w:color="auto" w:fill="D9D9D9" w:themeFill="background1" w:themeFillShade="D9"/>
          </w:tcPr>
          <w:p w14:paraId="0D82E851"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2171F33"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7C14D512"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463F02F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0A6124" w:rsidRPr="00FC741B" w14:paraId="12058ED0" w14:textId="77777777" w:rsidTr="00F0549C">
        <w:tc>
          <w:tcPr>
            <w:tcW w:w="2893" w:type="dxa"/>
          </w:tcPr>
          <w:p w14:paraId="02168B6B" w14:textId="5A89C716" w:rsidR="000A6124" w:rsidRPr="00FC741B" w:rsidRDefault="000A6124" w:rsidP="000A6124">
            <w:pPr>
              <w:pStyle w:val="Teksts"/>
              <w:ind w:firstLine="0"/>
              <w:rPr>
                <w:sz w:val="22"/>
                <w:szCs w:val="22"/>
              </w:rPr>
            </w:pPr>
            <w:r>
              <w:rPr>
                <w:sz w:val="22"/>
                <w:szCs w:val="22"/>
              </w:rPr>
              <w:t>CAAD_ID</w:t>
            </w:r>
          </w:p>
        </w:tc>
        <w:tc>
          <w:tcPr>
            <w:tcW w:w="2056" w:type="dxa"/>
          </w:tcPr>
          <w:p w14:paraId="35EF4AEF" w14:textId="2044FCD6" w:rsidR="000A6124" w:rsidRPr="00FC741B" w:rsidRDefault="000A6124" w:rsidP="000A6124">
            <w:pPr>
              <w:pStyle w:val="Teksts"/>
              <w:ind w:firstLine="0"/>
              <w:rPr>
                <w:sz w:val="22"/>
                <w:szCs w:val="22"/>
              </w:rPr>
            </w:pPr>
            <w:r>
              <w:rPr>
                <w:sz w:val="22"/>
                <w:szCs w:val="22"/>
              </w:rPr>
              <w:t>number(10,0)</w:t>
            </w:r>
          </w:p>
        </w:tc>
        <w:tc>
          <w:tcPr>
            <w:tcW w:w="2108" w:type="dxa"/>
          </w:tcPr>
          <w:p w14:paraId="381A7C1B" w14:textId="5AC6320A" w:rsidR="000A6124" w:rsidRPr="00FC741B" w:rsidRDefault="000A6124" w:rsidP="000A6124">
            <w:pPr>
              <w:pStyle w:val="Teksts"/>
              <w:ind w:firstLine="0"/>
              <w:jc w:val="center"/>
              <w:rPr>
                <w:sz w:val="22"/>
                <w:szCs w:val="22"/>
              </w:rPr>
            </w:pPr>
            <w:r>
              <w:rPr>
                <w:sz w:val="22"/>
                <w:szCs w:val="22"/>
              </w:rPr>
              <w:t>Jā</w:t>
            </w:r>
          </w:p>
        </w:tc>
        <w:tc>
          <w:tcPr>
            <w:tcW w:w="2185" w:type="dxa"/>
          </w:tcPr>
          <w:p w14:paraId="6B17FB03" w14:textId="1C5FF367" w:rsidR="000A6124" w:rsidRPr="00FC741B" w:rsidRDefault="000A6124" w:rsidP="000A6124">
            <w:pPr>
              <w:pStyle w:val="Teksts"/>
              <w:ind w:firstLine="0"/>
              <w:rPr>
                <w:sz w:val="22"/>
                <w:szCs w:val="22"/>
              </w:rPr>
            </w:pPr>
            <w:r>
              <w:rPr>
                <w:sz w:val="22"/>
                <w:szCs w:val="22"/>
              </w:rPr>
              <w:t>Primārā atslēga</w:t>
            </w:r>
          </w:p>
        </w:tc>
      </w:tr>
      <w:tr w:rsidR="000A6124" w:rsidRPr="00FC741B" w14:paraId="650E0010" w14:textId="77777777" w:rsidTr="00F0549C">
        <w:tc>
          <w:tcPr>
            <w:tcW w:w="2893" w:type="dxa"/>
          </w:tcPr>
          <w:p w14:paraId="7A448A9D" w14:textId="44DC449B" w:rsidR="000A6124" w:rsidRPr="00FC741B" w:rsidRDefault="000A6124" w:rsidP="000A6124">
            <w:pPr>
              <w:pStyle w:val="Teksts"/>
              <w:ind w:firstLine="0"/>
              <w:rPr>
                <w:sz w:val="22"/>
                <w:szCs w:val="22"/>
              </w:rPr>
            </w:pPr>
            <w:r>
              <w:rPr>
                <w:sz w:val="22"/>
                <w:szCs w:val="22"/>
              </w:rPr>
              <w:t>CAAD_DATA_TYPE_ID</w:t>
            </w:r>
          </w:p>
        </w:tc>
        <w:tc>
          <w:tcPr>
            <w:tcW w:w="2056" w:type="dxa"/>
          </w:tcPr>
          <w:p w14:paraId="3286AD0F" w14:textId="46671B77" w:rsidR="000A6124" w:rsidRPr="00FC741B" w:rsidRDefault="000A6124" w:rsidP="000A6124">
            <w:pPr>
              <w:pStyle w:val="Teksts"/>
              <w:ind w:firstLine="0"/>
              <w:rPr>
                <w:sz w:val="22"/>
                <w:szCs w:val="22"/>
              </w:rPr>
            </w:pPr>
            <w:r>
              <w:rPr>
                <w:sz w:val="22"/>
                <w:szCs w:val="22"/>
              </w:rPr>
              <w:t>varchar2(10 byte)</w:t>
            </w:r>
          </w:p>
        </w:tc>
        <w:tc>
          <w:tcPr>
            <w:tcW w:w="2108" w:type="dxa"/>
          </w:tcPr>
          <w:p w14:paraId="73A9F462" w14:textId="007A9310" w:rsidR="000A6124" w:rsidRPr="00FC741B" w:rsidRDefault="000A6124" w:rsidP="000A6124">
            <w:pPr>
              <w:pStyle w:val="Teksts"/>
              <w:ind w:firstLine="0"/>
              <w:jc w:val="center"/>
              <w:rPr>
                <w:sz w:val="22"/>
                <w:szCs w:val="22"/>
              </w:rPr>
            </w:pPr>
            <w:r>
              <w:rPr>
                <w:sz w:val="22"/>
                <w:szCs w:val="22"/>
              </w:rPr>
              <w:t>Jā</w:t>
            </w:r>
          </w:p>
        </w:tc>
        <w:tc>
          <w:tcPr>
            <w:tcW w:w="2185" w:type="dxa"/>
          </w:tcPr>
          <w:p w14:paraId="5A114EEF" w14:textId="28097D4D" w:rsidR="000A6124" w:rsidRPr="00FC741B" w:rsidRDefault="000A6124" w:rsidP="000A6124">
            <w:pPr>
              <w:pStyle w:val="Teksts"/>
              <w:ind w:firstLine="0"/>
              <w:rPr>
                <w:sz w:val="22"/>
                <w:szCs w:val="22"/>
              </w:rPr>
            </w:pPr>
            <w:r>
              <w:rPr>
                <w:sz w:val="22"/>
                <w:szCs w:val="22"/>
              </w:rPr>
              <w:t>Ārējā atslēga</w:t>
            </w:r>
          </w:p>
        </w:tc>
      </w:tr>
      <w:tr w:rsidR="000A6124" w:rsidRPr="00FC741B" w14:paraId="0E295324" w14:textId="77777777" w:rsidTr="00F0549C">
        <w:tc>
          <w:tcPr>
            <w:tcW w:w="2893" w:type="dxa"/>
          </w:tcPr>
          <w:p w14:paraId="65254C76" w14:textId="0D77C087" w:rsidR="000A6124" w:rsidRDefault="000A6124" w:rsidP="000A6124">
            <w:pPr>
              <w:pStyle w:val="Teksts"/>
              <w:ind w:firstLine="0"/>
              <w:rPr>
                <w:sz w:val="22"/>
                <w:szCs w:val="22"/>
              </w:rPr>
            </w:pPr>
            <w:r>
              <w:rPr>
                <w:sz w:val="22"/>
                <w:szCs w:val="22"/>
              </w:rPr>
              <w:t>CAAD_CHANGE_ID</w:t>
            </w:r>
          </w:p>
        </w:tc>
        <w:tc>
          <w:tcPr>
            <w:tcW w:w="2056" w:type="dxa"/>
          </w:tcPr>
          <w:p w14:paraId="62F34539" w14:textId="11A460A8" w:rsidR="000A6124" w:rsidRPr="00FC741B" w:rsidRDefault="000A6124" w:rsidP="000A6124">
            <w:pPr>
              <w:pStyle w:val="Teksts"/>
              <w:ind w:firstLine="0"/>
              <w:rPr>
                <w:sz w:val="22"/>
                <w:szCs w:val="22"/>
              </w:rPr>
            </w:pPr>
            <w:r>
              <w:rPr>
                <w:sz w:val="22"/>
                <w:szCs w:val="22"/>
              </w:rPr>
              <w:t>number(10,0)</w:t>
            </w:r>
          </w:p>
        </w:tc>
        <w:tc>
          <w:tcPr>
            <w:tcW w:w="2108" w:type="dxa"/>
          </w:tcPr>
          <w:p w14:paraId="29B38D4D" w14:textId="79686FBA" w:rsidR="000A6124" w:rsidRPr="00FC741B" w:rsidRDefault="000A6124" w:rsidP="000A6124">
            <w:pPr>
              <w:pStyle w:val="Teksts"/>
              <w:ind w:firstLine="0"/>
              <w:jc w:val="center"/>
              <w:rPr>
                <w:sz w:val="22"/>
                <w:szCs w:val="22"/>
              </w:rPr>
            </w:pPr>
            <w:r>
              <w:rPr>
                <w:sz w:val="22"/>
                <w:szCs w:val="22"/>
              </w:rPr>
              <w:t>Jā</w:t>
            </w:r>
          </w:p>
        </w:tc>
        <w:tc>
          <w:tcPr>
            <w:tcW w:w="2185" w:type="dxa"/>
          </w:tcPr>
          <w:p w14:paraId="68408488" w14:textId="0F18C65F" w:rsidR="000A6124" w:rsidRPr="00FC741B" w:rsidRDefault="000A6124" w:rsidP="000A6124">
            <w:pPr>
              <w:pStyle w:val="Teksts"/>
              <w:ind w:firstLine="0"/>
              <w:rPr>
                <w:sz w:val="22"/>
                <w:szCs w:val="22"/>
              </w:rPr>
            </w:pPr>
            <w:r>
              <w:rPr>
                <w:sz w:val="22"/>
                <w:szCs w:val="22"/>
              </w:rPr>
              <w:t>Ārējā atslēga</w:t>
            </w:r>
          </w:p>
        </w:tc>
      </w:tr>
      <w:tr w:rsidR="000A6124" w:rsidRPr="00FC741B" w14:paraId="20F39B41" w14:textId="77777777" w:rsidTr="00F0549C">
        <w:tc>
          <w:tcPr>
            <w:tcW w:w="2893" w:type="dxa"/>
          </w:tcPr>
          <w:p w14:paraId="6D4E87DB" w14:textId="7FC15F2F" w:rsidR="000A6124" w:rsidRDefault="000A6124" w:rsidP="000A6124">
            <w:pPr>
              <w:pStyle w:val="Teksts"/>
              <w:ind w:firstLine="0"/>
              <w:rPr>
                <w:sz w:val="22"/>
                <w:szCs w:val="22"/>
              </w:rPr>
            </w:pPr>
            <w:r>
              <w:rPr>
                <w:sz w:val="22"/>
                <w:szCs w:val="22"/>
              </w:rPr>
              <w:t>CAAD_DATA</w:t>
            </w:r>
          </w:p>
        </w:tc>
        <w:tc>
          <w:tcPr>
            <w:tcW w:w="2056" w:type="dxa"/>
          </w:tcPr>
          <w:p w14:paraId="78BEBE7D" w14:textId="02B6A54F" w:rsidR="000A6124" w:rsidRPr="00FC741B" w:rsidRDefault="000A6124" w:rsidP="000A6124">
            <w:pPr>
              <w:pStyle w:val="Teksts"/>
              <w:ind w:firstLine="0"/>
              <w:rPr>
                <w:sz w:val="22"/>
                <w:szCs w:val="22"/>
              </w:rPr>
            </w:pPr>
            <w:r>
              <w:rPr>
                <w:sz w:val="22"/>
                <w:szCs w:val="22"/>
              </w:rPr>
              <w:t>clob</w:t>
            </w:r>
          </w:p>
        </w:tc>
        <w:tc>
          <w:tcPr>
            <w:tcW w:w="2108" w:type="dxa"/>
          </w:tcPr>
          <w:p w14:paraId="489EAAD6" w14:textId="46048AC1" w:rsidR="000A6124" w:rsidRPr="00FC741B" w:rsidRDefault="000A6124" w:rsidP="000A6124">
            <w:pPr>
              <w:pStyle w:val="Teksts"/>
              <w:ind w:firstLine="0"/>
              <w:jc w:val="center"/>
              <w:rPr>
                <w:sz w:val="22"/>
                <w:szCs w:val="22"/>
              </w:rPr>
            </w:pPr>
            <w:r>
              <w:rPr>
                <w:sz w:val="22"/>
                <w:szCs w:val="22"/>
              </w:rPr>
              <w:t>Jā</w:t>
            </w:r>
          </w:p>
        </w:tc>
        <w:tc>
          <w:tcPr>
            <w:tcW w:w="2185" w:type="dxa"/>
          </w:tcPr>
          <w:p w14:paraId="0A0C9D1A" w14:textId="7578CA39" w:rsidR="000A6124" w:rsidRPr="00FC741B" w:rsidRDefault="000A6124" w:rsidP="000A6124">
            <w:pPr>
              <w:pStyle w:val="Teksts"/>
              <w:ind w:firstLine="0"/>
              <w:rPr>
                <w:sz w:val="22"/>
                <w:szCs w:val="22"/>
              </w:rPr>
            </w:pPr>
            <w:r>
              <w:rPr>
                <w:sz w:val="22"/>
                <w:szCs w:val="22"/>
              </w:rPr>
              <w:t>Nav</w:t>
            </w:r>
          </w:p>
        </w:tc>
      </w:tr>
    </w:tbl>
    <w:p w14:paraId="293CCD86" w14:textId="572F342B" w:rsidR="009C2848" w:rsidRDefault="009C2848" w:rsidP="009C2848">
      <w:pPr>
        <w:pStyle w:val="Teksts"/>
        <w:ind w:firstLine="0"/>
      </w:pPr>
    </w:p>
    <w:p w14:paraId="5E9A3267" w14:textId="5891409A" w:rsidR="003E5462" w:rsidRDefault="00A81A23" w:rsidP="00187F1A">
      <w:pPr>
        <w:pStyle w:val="Teksts"/>
      </w:pPr>
      <w:r>
        <w:t>Šie</w:t>
      </w:r>
      <w:r w:rsidR="006A7D68">
        <w:t>m</w:t>
      </w:r>
      <w:r>
        <w:t xml:space="preserve"> papildus dati</w:t>
      </w:r>
      <w:r w:rsidR="006A7D68">
        <w:t>em</w:t>
      </w:r>
      <w:r>
        <w:t xml:space="preserve"> tiek </w:t>
      </w:r>
      <w:r w:rsidR="006A7D68">
        <w:t>izmantota</w:t>
      </w:r>
      <w:r>
        <w:t xml:space="preserve"> tabul</w:t>
      </w:r>
      <w:r w:rsidR="006A7D68">
        <w:t>a</w:t>
      </w:r>
      <w:r>
        <w:t xml:space="preserve"> </w:t>
      </w:r>
      <w:r>
        <w:rPr>
          <w:i/>
          <w:iCs/>
        </w:rPr>
        <w:t>ChangeAdaptationAdditionalData</w:t>
      </w:r>
      <w:r w:rsidR="009C2848">
        <w:rPr>
          <w:i/>
          <w:iCs/>
        </w:rPr>
        <w:t xml:space="preserve"> </w:t>
      </w:r>
      <w:r w:rsidR="009C2848">
        <w:t xml:space="preserve">(tabulas aprakstu skat. tabulā </w:t>
      </w:r>
      <w:r w:rsidR="009C2848" w:rsidRPr="009C2848">
        <w:fldChar w:fldCharType="begin"/>
      </w:r>
      <w:r w:rsidR="009C2848" w:rsidRPr="009C2848">
        <w:instrText xml:space="preserve"> REF _Ref38447455 \h  \* MERGEFORMAT </w:instrText>
      </w:r>
      <w:r w:rsidR="009C2848" w:rsidRPr="009C2848">
        <w:fldChar w:fldCharType="separate"/>
      </w:r>
      <w:r w:rsidR="00D805F4" w:rsidRPr="00D805F4">
        <w:rPr>
          <w:szCs w:val="32"/>
        </w:rPr>
        <w:t>3.</w:t>
      </w:r>
      <w:r w:rsidR="009C2848" w:rsidRPr="009C2848">
        <w:fldChar w:fldCharType="end"/>
      </w:r>
      <w:r w:rsidR="00D805F4">
        <w:t>7</w:t>
      </w:r>
      <w:r w:rsidR="009C2848" w:rsidRPr="009C2848">
        <w:t>.</w:t>
      </w:r>
      <w:r w:rsidR="009C2848">
        <w:t>)</w:t>
      </w:r>
      <w:r>
        <w:t xml:space="preserve">, </w:t>
      </w:r>
      <w:r w:rsidR="006A7D68">
        <w:t xml:space="preserve">kas glabā ārējo atslēgu uz tabulu </w:t>
      </w:r>
      <w:r w:rsidR="006A7D68">
        <w:rPr>
          <w:i/>
          <w:iCs/>
        </w:rPr>
        <w:t>Change</w:t>
      </w:r>
      <w:r w:rsidR="006A7D68">
        <w:t xml:space="preserve">, datu tipu (informācija par to, kādam nolūkam izmantojami </w:t>
      </w:r>
      <w:r w:rsidR="00CF3303">
        <w:t>papildus</w:t>
      </w:r>
      <w:r w:rsidR="006A7D68">
        <w:t xml:space="preserve"> dati), kā arī pāši glabājamie dati.</w:t>
      </w:r>
      <w:r w:rsidR="000A6124">
        <w:t xml:space="preserve"> Glabājamo datu formāts atkarīgs no datu veida. Piemēram</w:t>
      </w:r>
      <w:r w:rsidR="00AD5B4B">
        <w:t>oper</w:t>
      </w:r>
      <w:r w:rsidR="000A6124">
        <w:t>, glabājot tikai identifikatoru, tas būs vienkāršs skaitlis, taču iespējamas situācijas, kad dati būs kādā citā formātā (JSON, XML</w:t>
      </w:r>
      <w:r w:rsidR="004A64A1">
        <w:t>, CSV</w:t>
      </w:r>
      <w:r w:rsidR="000A6124">
        <w:t xml:space="preserve"> u.c.), tāpēc izmantots universāls datu tips CLOB, kam ir liela ietilpība.</w:t>
      </w:r>
    </w:p>
    <w:p w14:paraId="1CACC5D9" w14:textId="0A53104B" w:rsidR="00ED448C" w:rsidRDefault="00ED448C" w:rsidP="00187F1A">
      <w:pPr>
        <w:pStyle w:val="Teksts"/>
      </w:pPr>
    </w:p>
    <w:p w14:paraId="2FA4BF13" w14:textId="36E1A2C1" w:rsidR="009D23D2" w:rsidRDefault="009D23D2" w:rsidP="00187F1A">
      <w:pPr>
        <w:pStyle w:val="Teksts"/>
      </w:pPr>
    </w:p>
    <w:p w14:paraId="24143746" w14:textId="77777777" w:rsidR="009D23D2" w:rsidRDefault="009D23D2" w:rsidP="009D23D2">
      <w:pPr>
        <w:pStyle w:val="apaknodaasvirsraksts"/>
        <w:numPr>
          <w:ilvl w:val="1"/>
          <w:numId w:val="1"/>
        </w:numPr>
        <w:ind w:left="1276" w:hanging="709"/>
      </w:pPr>
      <w:bookmarkStart w:id="75" w:name="_Toc40698942"/>
      <w:r>
        <w:lastRenderedPageBreak/>
        <w:t>Evolūcijas apstrādes funkcionalitāte</w:t>
      </w:r>
      <w:bookmarkEnd w:id="75"/>
    </w:p>
    <w:p w14:paraId="36995138" w14:textId="76F94ECA" w:rsidR="009D23D2" w:rsidRDefault="009D23D2" w:rsidP="009D23D2">
      <w:pPr>
        <w:pStyle w:val="Teksts"/>
      </w:pPr>
      <w:r>
        <w:t xml:space="preserve">Kad izmaiņu apstrādes scenāriji saglabāti tabulās </w:t>
      </w:r>
      <w:r>
        <w:rPr>
          <w:i/>
          <w:iCs/>
        </w:rPr>
        <w:t>ChangeAdaptationOperation, ChangeAdaptationScenario, ChangeAdaptationCondition</w:t>
      </w:r>
      <w:r>
        <w:t xml:space="preserve"> un </w:t>
      </w:r>
      <w:r>
        <w:rPr>
          <w:i/>
          <w:iCs/>
        </w:rPr>
        <w:t>CA_ConditionMapping</w:t>
      </w:r>
      <w:r>
        <w:t>, iespējams sākt izmaiņu apstrādi. Lai izmaiņu veiksmīgi adaptētu sistēm</w:t>
      </w:r>
      <w:r w:rsidR="00AD5B4B">
        <w:t>as metadatos</w:t>
      </w:r>
      <w:r>
        <w:t xml:space="preserve">, izstrādāta funkcionalitāte, kas, savācot tabulā </w:t>
      </w:r>
      <w:r>
        <w:rPr>
          <w:i/>
          <w:iCs/>
        </w:rPr>
        <w:t xml:space="preserve">Change </w:t>
      </w:r>
      <w:r>
        <w:t>saglabātos izmaiņas metadatus un izmantojot noteiktos apstrādes scenārijus, aizpilda pārējās evolūcijas apstrādei paredzētās tabulas un pēc iespējas mēģina pielietot automātiskos nosacījumus un darbības.</w:t>
      </w:r>
    </w:p>
    <w:p w14:paraId="32CDB48D" w14:textId="77777777" w:rsidR="009D23D2" w:rsidRDefault="009D23D2" w:rsidP="009D23D2">
      <w:pPr>
        <w:pStyle w:val="Teksts"/>
      </w:pPr>
      <w:r>
        <w:t>Tiek izdalīti divi evolūcijas apstrādes posmi:</w:t>
      </w:r>
    </w:p>
    <w:p w14:paraId="18944B95" w14:textId="77777777" w:rsidR="009D23D2" w:rsidRDefault="009D23D2" w:rsidP="009D23D2">
      <w:pPr>
        <w:pStyle w:val="Teksts"/>
        <w:numPr>
          <w:ilvl w:val="0"/>
          <w:numId w:val="6"/>
        </w:numPr>
      </w:pPr>
      <w:r>
        <w:t xml:space="preserve">pimreizējā izmaiņas apstrāde – nosaka izmaiņas adaptācijas scenāriju un izveido sākotnējos ierakstus tabulās </w:t>
      </w:r>
      <w:r>
        <w:rPr>
          <w:i/>
          <w:iCs/>
        </w:rPr>
        <w:t>ChangeAdaptationProcess</w:t>
      </w:r>
      <w:r>
        <w:t xml:space="preserve"> un </w:t>
      </w:r>
      <w:r>
        <w:rPr>
          <w:i/>
          <w:iCs/>
        </w:rPr>
        <w:t>CA_ManualConditionFulfillment</w:t>
      </w:r>
      <w:r>
        <w:t>;</w:t>
      </w:r>
    </w:p>
    <w:p w14:paraId="0C245C1D" w14:textId="77777777" w:rsidR="009D23D2" w:rsidRDefault="009D23D2" w:rsidP="009D23D2">
      <w:pPr>
        <w:pStyle w:val="Teksts"/>
        <w:numPr>
          <w:ilvl w:val="0"/>
          <w:numId w:val="6"/>
        </w:numPr>
      </w:pPr>
      <w:r>
        <w:t xml:space="preserve">scenārija izpilde – pēc iespējas tiek izpildīti automātiskie nosacījumi un operācijas, kā arī tabulā </w:t>
      </w:r>
      <w:r>
        <w:rPr>
          <w:i/>
          <w:iCs/>
        </w:rPr>
        <w:t xml:space="preserve">ManualConditionFulfillment </w:t>
      </w:r>
      <w:r>
        <w:t xml:space="preserve">saglabātas izstrādātāja manuālās izvēles un tabulā </w:t>
      </w:r>
      <w:r>
        <w:rPr>
          <w:i/>
          <w:iCs/>
        </w:rPr>
        <w:t>ChangeAdaptationAdditionalData</w:t>
      </w:r>
      <w:r>
        <w:t xml:space="preserve"> saglabāti papildus dati, ja tādi nepieciešami.</w:t>
      </w:r>
    </w:p>
    <w:p w14:paraId="69EE74DD" w14:textId="5B36FF2C" w:rsidR="009D23D2" w:rsidRDefault="009D23D2" w:rsidP="009D23D2">
      <w:pPr>
        <w:pStyle w:val="Teksts"/>
      </w:pPr>
      <w:r>
        <w:t xml:space="preserve">Katrs no minētajiem evolūcijas apstrādes posmiem detalizēti aprakstīts nodaļās </w:t>
      </w:r>
      <w:r>
        <w:fldChar w:fldCharType="begin"/>
      </w:r>
      <w:r>
        <w:instrText xml:space="preserve"> REF _Ref38619276 \r \h </w:instrText>
      </w:r>
      <w:r>
        <w:fldChar w:fldCharType="separate"/>
      </w:r>
      <w:r w:rsidR="00AD5B4B">
        <w:t>3.2.1</w:t>
      </w:r>
      <w:r>
        <w:fldChar w:fldCharType="end"/>
      </w:r>
      <w:r>
        <w:t xml:space="preserve">., </w:t>
      </w:r>
      <w:r>
        <w:fldChar w:fldCharType="begin"/>
      </w:r>
      <w:r>
        <w:instrText xml:space="preserve"> REF _Ref38612115 \r \h </w:instrText>
      </w:r>
      <w:r>
        <w:fldChar w:fldCharType="separate"/>
      </w:r>
      <w:r w:rsidR="00AD5B4B">
        <w:t>3.2.2</w:t>
      </w:r>
      <w:r>
        <w:fldChar w:fldCharType="end"/>
      </w:r>
      <w:r>
        <w:t xml:space="preserve">. un </w:t>
      </w:r>
      <w:r>
        <w:fldChar w:fldCharType="begin"/>
      </w:r>
      <w:r>
        <w:instrText xml:space="preserve"> REF _Ref38619279 \r \h </w:instrText>
      </w:r>
      <w:r>
        <w:fldChar w:fldCharType="separate"/>
      </w:r>
      <w:r w:rsidR="00AD5B4B">
        <w:t>3.2.3</w:t>
      </w:r>
      <w:r>
        <w:fldChar w:fldCharType="end"/>
      </w:r>
      <w:r>
        <w:t>.</w:t>
      </w:r>
    </w:p>
    <w:p w14:paraId="7C062231" w14:textId="2D2F71A2" w:rsidR="009D23D2" w:rsidRDefault="009D23D2" w:rsidP="00276DA8">
      <w:pPr>
        <w:pStyle w:val="apak-apaknodvirsr"/>
        <w:numPr>
          <w:ilvl w:val="2"/>
          <w:numId w:val="1"/>
        </w:numPr>
        <w:ind w:left="1701"/>
      </w:pPr>
      <w:bookmarkStart w:id="76" w:name="_Ref38619276"/>
      <w:bookmarkStart w:id="77" w:name="_Toc40698943"/>
      <w:r>
        <w:t>Pirmreizējā izmaiņas apstrāde</w:t>
      </w:r>
      <w:bookmarkEnd w:id="76"/>
      <w:bookmarkEnd w:id="77"/>
    </w:p>
    <w:p w14:paraId="125A9ED3" w14:textId="77777777" w:rsidR="009D23D2" w:rsidRPr="00780B1F" w:rsidRDefault="009D23D2" w:rsidP="009D23D2">
      <w:pPr>
        <w:pStyle w:val="Teksts"/>
      </w:pPr>
      <w:r>
        <w:t xml:space="preserve">Pirmreizējā izmaiņas apstrādē tiek noteikts izmaiņas tips un atrasts izmaiņas tipam atbilstošais adaptācijas scenārijs. Katrai no scenārijā izpildāmajām darbībām tiek izveidots ieraksts tabulā </w:t>
      </w:r>
      <w:r>
        <w:rPr>
          <w:i/>
          <w:iCs/>
        </w:rPr>
        <w:t>ChangeAdaptationProcess</w:t>
      </w:r>
      <w:r>
        <w:t xml:space="preserve"> ar statusu “Nav adaptēts”. Tiek saglabāts arī laiks, kad procesa solis izveidots, kā arī procesa soļa autors (šajā gadījumā tabulā </w:t>
      </w:r>
      <w:r>
        <w:rPr>
          <w:i/>
          <w:iCs/>
        </w:rPr>
        <w:t>Author</w:t>
      </w:r>
      <w:r>
        <w:t xml:space="preserve"> jābūt definētam lietotājam “Sistēma”).</w:t>
      </w:r>
    </w:p>
    <w:p w14:paraId="398BC338" w14:textId="77777777" w:rsidR="009D23D2" w:rsidRDefault="009D23D2" w:rsidP="009D23D2">
      <w:pPr>
        <w:pStyle w:val="Teksts"/>
        <w:jc w:val="center"/>
      </w:pPr>
      <w:r>
        <w:rPr>
          <w:noProof/>
        </w:rPr>
        <w:lastRenderedPageBreak/>
        <w:drawing>
          <wp:inline distT="0" distB="0" distL="0" distR="0" wp14:anchorId="446FA199" wp14:editId="09974014">
            <wp:extent cx="2690038" cy="5995979"/>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change_adaptation_processes.png"/>
                    <pic:cNvPicPr/>
                  </pic:nvPicPr>
                  <pic:blipFill>
                    <a:blip r:embed="rId21">
                      <a:extLst>
                        <a:ext uri="{28A0092B-C50C-407E-A947-70E740481C1C}">
                          <a14:useLocalDpi xmlns:a14="http://schemas.microsoft.com/office/drawing/2010/main" val="0"/>
                        </a:ext>
                      </a:extLst>
                    </a:blip>
                    <a:stretch>
                      <a:fillRect/>
                    </a:stretch>
                  </pic:blipFill>
                  <pic:spPr>
                    <a:xfrm>
                      <a:off x="0" y="0"/>
                      <a:ext cx="2719378" cy="6061376"/>
                    </a:xfrm>
                    <a:prstGeom prst="rect">
                      <a:avLst/>
                    </a:prstGeom>
                  </pic:spPr>
                </pic:pic>
              </a:graphicData>
            </a:graphic>
          </wp:inline>
        </w:drawing>
      </w:r>
    </w:p>
    <w:p w14:paraId="41CD0885" w14:textId="550F9EEE" w:rsidR="009D23D2" w:rsidRDefault="009D7378" w:rsidP="009D23D2">
      <w:pPr>
        <w:pStyle w:val="attlavirsraksts"/>
      </w:pPr>
      <w:r>
        <w:rPr>
          <w:b w:val="0"/>
          <w:bCs/>
          <w:i/>
          <w:iCs/>
        </w:rPr>
        <w:t>3.2</w:t>
      </w:r>
      <w:r w:rsidR="009D23D2" w:rsidRPr="002E5BCD">
        <w:rPr>
          <w:b w:val="0"/>
          <w:bCs/>
          <w:i/>
          <w:iCs/>
        </w:rPr>
        <w:t>.</w:t>
      </w:r>
      <w:r>
        <w:rPr>
          <w:b w:val="0"/>
          <w:bCs/>
          <w:i/>
          <w:iCs/>
        </w:rPr>
        <w:t xml:space="preserve"> </w:t>
      </w:r>
      <w:r w:rsidR="009D23D2" w:rsidRPr="002E5BCD">
        <w:rPr>
          <w:b w:val="0"/>
          <w:bCs/>
          <w:i/>
          <w:iCs/>
        </w:rPr>
        <w:t>att.</w:t>
      </w:r>
      <w:r w:rsidR="009D23D2">
        <w:t xml:space="preserve"> Pirmreizējās izmaiņas apstrādes aktivitāšu diagramma</w:t>
      </w:r>
    </w:p>
    <w:p w14:paraId="71CCB399" w14:textId="77777777" w:rsidR="009D23D2" w:rsidRDefault="009D23D2" w:rsidP="009D23D2">
      <w:pPr>
        <w:pStyle w:val="Teksts"/>
      </w:pPr>
    </w:p>
    <w:p w14:paraId="5512FA41" w14:textId="3F19207B" w:rsidR="009D23D2" w:rsidRDefault="009D23D2" w:rsidP="009D23D2">
      <w:pPr>
        <w:pStyle w:val="Teksts"/>
      </w:pPr>
      <w:r>
        <w:t xml:space="preserve">Veicot pirmreizējo izmaiņas apstrādi (skat. att. </w:t>
      </w:r>
      <w:r w:rsidRPr="002E5BCD">
        <w:fldChar w:fldCharType="begin"/>
      </w:r>
      <w:r w:rsidRPr="002E5BCD">
        <w:instrText xml:space="preserve"> REF _Ref38534090 \h  \* MERGEFORMAT </w:instrText>
      </w:r>
      <w:r w:rsidRPr="002E5BCD">
        <w:fldChar w:fldCharType="separate"/>
      </w:r>
      <w:r w:rsidR="009D7378">
        <w:t>3.2</w:t>
      </w:r>
      <w:r w:rsidRPr="002E5BCD">
        <w:t>.</w:t>
      </w:r>
      <w:r w:rsidRPr="002E5BCD">
        <w:fldChar w:fldCharType="end"/>
      </w:r>
      <w:r>
        <w:t xml:space="preserve">), tiek apstrādātas tikai izmaiņas ar statusu “Jauns”. Nosakot izmaiņas tipu (izmaiņu tipus skatīt nodaļā </w:t>
      </w:r>
      <w:r>
        <w:fldChar w:fldCharType="begin"/>
      </w:r>
      <w:r>
        <w:instrText xml:space="preserve"> REF _Ref38537496 \r \h </w:instrText>
      </w:r>
      <w:r>
        <w:fldChar w:fldCharType="separate"/>
      </w:r>
      <w:r w:rsidR="0020400E">
        <w:t>3.3</w:t>
      </w:r>
      <w:r>
        <w:fldChar w:fldCharType="end"/>
      </w:r>
      <w:r>
        <w:t>.), pareizajā secībā tiek atlasīti visi izmaiņas tipam atbilstošie scenārija soļi, pēc kā izveidoti konkrētajai izmaiņai atbilstošie procesa soļi. Pēc tam tiek atlasīti konkrētajajam procesa solim atbilstošie scenārija soļu manuālie nosacījumi un saglabāti ar statusu “Nav izpildīts”. Līdz ar konkrētās izmaiņas procesu izveidošanu, izmaiņas statuss tiek nomainīts uz “Procesā”, līdz ar to šīs izmaiņas adaptāciju var uzskatīt par sākušos.</w:t>
      </w:r>
    </w:p>
    <w:p w14:paraId="54176B40" w14:textId="77777777" w:rsidR="009D23D2" w:rsidRDefault="009D23D2" w:rsidP="009D23D2">
      <w:pPr>
        <w:pStyle w:val="Teksts"/>
        <w:ind w:firstLine="0"/>
      </w:pPr>
      <w:r>
        <w:rPr>
          <w:noProof/>
        </w:rPr>
        <w:lastRenderedPageBreak/>
        <w:drawing>
          <wp:inline distT="0" distB="0" distL="0" distR="0" wp14:anchorId="0A81FC69" wp14:editId="37BD0403">
            <wp:extent cx="5731510" cy="5044440"/>
            <wp:effectExtent l="19050" t="19050" r="21590" b="2286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_change_adaptation_process.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5044440"/>
                    </a:xfrm>
                    <a:prstGeom prst="rect">
                      <a:avLst/>
                    </a:prstGeom>
                    <a:ln w="9525">
                      <a:solidFill>
                        <a:schemeClr val="bg1">
                          <a:lumMod val="75000"/>
                        </a:schemeClr>
                      </a:solidFill>
                    </a:ln>
                  </pic:spPr>
                </pic:pic>
              </a:graphicData>
            </a:graphic>
          </wp:inline>
        </w:drawing>
      </w:r>
    </w:p>
    <w:p w14:paraId="217A55B6" w14:textId="620EDE86" w:rsidR="009D23D2" w:rsidRDefault="009D7378" w:rsidP="009D23D2">
      <w:pPr>
        <w:pStyle w:val="attlavirsraksts"/>
      </w:pPr>
      <w:bookmarkStart w:id="78" w:name="_Ref38534090"/>
      <w:r>
        <w:rPr>
          <w:b w:val="0"/>
          <w:bCs/>
          <w:i/>
          <w:iCs/>
        </w:rPr>
        <w:t>3.3</w:t>
      </w:r>
      <w:r w:rsidR="009D23D2" w:rsidRPr="00BA76A1">
        <w:rPr>
          <w:b w:val="0"/>
          <w:bCs/>
          <w:i/>
          <w:iCs/>
        </w:rPr>
        <w:t>. att.</w:t>
      </w:r>
      <w:bookmarkEnd w:id="78"/>
      <w:r w:rsidR="009D23D2">
        <w:t xml:space="preserve"> Pirmreizējās izmaiņas apstrādes programmkoda fragments</w:t>
      </w:r>
    </w:p>
    <w:p w14:paraId="6D36EA53" w14:textId="24DE80FA" w:rsidR="009D23D2" w:rsidRPr="00234B32" w:rsidRDefault="009D23D2" w:rsidP="009D23D2">
      <w:pPr>
        <w:pStyle w:val="Teksts"/>
        <w:spacing w:before="240"/>
      </w:pPr>
      <w:r>
        <w:t xml:space="preserve">Attēlā </w:t>
      </w:r>
      <w:r w:rsidR="009D7378">
        <w:t>3.3.</w:t>
      </w:r>
      <w:r>
        <w:t xml:space="preserve"> redzams programmkoda fragments algoritmam, kas veic pirmreizējo izmaiņu apstrādi.</w:t>
      </w:r>
      <w:r w:rsidRPr="00BA76A1">
        <w:t xml:space="preserve"> </w:t>
      </w:r>
      <w:r>
        <w:t xml:space="preserve">Funkcija </w:t>
      </w:r>
      <w:r>
        <w:rPr>
          <w:i/>
          <w:iCs/>
        </w:rPr>
        <w:t>Define_change_type</w:t>
      </w:r>
      <w:r>
        <w:t xml:space="preserve">, balstoties uz ierakstu tabulā </w:t>
      </w:r>
      <w:r>
        <w:rPr>
          <w:i/>
          <w:iCs/>
        </w:rPr>
        <w:t>Change,</w:t>
      </w:r>
      <w:r>
        <w:t xml:space="preserve"> nosaka izmaiņas tipu (to iespējams noteikt, pārbaudot, kuri no tabulas </w:t>
      </w:r>
      <w:r>
        <w:rPr>
          <w:i/>
          <w:iCs/>
        </w:rPr>
        <w:t>Change</w:t>
      </w:r>
      <w:r>
        <w:t xml:space="preserve"> laukiem ir aizpildīti). Katram no procesa soļiem tiek izsaukta funkcija </w:t>
      </w:r>
      <w:r>
        <w:rPr>
          <w:i/>
          <w:iCs/>
        </w:rPr>
        <w:t>Insert_change_adaptation_process</w:t>
      </w:r>
      <w:r>
        <w:t xml:space="preserve">, kura ievieto atbilstošo ierakstu tabulā </w:t>
      </w:r>
      <w:r>
        <w:rPr>
          <w:i/>
          <w:iCs/>
        </w:rPr>
        <w:t>ChangeAdaptationProcess</w:t>
      </w:r>
      <w:r>
        <w:t xml:space="preserve">. Funkcijā </w:t>
      </w:r>
      <w:r>
        <w:rPr>
          <w:i/>
          <w:iCs/>
        </w:rPr>
        <w:t>Insert_manual_condition_fulfillment</w:t>
      </w:r>
      <w:r>
        <w:t xml:space="preserve"> tiek atlasīti scenārija solim atbilstošie manuālās izpildes nosacījumi un saglabāti tabulā </w:t>
      </w:r>
      <w:r>
        <w:rPr>
          <w:i/>
          <w:iCs/>
        </w:rPr>
        <w:t>CA_ManualConditionFulfillment</w:t>
      </w:r>
      <w:r>
        <w:t xml:space="preserve">. Funkcija </w:t>
      </w:r>
      <w:r>
        <w:rPr>
          <w:i/>
          <w:iCs/>
        </w:rPr>
        <w:t xml:space="preserve">Update_change_in_progress </w:t>
      </w:r>
      <w:r>
        <w:t>uzstāda izmaiņas statusu “Procesā”</w:t>
      </w:r>
      <w:r>
        <w:rPr>
          <w:i/>
          <w:iCs/>
        </w:rPr>
        <w:softHyphen/>
      </w:r>
      <w:r>
        <w:t>.</w:t>
      </w:r>
    </w:p>
    <w:p w14:paraId="6EC86FBB" w14:textId="77777777" w:rsidR="009D23D2" w:rsidRDefault="009D23D2" w:rsidP="009D23D2">
      <w:pPr>
        <w:pStyle w:val="Teksts"/>
      </w:pPr>
    </w:p>
    <w:p w14:paraId="1A734342" w14:textId="77777777" w:rsidR="009D23D2" w:rsidRDefault="009D23D2" w:rsidP="009D23D2">
      <w:pPr>
        <w:pStyle w:val="Teksts"/>
      </w:pPr>
    </w:p>
    <w:p w14:paraId="52E80B39" w14:textId="77777777" w:rsidR="009D23D2" w:rsidRDefault="009D23D2" w:rsidP="009D23D2">
      <w:pPr>
        <w:pStyle w:val="Teksts"/>
      </w:pPr>
    </w:p>
    <w:p w14:paraId="2B037827" w14:textId="77777777" w:rsidR="009D23D2" w:rsidRDefault="009D23D2" w:rsidP="009D23D2">
      <w:pPr>
        <w:pStyle w:val="Teksts"/>
      </w:pPr>
    </w:p>
    <w:p w14:paraId="3F253FF8" w14:textId="77777777" w:rsidR="009D23D2" w:rsidRDefault="009D23D2" w:rsidP="009D23D2">
      <w:pPr>
        <w:pStyle w:val="Teksts"/>
      </w:pPr>
    </w:p>
    <w:p w14:paraId="1313D1BB" w14:textId="7023F8E6" w:rsidR="009D23D2" w:rsidRDefault="009D23D2" w:rsidP="00276DA8">
      <w:pPr>
        <w:pStyle w:val="apak-apaknodvirsr"/>
        <w:numPr>
          <w:ilvl w:val="2"/>
          <w:numId w:val="1"/>
        </w:numPr>
        <w:ind w:left="1843" w:hanging="709"/>
      </w:pPr>
      <w:bookmarkStart w:id="79" w:name="_Ref38612115"/>
      <w:bookmarkStart w:id="80" w:name="_Toc40698944"/>
      <w:r>
        <w:lastRenderedPageBreak/>
        <w:t>Scenārija iegūšana</w:t>
      </w:r>
      <w:bookmarkEnd w:id="79"/>
      <w:bookmarkEnd w:id="80"/>
    </w:p>
    <w:p w14:paraId="7A61B518" w14:textId="77777777" w:rsidR="009D23D2" w:rsidRDefault="009D23D2" w:rsidP="009D23D2">
      <w:pPr>
        <w:pStyle w:val="Teksts"/>
      </w:pPr>
      <w:r>
        <w:t>Lai iegūtu konkrētajai izmaiņai atbilstošu scenāriju, jāņem vērā gan izpildāmās darbības, gan nosacījumi, kas attiecas uz katru no tām.</w:t>
      </w:r>
    </w:p>
    <w:p w14:paraId="116D4279" w14:textId="77777777" w:rsidR="009D23D2" w:rsidRDefault="009D23D2" w:rsidP="009D23D2">
      <w:pPr>
        <w:pStyle w:val="Teksts"/>
      </w:pPr>
    </w:p>
    <w:p w14:paraId="279BCD09" w14:textId="77777777" w:rsidR="009D23D2" w:rsidRDefault="009D23D2" w:rsidP="009D23D2">
      <w:pPr>
        <w:pStyle w:val="Teksts"/>
        <w:ind w:firstLine="0"/>
      </w:pPr>
      <w:r>
        <w:rPr>
          <w:noProof/>
        </w:rPr>
        <w:drawing>
          <wp:inline distT="0" distB="0" distL="0" distR="0" wp14:anchorId="694FC5F2" wp14:editId="3469D378">
            <wp:extent cx="5731510" cy="5283200"/>
            <wp:effectExtent l="19050" t="19050" r="21590" b="1270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scenario.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5283200"/>
                    </a:xfrm>
                    <a:prstGeom prst="rect">
                      <a:avLst/>
                    </a:prstGeom>
                    <a:ln>
                      <a:solidFill>
                        <a:schemeClr val="bg1">
                          <a:lumMod val="75000"/>
                        </a:schemeClr>
                      </a:solidFill>
                    </a:ln>
                  </pic:spPr>
                </pic:pic>
              </a:graphicData>
            </a:graphic>
          </wp:inline>
        </w:drawing>
      </w:r>
    </w:p>
    <w:p w14:paraId="1F15AB23" w14:textId="6D6992FC" w:rsidR="009D23D2" w:rsidRDefault="009D7378" w:rsidP="009D23D2">
      <w:pPr>
        <w:pStyle w:val="attlavirsraksts"/>
      </w:pPr>
      <w:r>
        <w:rPr>
          <w:b w:val="0"/>
          <w:bCs/>
          <w:i/>
          <w:iCs/>
        </w:rPr>
        <w:t>3.4</w:t>
      </w:r>
      <w:r w:rsidR="009D23D2" w:rsidRPr="00CF6492">
        <w:rPr>
          <w:b w:val="0"/>
          <w:bCs/>
          <w:i/>
          <w:iCs/>
        </w:rPr>
        <w:t>.</w:t>
      </w:r>
      <w:r>
        <w:rPr>
          <w:b w:val="0"/>
          <w:bCs/>
          <w:i/>
          <w:iCs/>
        </w:rPr>
        <w:t xml:space="preserve"> </w:t>
      </w:r>
      <w:bookmarkStart w:id="81" w:name="_Ref38611078"/>
      <w:r w:rsidR="009D23D2" w:rsidRPr="00CF6492">
        <w:rPr>
          <w:b w:val="0"/>
          <w:bCs/>
          <w:i/>
          <w:iCs/>
        </w:rPr>
        <w:t>att.</w:t>
      </w:r>
      <w:r w:rsidR="009D23D2">
        <w:t xml:space="preserve"> Izmaiņai atbilstoša adaptācijas scenārija datu atlases vaicājums</w:t>
      </w:r>
      <w:bookmarkEnd w:id="81"/>
    </w:p>
    <w:p w14:paraId="1D532187" w14:textId="77777777" w:rsidR="009D23D2" w:rsidRDefault="009D23D2" w:rsidP="009D23D2">
      <w:pPr>
        <w:pStyle w:val="Teksts"/>
      </w:pPr>
    </w:p>
    <w:p w14:paraId="1939FA48" w14:textId="12087391" w:rsidR="009D23D2" w:rsidRDefault="009D23D2" w:rsidP="009D23D2">
      <w:pPr>
        <w:pStyle w:val="Teksts"/>
      </w:pPr>
      <w:r>
        <w:t xml:space="preserve">Attēlā </w:t>
      </w:r>
      <w:r w:rsidRPr="00CF6492">
        <w:fldChar w:fldCharType="begin"/>
      </w:r>
      <w:r w:rsidRPr="00CF6492">
        <w:instrText xml:space="preserve"> REF _Ref38611078 \h  \* MERGEFORMAT </w:instrText>
      </w:r>
      <w:r w:rsidRPr="00CF6492">
        <w:fldChar w:fldCharType="separate"/>
      </w:r>
      <w:r w:rsidR="009D7378">
        <w:t>3.4</w:t>
      </w:r>
      <w:r w:rsidRPr="00CF6492">
        <w:t>.</w:t>
      </w:r>
      <w:r w:rsidRPr="00CF6492">
        <w:fldChar w:fldCharType="end"/>
      </w:r>
      <w:r>
        <w:t xml:space="preserve"> redzams </w:t>
      </w:r>
      <w:r w:rsidR="00142B63">
        <w:t xml:space="preserve">SQL </w:t>
      </w:r>
      <w:r>
        <w:t xml:space="preserve">datu atlases vaicājums, kas paredzēts secīga konkrētās izmaiņas scenārija atlasei. Ieejas parametrs ir izmaiņas identifikators (attēlā </w:t>
      </w:r>
      <w:r w:rsidRPr="00CF6492">
        <w:fldChar w:fldCharType="begin"/>
      </w:r>
      <w:r w:rsidRPr="00CF6492">
        <w:instrText xml:space="preserve"> REF _Ref38611078 \h  \* MERGEFORMAT </w:instrText>
      </w:r>
      <w:r w:rsidRPr="00CF6492">
        <w:fldChar w:fldCharType="separate"/>
      </w:r>
      <w:r w:rsidR="009D7378">
        <w:t>3.5</w:t>
      </w:r>
      <w:r w:rsidRPr="00CF6492">
        <w:t>.</w:t>
      </w:r>
      <w:r w:rsidRPr="00CF6492">
        <w:fldChar w:fldCharType="end"/>
      </w:r>
      <w:r>
        <w:t xml:space="preserve"> – </w:t>
      </w:r>
      <w:r>
        <w:rPr>
          <w:i/>
          <w:iCs/>
        </w:rPr>
        <w:t>in_change_id</w:t>
      </w:r>
      <w:r>
        <w:t xml:space="preserve">) Vaicājumā izmantota </w:t>
      </w:r>
      <w:r>
        <w:rPr>
          <w:i/>
          <w:iCs/>
        </w:rPr>
        <w:t xml:space="preserve">Oracle </w:t>
      </w:r>
      <w:r>
        <w:t xml:space="preserve">iebūvētā funkcija </w:t>
      </w:r>
      <w:r>
        <w:rPr>
          <w:i/>
          <w:iCs/>
        </w:rPr>
        <w:t>Listagg</w:t>
      </w:r>
      <w:r>
        <w:t>, kas ļauj vairāku atsevišķu ierakstu datus sarindot vienā kolonnā, atdalot tos ar izvēlēto atdalītāju. Šādā veidā tiek nodrošināta vieglāk lasāma informācija par katrai operācijai atbilstošajiem nosacījumiem.</w:t>
      </w:r>
    </w:p>
    <w:p w14:paraId="60436582" w14:textId="77777777" w:rsidR="009D23D2" w:rsidRPr="006E1A52" w:rsidRDefault="009D23D2" w:rsidP="009D23D2">
      <w:pPr>
        <w:pStyle w:val="Teksts"/>
      </w:pPr>
    </w:p>
    <w:p w14:paraId="149A25C3" w14:textId="77777777" w:rsidR="009D23D2" w:rsidRDefault="009D23D2" w:rsidP="009D23D2">
      <w:pPr>
        <w:pStyle w:val="Teksts"/>
        <w:ind w:firstLine="0"/>
      </w:pPr>
    </w:p>
    <w:p w14:paraId="78A77524" w14:textId="3A017C96" w:rsidR="009D23D2" w:rsidRDefault="009D23D2" w:rsidP="00276DA8">
      <w:pPr>
        <w:pStyle w:val="apak-apaknodvirsr"/>
        <w:numPr>
          <w:ilvl w:val="2"/>
          <w:numId w:val="1"/>
        </w:numPr>
        <w:ind w:left="1843"/>
      </w:pPr>
      <w:bookmarkStart w:id="82" w:name="_Ref38619279"/>
      <w:bookmarkStart w:id="83" w:name="_Toc40698945"/>
      <w:r>
        <w:lastRenderedPageBreak/>
        <w:t>Scenārija izpilde</w:t>
      </w:r>
      <w:bookmarkEnd w:id="82"/>
      <w:bookmarkEnd w:id="83"/>
    </w:p>
    <w:p w14:paraId="4B45D4F9" w14:textId="77777777" w:rsidR="009D23D2" w:rsidRDefault="009D23D2" w:rsidP="009D23D2">
      <w:pPr>
        <w:pStyle w:val="Teksts"/>
      </w:pPr>
      <w:r>
        <w:t>Scenārija izpilde ir balstīta uz nosacījumu pārbaudēm un uz darbību izpildes. Ja scenārija izpildei nepieciešama izstrādātāja iejaukšanās, algoritms tiek pārtraukts un turpināts tikai tad, kad izstrādātājs ir izdarījis savu izvēli par manuālajiem nosacījumiem vai izpildījis noteikto darbību.</w:t>
      </w:r>
    </w:p>
    <w:p w14:paraId="510827B4" w14:textId="77777777" w:rsidR="009D23D2" w:rsidRDefault="009D23D2" w:rsidP="009D23D2">
      <w:pPr>
        <w:pStyle w:val="Teksts"/>
      </w:pPr>
    </w:p>
    <w:p w14:paraId="40E7F6AA" w14:textId="77777777" w:rsidR="009D23D2" w:rsidRDefault="009D23D2" w:rsidP="009D23D2">
      <w:pPr>
        <w:pStyle w:val="attlavirsraksts"/>
      </w:pPr>
      <w:r>
        <w:rPr>
          <w:noProof/>
        </w:rPr>
        <w:drawing>
          <wp:inline distT="0" distB="0" distL="0" distR="0" wp14:anchorId="5AE2746A" wp14:editId="3C98EDD6">
            <wp:extent cx="5731510" cy="4138930"/>
            <wp:effectExtent l="19050" t="19050" r="21590" b="139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_change_adaptation_scenario.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38930"/>
                    </a:xfrm>
                    <a:prstGeom prst="rect">
                      <a:avLst/>
                    </a:prstGeom>
                    <a:ln w="9525">
                      <a:solidFill>
                        <a:schemeClr val="bg1">
                          <a:lumMod val="75000"/>
                        </a:schemeClr>
                      </a:solidFill>
                    </a:ln>
                  </pic:spPr>
                </pic:pic>
              </a:graphicData>
            </a:graphic>
          </wp:inline>
        </w:drawing>
      </w:r>
    </w:p>
    <w:p w14:paraId="1DEE9C2B" w14:textId="69E5CE1C" w:rsidR="009D23D2" w:rsidRDefault="009D7378" w:rsidP="009D23D2">
      <w:pPr>
        <w:pStyle w:val="attlavirsraksts"/>
      </w:pPr>
      <w:bookmarkStart w:id="84" w:name="_Ref38611988"/>
      <w:r>
        <w:rPr>
          <w:b w:val="0"/>
          <w:bCs/>
          <w:i/>
          <w:iCs/>
        </w:rPr>
        <w:t>3.5</w:t>
      </w:r>
      <w:r w:rsidR="009D23D2" w:rsidRPr="00E336A4">
        <w:rPr>
          <w:b w:val="0"/>
          <w:bCs/>
          <w:i/>
          <w:iCs/>
        </w:rPr>
        <w:t>. att.</w:t>
      </w:r>
      <w:bookmarkEnd w:id="84"/>
      <w:r w:rsidR="009D23D2" w:rsidRPr="00E336A4">
        <w:rPr>
          <w:b w:val="0"/>
          <w:bCs/>
          <w:i/>
          <w:iCs/>
        </w:rPr>
        <w:t xml:space="preserve"> </w:t>
      </w:r>
      <w:r w:rsidR="009D23D2">
        <w:t>Scenārija izpildes programmkoda fragments</w:t>
      </w:r>
    </w:p>
    <w:p w14:paraId="65E9F13D" w14:textId="77777777" w:rsidR="009D23D2" w:rsidRDefault="009D23D2" w:rsidP="009D23D2">
      <w:pPr>
        <w:pStyle w:val="Teksts"/>
      </w:pPr>
    </w:p>
    <w:p w14:paraId="5AD8A646" w14:textId="52970A8E" w:rsidR="009D23D2" w:rsidRDefault="009D23D2" w:rsidP="009D23D2">
      <w:pPr>
        <w:pStyle w:val="Teksts"/>
      </w:pPr>
      <w:r>
        <w:t xml:space="preserve">Attēlā </w:t>
      </w:r>
      <w:r w:rsidRPr="000457B3">
        <w:fldChar w:fldCharType="begin"/>
      </w:r>
      <w:r w:rsidRPr="000457B3">
        <w:instrText xml:space="preserve"> REF _Ref38611988 \h  \* MERGEFORMAT </w:instrText>
      </w:r>
      <w:r w:rsidRPr="000457B3">
        <w:fldChar w:fldCharType="separate"/>
      </w:r>
      <w:r w:rsidR="009D7378">
        <w:t>3.5</w:t>
      </w:r>
      <w:r w:rsidRPr="000457B3">
        <w:t>.</w:t>
      </w:r>
      <w:r w:rsidRPr="000457B3">
        <w:fldChar w:fldCharType="end"/>
      </w:r>
      <w:r>
        <w:t xml:space="preserve"> redzama datu bāzes procedūra </w:t>
      </w:r>
      <w:r>
        <w:rPr>
          <w:i/>
          <w:iCs/>
        </w:rPr>
        <w:t>Run_change_adaptation_scenario</w:t>
      </w:r>
      <w:r>
        <w:t xml:space="preserve">, kas, ieejas parametrā saņemot izmaiņas identifikatoru, apstrādā izmaiņu. Vispirms ar funkciju </w:t>
      </w:r>
      <w:r>
        <w:rPr>
          <w:i/>
          <w:iCs/>
        </w:rPr>
        <w:t>Get_change_adaptation_scenario</w:t>
      </w:r>
      <w:r>
        <w:t xml:space="preserve"> tiek iegūts kursors ar pašu scenāriju. Šajā funkcijā tiek izmantots nodaļā </w:t>
      </w:r>
      <w:r>
        <w:fldChar w:fldCharType="begin"/>
      </w:r>
      <w:r>
        <w:instrText xml:space="preserve"> REF _Ref38612115 \r \h </w:instrText>
      </w:r>
      <w:r>
        <w:fldChar w:fldCharType="separate"/>
      </w:r>
      <w:r w:rsidR="009D7378">
        <w:t>3.2.2</w:t>
      </w:r>
      <w:r>
        <w:fldChar w:fldCharType="end"/>
      </w:r>
      <w:r>
        <w:t xml:space="preserve">. aprakstītais datu atlases vaicājums. Tālāk adaptācijas process tiek turpināts tikai tad, ja nepieciešams izpildīt automātisko darbību, kā arī atbilstošajiem nosacījumiem jābūt izpildītiem. Manuālie nosacījumi tiek pārbaudīti, izmantojot tabulu </w:t>
      </w:r>
      <w:r>
        <w:rPr>
          <w:i/>
          <w:iCs/>
        </w:rPr>
        <w:t>CA_ManualConditionFulfillment</w:t>
      </w:r>
      <w:r>
        <w:t xml:space="preserve">. Automātisko nosacījumu pārbaudei tiek izmantots </w:t>
      </w:r>
      <w:r w:rsidR="000051C9">
        <w:t>dinamiskais</w:t>
      </w:r>
      <w:r>
        <w:rPr>
          <w:i/>
          <w:iCs/>
        </w:rPr>
        <w:t xml:space="preserve"> SQL</w:t>
      </w:r>
      <w:r w:rsidR="000051C9">
        <w:rPr>
          <w:i/>
          <w:iCs/>
        </w:rPr>
        <w:t xml:space="preserve"> </w:t>
      </w:r>
      <w:r w:rsidR="000051C9">
        <w:t>izsaukums</w:t>
      </w:r>
      <w:r>
        <w:t>, kas ļauj no tabulas iegūto procedūras nosaukumu izpildīt kā procedūru, iekļaujot to “</w:t>
      </w:r>
      <w:r>
        <w:rPr>
          <w:i/>
          <w:iCs/>
        </w:rPr>
        <w:t>execute immediate”</w:t>
      </w:r>
      <w:r>
        <w:t xml:space="preserve"> blokā. Pēc šī paša principa tiek izsauktas arī procedūras izmaiņu adaptācijas procesa soļu izpildei.</w:t>
      </w:r>
      <w:r>
        <w:br w:type="page"/>
      </w:r>
    </w:p>
    <w:p w14:paraId="156A8E61" w14:textId="13D0B748" w:rsidR="003E5462" w:rsidRDefault="003E5462" w:rsidP="003E5462">
      <w:pPr>
        <w:pStyle w:val="apaknodaasvirsraksts"/>
        <w:numPr>
          <w:ilvl w:val="1"/>
          <w:numId w:val="1"/>
        </w:numPr>
        <w:ind w:left="1276" w:hanging="709"/>
      </w:pPr>
      <w:bookmarkStart w:id="85" w:name="_Ref38537496"/>
      <w:bookmarkStart w:id="86" w:name="_Toc40698946"/>
      <w:r>
        <w:lastRenderedPageBreak/>
        <w:t>Izmaiņu adaptācijas scenāriji</w:t>
      </w:r>
      <w:bookmarkEnd w:id="85"/>
      <w:bookmarkEnd w:id="86"/>
    </w:p>
    <w:p w14:paraId="49141388" w14:textId="4D976202" w:rsidR="003E5462" w:rsidRDefault="003E5462" w:rsidP="003E5462">
      <w:pPr>
        <w:pStyle w:val="Teksts"/>
      </w:pPr>
      <w:r>
        <w:t>Katras izmaiņas adaptācijai sistēmā atbilst scenārijs jeb veicamo darbību kopums, kas nepieciešams izmaiņas veiksmīgai apstrādei. Darba ietvaros netiek apskatīti visu iespējamo izmaiņu apstrādes scenāriji</w:t>
      </w:r>
      <w:r w:rsidR="00567B42">
        <w:t xml:space="preserve"> – aprakstīti reāli notikušo izmaiņu adaptācijas scenāriji</w:t>
      </w:r>
      <w:r w:rsidR="00736A5B">
        <w:t>. Katra izstrādātā scenārija mērķis ir panākt, lai tas būtu pēc iespējas automātiski izpildāms (lai būtu nepieciešama pēc iespējas mazāka izstrādātāja iejaukšanās izmaiņu adaptācijas procesā), tomēr konceptuālu lēmumu pieņemšana par datu izmantošanu sistēmā nav iespējama bez cilvēka iejaukšanās.</w:t>
      </w:r>
    </w:p>
    <w:p w14:paraId="4397B660" w14:textId="0543FACC" w:rsidR="007A37BE" w:rsidRDefault="007A37BE" w:rsidP="003E5462">
      <w:pPr>
        <w:pStyle w:val="Teksts"/>
      </w:pPr>
      <w:r>
        <w:t xml:space="preserve">Izmaiņu adaptācijas scenāriju izpildes laikā dati tiek saglabāti gan evolūcijas apstrādes mehānisma ietvaros izstrādātajās datu bāzes tabulās, gan sistēmas esošajās tabulās, kas aprakstītas nodaļā </w:t>
      </w:r>
      <w:r>
        <w:fldChar w:fldCharType="begin"/>
      </w:r>
      <w:r>
        <w:instrText xml:space="preserve"> REF _Ref39574057 \r \h </w:instrText>
      </w:r>
      <w:r>
        <w:fldChar w:fldCharType="separate"/>
      </w:r>
      <w:r w:rsidR="009D7378">
        <w:t>2.1.3</w:t>
      </w:r>
      <w:r>
        <w:fldChar w:fldCharType="end"/>
      </w:r>
      <w:r>
        <w:t>.</w:t>
      </w:r>
    </w:p>
    <w:p w14:paraId="1BA23F60" w14:textId="2B7B91F5" w:rsidR="0085271E" w:rsidRPr="0085271E" w:rsidRDefault="0085271E" w:rsidP="0085271E">
      <w:pPr>
        <w:pStyle w:val="Teksts"/>
      </w:pPr>
      <w:r>
        <w:t xml:space="preserve">Ja izmaiņu adaptācijas scenārijā ietilpst kāda jauna vienuma (datu maģistrāles līmeņa, datu avota, datu kopas, datu vienības) pievienošana, metadati par to tiek aprakstīti tabulā </w:t>
      </w:r>
      <w:r>
        <w:rPr>
          <w:i/>
          <w:iCs/>
        </w:rPr>
        <w:t>MetadataProperty</w:t>
      </w:r>
      <w:r>
        <w:t xml:space="preserve">. Pamatdati par katru juanu vienumu tiek glabāti tiem atbilstošajās tabulās – datu vienības tabulā </w:t>
      </w:r>
      <w:r>
        <w:rPr>
          <w:i/>
          <w:iCs/>
        </w:rPr>
        <w:t>DataItem</w:t>
      </w:r>
      <w:r>
        <w:t xml:space="preserve">, datu kopas tabulā </w:t>
      </w:r>
      <w:r>
        <w:rPr>
          <w:i/>
          <w:iCs/>
        </w:rPr>
        <w:t>DataSet</w:t>
      </w:r>
      <w:r>
        <w:t xml:space="preserve">, datu avoti tabulā </w:t>
      </w:r>
      <w:r>
        <w:rPr>
          <w:i/>
          <w:iCs/>
        </w:rPr>
        <w:t>DataSource</w:t>
      </w:r>
      <w:r>
        <w:t xml:space="preserve">, bet datu maģistrāles līmeņi tabulā </w:t>
      </w:r>
      <w:r>
        <w:rPr>
          <w:i/>
          <w:iCs/>
        </w:rPr>
        <w:t>DataHighwayLevel</w:t>
      </w:r>
      <w:r>
        <w:t xml:space="preserve">. Pievienojot jaunas datu vienības, nepieciešams noteikt to savstarpējās </w:t>
      </w:r>
      <w:r w:rsidR="008740B3">
        <w:t>attiecības</w:t>
      </w:r>
      <w:r>
        <w:t xml:space="preserve"> – tās tiek aprakstīas tabulās </w:t>
      </w:r>
      <w:r>
        <w:rPr>
          <w:i/>
          <w:iCs/>
        </w:rPr>
        <w:t xml:space="preserve">Relationship </w:t>
      </w:r>
      <w:r>
        <w:t xml:space="preserve">un </w:t>
      </w:r>
      <w:r>
        <w:rPr>
          <w:i/>
          <w:iCs/>
        </w:rPr>
        <w:t>RelationshipElement</w:t>
      </w:r>
      <w:r>
        <w:t xml:space="preserve">. Lielākajā daļā scenāriju pēc nepieciešamības iekļauta jaunu datu avotu pievienošana, kuras gaitā nepieciešams definēt datu maģistrāles līmeņus. Šādā gadījumā, lai noteiktu datu atbilstības starp dažādiem datu maģistrāles līmeņiem un aprakstītu funkcijas, ar kuru palīdzību tiek izrēķinātas datu vienību vērtības, tiek izmantotas tabulas </w:t>
      </w:r>
      <w:r>
        <w:rPr>
          <w:i/>
          <w:iCs/>
        </w:rPr>
        <w:t xml:space="preserve">Mapping </w:t>
      </w:r>
      <w:r>
        <w:t xml:space="preserve">un </w:t>
      </w:r>
      <w:r>
        <w:rPr>
          <w:i/>
          <w:iCs/>
        </w:rPr>
        <w:t>MappingOrigin</w:t>
      </w:r>
      <w:r>
        <w:t>.</w:t>
      </w:r>
    </w:p>
    <w:p w14:paraId="2B76CCB5" w14:textId="2F0AD6C2" w:rsidR="00736A5B" w:rsidRDefault="00D0196B" w:rsidP="003E5462">
      <w:pPr>
        <w:pStyle w:val="Teksts"/>
      </w:pPr>
      <w:r>
        <w:t>Tuprmākajās a</w:t>
      </w:r>
      <w:r w:rsidR="00736A5B">
        <w:t>pakšnodaļās detalizēti aprakstīti 7 izmaiņu adaptācij</w:t>
      </w:r>
      <w:r w:rsidR="00842A4A">
        <w:t>u</w:t>
      </w:r>
      <w:r w:rsidR="00736A5B">
        <w:t xml:space="preserve"> scenāriji.</w:t>
      </w:r>
    </w:p>
    <w:p w14:paraId="51EFFC84" w14:textId="76A5CBF5" w:rsidR="00736A5B" w:rsidRDefault="00736A5B" w:rsidP="00276DA8">
      <w:pPr>
        <w:pStyle w:val="apak-apaknodvirsr"/>
        <w:numPr>
          <w:ilvl w:val="2"/>
          <w:numId w:val="1"/>
        </w:numPr>
        <w:ind w:left="1843"/>
      </w:pPr>
      <w:bookmarkStart w:id="87" w:name="_Toc40698947"/>
      <w:r>
        <w:t>Datu maģistrāles līmeņa pievienošana</w:t>
      </w:r>
      <w:bookmarkEnd w:id="87"/>
    </w:p>
    <w:p w14:paraId="772561ED" w14:textId="5732982B" w:rsidR="00736A5B" w:rsidRDefault="00736A5B" w:rsidP="00736A5B">
      <w:pPr>
        <w:pStyle w:val="Teksts"/>
      </w:pPr>
      <w:r>
        <w:t xml:space="preserve">Lai pievienotu jaunu datu maģistrāles līmeni, izstrādātājam nepieciešams sagatavot gan jaunā datu maģistrāles līmeņa struktūras aprakstu, gan identificēt nepieciešamos </w:t>
      </w:r>
      <w:r w:rsidR="00AF6E3F">
        <w:t>ETL</w:t>
      </w:r>
      <w:r>
        <w:t xml:space="preserve"> proces</w:t>
      </w:r>
      <w:r w:rsidR="00187F1A">
        <w:t>us</w:t>
      </w:r>
      <w:r>
        <w:t>, kā arī nepieciešamības gadījumā sagatavot datu kopu piemērus.</w:t>
      </w:r>
    </w:p>
    <w:p w14:paraId="2EB74CAA" w14:textId="77777777" w:rsidR="00717E0E" w:rsidRDefault="00717E0E" w:rsidP="00736A5B">
      <w:pPr>
        <w:pStyle w:val="Teksts"/>
      </w:pPr>
    </w:p>
    <w:p w14:paraId="7FE54B03" w14:textId="41D7AC58" w:rsidR="00736A5B" w:rsidRDefault="00AF6E3F" w:rsidP="00717E0E">
      <w:pPr>
        <w:pStyle w:val="Teksts"/>
        <w:ind w:firstLine="0"/>
        <w:jc w:val="center"/>
      </w:pPr>
      <w:r>
        <w:rPr>
          <w:noProof/>
        </w:rPr>
        <w:lastRenderedPageBreak/>
        <w:drawing>
          <wp:inline distT="0" distB="0" distL="0" distR="0" wp14:anchorId="39BB48F7" wp14:editId="4463F18F">
            <wp:extent cx="5175843" cy="5955631"/>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9677" cy="5983055"/>
                    </a:xfrm>
                    <a:prstGeom prst="rect">
                      <a:avLst/>
                    </a:prstGeom>
                    <a:noFill/>
                    <a:ln>
                      <a:noFill/>
                    </a:ln>
                  </pic:spPr>
                </pic:pic>
              </a:graphicData>
            </a:graphic>
          </wp:inline>
        </w:drawing>
      </w:r>
    </w:p>
    <w:p w14:paraId="5BD9043B" w14:textId="70986EF1" w:rsidR="00717E0E" w:rsidRDefault="009D7378" w:rsidP="00717E0E">
      <w:pPr>
        <w:pStyle w:val="attlavirsraksts"/>
      </w:pPr>
      <w:bookmarkStart w:id="88" w:name="_Ref38454559"/>
      <w:r>
        <w:rPr>
          <w:b w:val="0"/>
          <w:bCs/>
          <w:i/>
          <w:iCs/>
        </w:rPr>
        <w:t xml:space="preserve">3.6. </w:t>
      </w:r>
      <w:r w:rsidR="00717E0E" w:rsidRPr="00717E0E">
        <w:rPr>
          <w:b w:val="0"/>
          <w:bCs/>
          <w:i/>
          <w:iCs/>
        </w:rPr>
        <w:t>att</w:t>
      </w:r>
      <w:r w:rsidR="00717E0E">
        <w:t>.</w:t>
      </w:r>
      <w:bookmarkEnd w:id="88"/>
      <w:r w:rsidR="00717E0E">
        <w:t xml:space="preserve"> Datu maģistrāles līmeņa pievienošanas peldceliņu diagramma</w:t>
      </w:r>
    </w:p>
    <w:p w14:paraId="0538F28D" w14:textId="36C05060" w:rsidR="00717E0E" w:rsidRDefault="00717E0E" w:rsidP="00717E0E">
      <w:pPr>
        <w:pStyle w:val="Teksts"/>
      </w:pPr>
    </w:p>
    <w:p w14:paraId="0AD84FCA" w14:textId="0C811DFA" w:rsidR="008B1CE9" w:rsidRDefault="008B1CE9" w:rsidP="00717E0E">
      <w:pPr>
        <w:pStyle w:val="Teksts"/>
      </w:pPr>
      <w:r>
        <w:t xml:space="preserve">Attēlā </w:t>
      </w:r>
      <w:r w:rsidRPr="008B1CE9">
        <w:fldChar w:fldCharType="begin"/>
      </w:r>
      <w:r w:rsidRPr="008B1CE9">
        <w:instrText xml:space="preserve"> REF _Ref38454559 \h  \* MERGEFORMAT </w:instrText>
      </w:r>
      <w:r w:rsidRPr="008B1CE9">
        <w:fldChar w:fldCharType="separate"/>
      </w:r>
      <w:r w:rsidR="009D7378">
        <w:rPr>
          <w:noProof/>
        </w:rPr>
        <w:t>3.6</w:t>
      </w:r>
      <w:r w:rsidRPr="008B1CE9">
        <w:t>.</w:t>
      </w:r>
      <w:r w:rsidRPr="008B1CE9">
        <w:fldChar w:fldCharType="end"/>
      </w:r>
      <w:r>
        <w:t xml:space="preserve"> iespējams apskatīt pilnu datu maģistrāles līmeņa pievienošanas scenāriju. Kā redzams, lielākā daļa darbību ir veicamas manuāli no izstrādātāja puses</w:t>
      </w:r>
      <w:r w:rsidR="00BD6BB4">
        <w:t xml:space="preserve"> – nepieciešams aprakstīt jauno struktūru metadatos, kā arī definēt atbilstošos ETL procesus.</w:t>
      </w:r>
      <w:r>
        <w:t xml:space="preserve"> </w:t>
      </w:r>
      <w:r w:rsidR="00BD6BB4">
        <w:t>T</w:t>
      </w:r>
      <w:r>
        <w:t>aču</w:t>
      </w:r>
      <w:r w:rsidR="00BD6BB4">
        <w:t xml:space="preserve"> pēc tam, ja datu maģistrāles līmeņa aizpildīšanai nepieciešams jauns datu avots,</w:t>
      </w:r>
      <w:r>
        <w:t xml:space="preserve"> sistēma automātiski spēj </w:t>
      </w:r>
      <w:r w:rsidR="00187F1A">
        <w:t>iegūt</w:t>
      </w:r>
      <w:r w:rsidR="00BD6BB4">
        <w:t xml:space="preserve"> pievienotās</w:t>
      </w:r>
      <w:r>
        <w:t xml:space="preserve"> datu kopas</w:t>
      </w:r>
      <w:r w:rsidR="00BD6BB4">
        <w:t xml:space="preserve"> piemēra</w:t>
      </w:r>
      <w:r>
        <w:t xml:space="preserve"> struktūru un pievienot to izveidotajam datu maģistrāles līmenim.</w:t>
      </w:r>
    </w:p>
    <w:p w14:paraId="04345609" w14:textId="66D55336" w:rsidR="00BD6BB4" w:rsidRDefault="00BD6BB4" w:rsidP="00717E0E">
      <w:pPr>
        <w:pStyle w:val="Teksts"/>
      </w:pPr>
    </w:p>
    <w:p w14:paraId="20E62472" w14:textId="71E83E53" w:rsidR="00BD6BB4" w:rsidRDefault="00BD6BB4" w:rsidP="00717E0E">
      <w:pPr>
        <w:pStyle w:val="Teksts"/>
      </w:pPr>
    </w:p>
    <w:p w14:paraId="75ABF441" w14:textId="77777777" w:rsidR="00BD6BB4" w:rsidRDefault="00BD6BB4" w:rsidP="00717E0E">
      <w:pPr>
        <w:pStyle w:val="Teksts"/>
      </w:pPr>
    </w:p>
    <w:p w14:paraId="4129A16B" w14:textId="609D93EC" w:rsidR="008B1CE9" w:rsidRDefault="008B1CE9" w:rsidP="00276DA8">
      <w:pPr>
        <w:pStyle w:val="apak-apaknodvirsr"/>
        <w:numPr>
          <w:ilvl w:val="2"/>
          <w:numId w:val="1"/>
        </w:numPr>
        <w:ind w:left="1843"/>
      </w:pPr>
      <w:bookmarkStart w:id="89" w:name="_Ref38618876"/>
      <w:bookmarkStart w:id="90" w:name="_Toc40698948"/>
      <w:r>
        <w:lastRenderedPageBreak/>
        <w:t>Datu avota pievienošana</w:t>
      </w:r>
      <w:bookmarkEnd w:id="89"/>
      <w:bookmarkEnd w:id="90"/>
    </w:p>
    <w:p w14:paraId="2FF1B6F9" w14:textId="29A6172D" w:rsidR="008B1CE9" w:rsidRDefault="008B1CE9" w:rsidP="008B1CE9">
      <w:pPr>
        <w:pStyle w:val="Teksts"/>
      </w:pPr>
      <w:r>
        <w:t>Lai pievienotu jaunu datu avotu, izstrādātājam nepieciešams sagatavot datu kopu piemērus, lai būtu iespējams iegūt to struktūru, kā arī definēt datu maģistrāles līmeņus</w:t>
      </w:r>
      <w:r w:rsidR="00187F1A">
        <w:t>, kur tiks glabāti transformētie dati.</w:t>
      </w:r>
    </w:p>
    <w:p w14:paraId="25422D03" w14:textId="77777777" w:rsidR="00411667" w:rsidRDefault="00411667" w:rsidP="008B1CE9">
      <w:pPr>
        <w:pStyle w:val="Teksts"/>
      </w:pPr>
    </w:p>
    <w:p w14:paraId="3F38382B" w14:textId="3EA3267F" w:rsidR="008B1CE9" w:rsidRDefault="00AF6E3F" w:rsidP="00411667">
      <w:pPr>
        <w:pStyle w:val="Teksts"/>
        <w:ind w:firstLine="0"/>
        <w:jc w:val="center"/>
      </w:pPr>
      <w:r>
        <w:rPr>
          <w:noProof/>
        </w:rPr>
        <w:drawing>
          <wp:inline distT="0" distB="0" distL="0" distR="0" wp14:anchorId="1176E6A4" wp14:editId="69D8E5D5">
            <wp:extent cx="5412141"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931" cy="4807510"/>
                    </a:xfrm>
                    <a:prstGeom prst="rect">
                      <a:avLst/>
                    </a:prstGeom>
                    <a:noFill/>
                    <a:ln>
                      <a:noFill/>
                    </a:ln>
                  </pic:spPr>
                </pic:pic>
              </a:graphicData>
            </a:graphic>
          </wp:inline>
        </w:drawing>
      </w:r>
    </w:p>
    <w:p w14:paraId="175EAE6E" w14:textId="16F117DE" w:rsidR="00411667" w:rsidRDefault="009D7378" w:rsidP="00F64346">
      <w:pPr>
        <w:pStyle w:val="tabulasvirsraksts"/>
      </w:pPr>
      <w:bookmarkStart w:id="91" w:name="_Ref38455575"/>
      <w:bookmarkStart w:id="92" w:name="_Ref38466278"/>
      <w:r>
        <w:rPr>
          <w:b w:val="0"/>
          <w:bCs/>
          <w:i/>
          <w:iCs/>
        </w:rPr>
        <w:t>3.7</w:t>
      </w:r>
      <w:r w:rsidR="00411667" w:rsidRPr="00F64346">
        <w:rPr>
          <w:b w:val="0"/>
          <w:bCs/>
          <w:i/>
          <w:iCs/>
        </w:rPr>
        <w:t>.</w:t>
      </w:r>
      <w:r>
        <w:rPr>
          <w:b w:val="0"/>
          <w:bCs/>
          <w:i/>
          <w:iCs/>
        </w:rPr>
        <w:t xml:space="preserve"> </w:t>
      </w:r>
      <w:r w:rsidR="00411667" w:rsidRPr="00F64346">
        <w:rPr>
          <w:b w:val="0"/>
          <w:bCs/>
          <w:i/>
          <w:iCs/>
        </w:rPr>
        <w:t>att.</w:t>
      </w:r>
      <w:bookmarkEnd w:id="91"/>
      <w:r w:rsidR="00411667">
        <w:t xml:space="preserve"> Datu avot</w:t>
      </w:r>
      <w:r w:rsidR="00E07AB7">
        <w:t>a</w:t>
      </w:r>
      <w:r w:rsidR="00411667">
        <w:t xml:space="preserve"> pievienošanas peldceliņu diagramma</w:t>
      </w:r>
      <w:bookmarkEnd w:id="92"/>
    </w:p>
    <w:p w14:paraId="67531994" w14:textId="7A092884" w:rsidR="00F64346" w:rsidRDefault="00F64346" w:rsidP="00F64346">
      <w:pPr>
        <w:pStyle w:val="tabulasvirsraksts"/>
      </w:pPr>
    </w:p>
    <w:p w14:paraId="655FF29B" w14:textId="6BCE430A" w:rsidR="00F64346" w:rsidRDefault="00F64346" w:rsidP="00187F1A">
      <w:pPr>
        <w:pStyle w:val="Teksts"/>
      </w:pPr>
      <w:r>
        <w:t xml:space="preserve">Kā redzams attēlā </w:t>
      </w:r>
      <w:r w:rsidRPr="00F64346">
        <w:fldChar w:fldCharType="begin"/>
      </w:r>
      <w:r w:rsidRPr="00F64346">
        <w:instrText xml:space="preserve"> REF _Ref38455575 \h  \* MERGEFORMAT </w:instrText>
      </w:r>
      <w:r w:rsidRPr="00F64346">
        <w:fldChar w:fldCharType="separate"/>
      </w:r>
      <w:r w:rsidR="009D7378">
        <w:t>3.7</w:t>
      </w:r>
      <w:r w:rsidRPr="00F64346">
        <w:t>.</w:t>
      </w:r>
      <w:r w:rsidRPr="00F64346">
        <w:fldChar w:fldCharType="end"/>
      </w:r>
      <w:r>
        <w:t xml:space="preserve">, vispirms izstrādātājs manuāli </w:t>
      </w:r>
      <w:r w:rsidR="00187F1A">
        <w:t>pievieno</w:t>
      </w:r>
      <w:r>
        <w:t xml:space="preserve"> datu avota datu kopas piemērus un pēc tam uzreiz iespējams definēt citus datu maģistrāles līmeņus un </w:t>
      </w:r>
      <w:r w:rsidR="00AF6E3F">
        <w:t>ETL</w:t>
      </w:r>
      <w:r>
        <w:t xml:space="preserve"> procesus</w:t>
      </w:r>
      <w:r w:rsidR="00187F1A">
        <w:t>. D</w:t>
      </w:r>
      <w:r>
        <w:t>atu kopas struktūru no pievienotajiem datu kopas piemēriem iespējams iegūt automātiski</w:t>
      </w:r>
      <w:r w:rsidR="00187F1A">
        <w:t>, kā rezultātā arī datu kopas pievienošana pirmajam datu maģistrāles līmenim ir automātiska.</w:t>
      </w:r>
    </w:p>
    <w:p w14:paraId="1AB237C1" w14:textId="60559115" w:rsidR="00BD6BB4" w:rsidRDefault="00BD6BB4" w:rsidP="00187F1A">
      <w:pPr>
        <w:pStyle w:val="Teksts"/>
      </w:pPr>
    </w:p>
    <w:p w14:paraId="4DABC665" w14:textId="3551C01A" w:rsidR="00BD6BB4" w:rsidRDefault="00BD6BB4" w:rsidP="00187F1A">
      <w:pPr>
        <w:pStyle w:val="Teksts"/>
      </w:pPr>
    </w:p>
    <w:p w14:paraId="1C437A57" w14:textId="77777777" w:rsidR="00BD6BB4" w:rsidRDefault="00BD6BB4" w:rsidP="00187F1A">
      <w:pPr>
        <w:pStyle w:val="Teksts"/>
      </w:pPr>
    </w:p>
    <w:p w14:paraId="518042CF" w14:textId="2E8C7932" w:rsidR="00F64346" w:rsidRDefault="00F64346" w:rsidP="00276DA8">
      <w:pPr>
        <w:pStyle w:val="apak-apaknodvirsr"/>
        <w:numPr>
          <w:ilvl w:val="2"/>
          <w:numId w:val="1"/>
        </w:numPr>
        <w:ind w:left="1701"/>
      </w:pPr>
      <w:bookmarkStart w:id="93" w:name="_Toc40698949"/>
      <w:r>
        <w:lastRenderedPageBreak/>
        <w:t>Datu kopas pievienošana</w:t>
      </w:r>
      <w:bookmarkEnd w:id="93"/>
    </w:p>
    <w:p w14:paraId="4D10A9C6" w14:textId="1D353854" w:rsidR="00551BED" w:rsidRDefault="00551BED" w:rsidP="00BD6BB4">
      <w:pPr>
        <w:pStyle w:val="Teksts"/>
      </w:pPr>
      <w:r>
        <w:t xml:space="preserve">Datu kopas pievienošanas scenārijs </w:t>
      </w:r>
      <w:r w:rsidR="00187F1A">
        <w:t>lielā mērā</w:t>
      </w:r>
      <w:r>
        <w:t xml:space="preserve"> ir atkarīgs no tā, vai izstrādātājs datu kopu vēlas pievienot datu maģistrāles līmenim vai esošam datu avotam.</w:t>
      </w:r>
    </w:p>
    <w:p w14:paraId="2F4B5834" w14:textId="56673CB9" w:rsidR="00551BED" w:rsidRDefault="00AF6E3F" w:rsidP="00F64346">
      <w:pPr>
        <w:pStyle w:val="Teksts"/>
      </w:pPr>
      <w:r>
        <w:rPr>
          <w:noProof/>
        </w:rPr>
        <w:drawing>
          <wp:inline distT="0" distB="0" distL="0" distR="0" wp14:anchorId="1A51DD92" wp14:editId="245D3D9D">
            <wp:extent cx="4619502" cy="78009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3010" cy="7840630"/>
                    </a:xfrm>
                    <a:prstGeom prst="rect">
                      <a:avLst/>
                    </a:prstGeom>
                    <a:noFill/>
                    <a:ln>
                      <a:noFill/>
                    </a:ln>
                  </pic:spPr>
                </pic:pic>
              </a:graphicData>
            </a:graphic>
          </wp:inline>
        </w:drawing>
      </w:r>
    </w:p>
    <w:p w14:paraId="6F18A28D" w14:textId="4AF01B7A" w:rsidR="00BD1D84" w:rsidRPr="006A7D68" w:rsidRDefault="009D7378" w:rsidP="00BD1D84">
      <w:pPr>
        <w:pStyle w:val="tabulasvirsraksts"/>
      </w:pPr>
      <w:bookmarkStart w:id="94" w:name="_Ref38457597"/>
      <w:r>
        <w:rPr>
          <w:b w:val="0"/>
          <w:bCs/>
          <w:i/>
          <w:iCs/>
        </w:rPr>
        <w:t>3.8</w:t>
      </w:r>
      <w:r w:rsidR="00BD1D84" w:rsidRPr="00BD1D84">
        <w:rPr>
          <w:b w:val="0"/>
          <w:bCs/>
          <w:i/>
          <w:iCs/>
        </w:rPr>
        <w:t>. att.</w:t>
      </w:r>
      <w:bookmarkEnd w:id="94"/>
      <w:r w:rsidR="00BD1D84" w:rsidRPr="00BD1D84">
        <w:rPr>
          <w:b w:val="0"/>
          <w:bCs/>
          <w:i/>
          <w:iCs/>
        </w:rPr>
        <w:t xml:space="preserve"> </w:t>
      </w:r>
      <w:r w:rsidR="00BD1D84">
        <w:t>Datu kopas pievienošanas peldceliņu diagramma</w:t>
      </w:r>
    </w:p>
    <w:p w14:paraId="0EE9F41B" w14:textId="15A720A6" w:rsidR="00F64346" w:rsidRDefault="00F64346" w:rsidP="00717E0E">
      <w:pPr>
        <w:pStyle w:val="Teksts"/>
      </w:pPr>
    </w:p>
    <w:p w14:paraId="050B7F02" w14:textId="1BF7B11D" w:rsidR="0029525E" w:rsidRDefault="00BD1D84" w:rsidP="00187F1A">
      <w:pPr>
        <w:pStyle w:val="Teksts"/>
      </w:pPr>
      <w:r>
        <w:t xml:space="preserve">Pievienojot jaunu datu kopu (skat. att. </w:t>
      </w:r>
      <w:r w:rsidRPr="00BD1D84">
        <w:fldChar w:fldCharType="begin"/>
      </w:r>
      <w:r w:rsidRPr="00BD1D84">
        <w:instrText xml:space="preserve"> REF _Ref38457597 \h  \* MERGEFORMAT </w:instrText>
      </w:r>
      <w:r w:rsidRPr="00BD1D84">
        <w:fldChar w:fldCharType="separate"/>
      </w:r>
      <w:r w:rsidR="009D7378" w:rsidRPr="009D7378">
        <w:t>3.8.</w:t>
      </w:r>
      <w:r w:rsidRPr="00BD1D84">
        <w:fldChar w:fldCharType="end"/>
      </w:r>
      <w:r>
        <w:t>), jau sākumā tiek veikta pārbaude, kādai datu struktūrai jauno datu kopu nepieciešams pievienot. Ja datu kopa jāpievieno esošam datu avotam, tad adaptācijas process ir gandrīz pilnībā automātisks – izstrādātājam nepieciešams tikai pievienot datu kopu piemērus struktūras noskaidrošanai.</w:t>
      </w:r>
      <w:r w:rsidR="007D07B8">
        <w:t xml:space="preserve"> Pretējā gadījumā izstrādātājam jādefinē datu maģistrāles līmenis un ETL procesi, kas atbildīgi par datu kopas datu vienību apstrādi.</w:t>
      </w:r>
    </w:p>
    <w:p w14:paraId="10B08470" w14:textId="0AAAA8C2" w:rsidR="00E92A11" w:rsidRDefault="00E92A11" w:rsidP="00276DA8">
      <w:pPr>
        <w:pStyle w:val="apak-apaknodvirsr"/>
        <w:numPr>
          <w:ilvl w:val="2"/>
          <w:numId w:val="1"/>
        </w:numPr>
        <w:ind w:left="1843" w:hanging="709"/>
      </w:pPr>
      <w:bookmarkStart w:id="95" w:name="_Toc40698950"/>
      <w:r>
        <w:t>Metadatu īpašības pievienošana</w:t>
      </w:r>
      <w:bookmarkEnd w:id="95"/>
    </w:p>
    <w:p w14:paraId="2666E95E" w14:textId="05BC083A" w:rsidR="0005699C" w:rsidRPr="00D71D24" w:rsidRDefault="00E92A11" w:rsidP="00BD1D84">
      <w:pPr>
        <w:pStyle w:val="Teksts"/>
      </w:pPr>
      <w:r>
        <w:t>Metadatu</w:t>
      </w:r>
      <w:r w:rsidR="00187F1A">
        <w:t xml:space="preserve"> īpašības</w:t>
      </w:r>
      <w:r>
        <w:t xml:space="preserve"> pievienošana ir pilnībā manuāls process, tāpēc vienīgā scenārija darbība tiek norādīta kā informācija izstrādātājam, ka viņam nepieciešams izlemt par tālāko pievienotās īpašības izmantošanu.</w:t>
      </w:r>
      <w:r w:rsidR="00D71D24">
        <w:t xml:space="preserve"> Pievienotās metadatu īpašības tiek glabātas tabulā </w:t>
      </w:r>
      <w:r w:rsidR="00D71D24">
        <w:rPr>
          <w:i/>
          <w:iCs/>
        </w:rPr>
        <w:t>MetadataProperty</w:t>
      </w:r>
      <w:r w:rsidR="00D71D24">
        <w:t>.</w:t>
      </w:r>
    </w:p>
    <w:p w14:paraId="31726C5E" w14:textId="42006D3C" w:rsidR="0005699C" w:rsidRDefault="0005699C" w:rsidP="00276DA8">
      <w:pPr>
        <w:pStyle w:val="apak-apaknodvirsr"/>
        <w:numPr>
          <w:ilvl w:val="2"/>
          <w:numId w:val="1"/>
        </w:numPr>
        <w:ind w:left="1843" w:hanging="709"/>
      </w:pPr>
      <w:bookmarkStart w:id="96" w:name="_Toc40698951"/>
      <w:r>
        <w:t>Datu vienības pievienošana</w:t>
      </w:r>
      <w:bookmarkEnd w:id="96"/>
    </w:p>
    <w:p w14:paraId="5184778D" w14:textId="1A0A5F09" w:rsidR="0005699C" w:rsidRDefault="0005699C" w:rsidP="0005699C">
      <w:pPr>
        <w:pStyle w:val="Teksts"/>
      </w:pPr>
      <w:r>
        <w:t>Datu vienības pievienošanas scenārijs pilnībā atkarīgs no tā, vai izstrādātājs datu vienību vēlas pievienot esošai datu kopai, kas atrodas kādā datu maģistrāles līmenī (izņemot pirmo datu maģistrāles līmeni) vai datu avota datu kopai.</w:t>
      </w:r>
    </w:p>
    <w:p w14:paraId="1AECAC85" w14:textId="7F97E006" w:rsidR="0005699C" w:rsidRPr="003B3004" w:rsidRDefault="00AF6E3F" w:rsidP="003B3004">
      <w:pPr>
        <w:pStyle w:val="Teksts"/>
        <w:ind w:firstLine="0"/>
        <w:jc w:val="center"/>
        <w:rPr>
          <w:bCs/>
          <w:i/>
          <w:iCs/>
        </w:rPr>
      </w:pPr>
      <w:r>
        <w:rPr>
          <w:bCs/>
          <w:i/>
          <w:iCs/>
          <w:noProof/>
        </w:rPr>
        <w:lastRenderedPageBreak/>
        <w:drawing>
          <wp:inline distT="0" distB="0" distL="0" distR="0" wp14:anchorId="4D681DC9" wp14:editId="0571F385">
            <wp:extent cx="4867275" cy="705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7058025"/>
                    </a:xfrm>
                    <a:prstGeom prst="rect">
                      <a:avLst/>
                    </a:prstGeom>
                    <a:noFill/>
                    <a:ln>
                      <a:noFill/>
                    </a:ln>
                  </pic:spPr>
                </pic:pic>
              </a:graphicData>
            </a:graphic>
          </wp:inline>
        </w:drawing>
      </w:r>
    </w:p>
    <w:p w14:paraId="4F60B166" w14:textId="2D01752D" w:rsidR="003B3004" w:rsidRDefault="009D7378" w:rsidP="003B3004">
      <w:pPr>
        <w:pStyle w:val="attlavirsraksts"/>
      </w:pPr>
      <w:bookmarkStart w:id="97" w:name="_Ref38458972"/>
      <w:r>
        <w:rPr>
          <w:b w:val="0"/>
          <w:bCs/>
          <w:i/>
          <w:iCs/>
        </w:rPr>
        <w:t>3.9</w:t>
      </w:r>
      <w:r w:rsidR="003B3004" w:rsidRPr="003B3004">
        <w:rPr>
          <w:b w:val="0"/>
          <w:bCs/>
          <w:i/>
          <w:iCs/>
        </w:rPr>
        <w:t>. att.</w:t>
      </w:r>
      <w:bookmarkEnd w:id="97"/>
      <w:r w:rsidR="003B3004">
        <w:t xml:space="preserve"> Datu vienības pievienošanas peldceliņu diagramma</w:t>
      </w:r>
    </w:p>
    <w:p w14:paraId="590C6582" w14:textId="4B9F064A" w:rsidR="003B3004" w:rsidRDefault="003B3004" w:rsidP="003B3004">
      <w:pPr>
        <w:pStyle w:val="attlavirsraksts"/>
      </w:pPr>
    </w:p>
    <w:p w14:paraId="489B27BA" w14:textId="7397AFEA" w:rsidR="00E07AB7" w:rsidRDefault="003B3004" w:rsidP="009D23D2">
      <w:pPr>
        <w:pStyle w:val="Teksts"/>
      </w:pPr>
      <w:r>
        <w:t>Pievienojot jaunu datu kopu (skat. att.</w:t>
      </w:r>
      <w:r w:rsidRPr="003B3004">
        <w:fldChar w:fldCharType="begin"/>
      </w:r>
      <w:r w:rsidRPr="003B3004">
        <w:instrText xml:space="preserve"> REF _Ref38458972 \h  \* MERGEFORMAT </w:instrText>
      </w:r>
      <w:r w:rsidRPr="003B3004">
        <w:fldChar w:fldCharType="separate"/>
      </w:r>
      <w:r w:rsidR="009D7378" w:rsidRPr="009D7378">
        <w:t>3.9.</w:t>
      </w:r>
      <w:r w:rsidRPr="003B3004">
        <w:fldChar w:fldCharType="end"/>
      </w:r>
      <w:r>
        <w:t xml:space="preserve">), jau sākumā tiek veikta pārbaude, kādai datu struktūrai jauno datu kopu nepieciešams pievienot. Ja datu </w:t>
      </w:r>
      <w:r w:rsidR="00187F1A">
        <w:t>vienība</w:t>
      </w:r>
      <w:r>
        <w:t xml:space="preserve"> jāpievieno esošai datu kopai kādā datu maģistrāles līmenī (izņemot pirmo datu maģistrāles līmeni), izstrādātājam nepieciešams pievienot papildus informāciju un izdarīt lēmumus par pievienojamo datu vienību un ar to saistīto struktūru. Citādi process ir gandrīz automātisks – nepieciešams tikai </w:t>
      </w:r>
      <w:r>
        <w:lastRenderedPageBreak/>
        <w:t>pievienot datu vienības piemērus.</w:t>
      </w:r>
      <w:r w:rsidR="0029525E">
        <w:t xml:space="preserve"> Ar raustīto līniju apzīmēt</w:t>
      </w:r>
      <w:r w:rsidR="00187F1A">
        <w:t>s</w:t>
      </w:r>
      <w:r w:rsidR="0029525E">
        <w:t xml:space="preserve"> datu </w:t>
      </w:r>
      <w:r w:rsidR="00187F1A">
        <w:t>avota</w:t>
      </w:r>
      <w:r w:rsidR="0029525E">
        <w:t xml:space="preserve"> pievienošana</w:t>
      </w:r>
      <w:r w:rsidR="00187F1A">
        <w:t>s scenārijs</w:t>
      </w:r>
      <w:r w:rsidR="0029525E">
        <w:t xml:space="preserve"> (skat. </w:t>
      </w:r>
      <w:r w:rsidR="00187F1A">
        <w:t xml:space="preserve">nodaļu </w:t>
      </w:r>
      <w:r w:rsidR="00187F1A">
        <w:fldChar w:fldCharType="begin"/>
      </w:r>
      <w:r w:rsidR="00187F1A">
        <w:instrText xml:space="preserve"> REF _Ref38618876 \r \h </w:instrText>
      </w:r>
      <w:r w:rsidR="00187F1A">
        <w:fldChar w:fldCharType="separate"/>
      </w:r>
      <w:r w:rsidR="003C610A">
        <w:t>3.3.2</w:t>
      </w:r>
      <w:r w:rsidR="00187F1A">
        <w:fldChar w:fldCharType="end"/>
      </w:r>
      <w:r w:rsidR="00187F1A">
        <w:t>.).</w:t>
      </w:r>
      <w:r w:rsidR="0029525E">
        <w:t xml:space="preserve"> </w:t>
      </w:r>
    </w:p>
    <w:p w14:paraId="6AFA67A7" w14:textId="7E03C5ED" w:rsidR="00E07AB7" w:rsidRDefault="00E07AB7" w:rsidP="00276DA8">
      <w:pPr>
        <w:pStyle w:val="apak-apaknodvirsr"/>
        <w:numPr>
          <w:ilvl w:val="2"/>
          <w:numId w:val="1"/>
        </w:numPr>
        <w:ind w:left="1843" w:hanging="709"/>
      </w:pPr>
      <w:bookmarkStart w:id="98" w:name="_Ref38619042"/>
      <w:bookmarkStart w:id="99" w:name="_Toc40698952"/>
      <w:r>
        <w:t>Datu avota dzēšana</w:t>
      </w:r>
      <w:bookmarkEnd w:id="98"/>
      <w:bookmarkEnd w:id="99"/>
    </w:p>
    <w:p w14:paraId="23674F8E" w14:textId="6DF7EAC3" w:rsidR="00E07AB7" w:rsidRDefault="00E07AB7" w:rsidP="00E07AB7">
      <w:pPr>
        <w:pStyle w:val="Teksts"/>
      </w:pPr>
      <w:r>
        <w:t>Lai dzēstu datu avotu, izstrādātājam nepieciešams izvērtēt, vai dzēšamā avota datu kopas datu vienības iespējams aizvietot ar datiem no citiem avotiem.</w:t>
      </w:r>
    </w:p>
    <w:p w14:paraId="5AF63C8A" w14:textId="77777777" w:rsidR="0029525E" w:rsidRDefault="0029525E" w:rsidP="00E07AB7">
      <w:pPr>
        <w:pStyle w:val="Teksts"/>
      </w:pPr>
    </w:p>
    <w:p w14:paraId="45570E23" w14:textId="71D346F6" w:rsidR="0029525E" w:rsidRDefault="00AF6E3F" w:rsidP="0029525E">
      <w:pPr>
        <w:pStyle w:val="Teksts"/>
        <w:ind w:firstLine="0"/>
        <w:jc w:val="center"/>
      </w:pPr>
      <w:r>
        <w:rPr>
          <w:noProof/>
        </w:rPr>
        <w:drawing>
          <wp:inline distT="0" distB="0" distL="0" distR="0" wp14:anchorId="3F37F52C" wp14:editId="6E9C00B0">
            <wp:extent cx="5248275" cy="553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5534025"/>
                    </a:xfrm>
                    <a:prstGeom prst="rect">
                      <a:avLst/>
                    </a:prstGeom>
                    <a:noFill/>
                    <a:ln>
                      <a:noFill/>
                    </a:ln>
                  </pic:spPr>
                </pic:pic>
              </a:graphicData>
            </a:graphic>
          </wp:inline>
        </w:drawing>
      </w:r>
    </w:p>
    <w:p w14:paraId="6C782D31" w14:textId="74CA99F0" w:rsidR="0029525E" w:rsidRDefault="009D7378" w:rsidP="0029525E">
      <w:pPr>
        <w:pStyle w:val="attlavirsraksts"/>
      </w:pPr>
      <w:bookmarkStart w:id="100" w:name="_Ref38466442"/>
      <w:r>
        <w:rPr>
          <w:b w:val="0"/>
          <w:bCs/>
          <w:i/>
          <w:iCs/>
        </w:rPr>
        <w:t>3.10</w:t>
      </w:r>
      <w:r w:rsidR="0029525E" w:rsidRPr="0029525E">
        <w:rPr>
          <w:b w:val="0"/>
          <w:bCs/>
          <w:i/>
          <w:iCs/>
        </w:rPr>
        <w:t>. att</w:t>
      </w:r>
      <w:r w:rsidR="0029525E">
        <w:t>.</w:t>
      </w:r>
      <w:bookmarkEnd w:id="100"/>
      <w:r w:rsidR="0029525E">
        <w:t xml:space="preserve"> Datu avota dzēšanas peldceliņu diagramma</w:t>
      </w:r>
    </w:p>
    <w:p w14:paraId="373CF268" w14:textId="382C5C18" w:rsidR="00B74222" w:rsidRDefault="00B74222" w:rsidP="0029525E">
      <w:pPr>
        <w:pStyle w:val="attlavirsraksts"/>
      </w:pPr>
    </w:p>
    <w:p w14:paraId="6315D01D" w14:textId="71B1778C" w:rsidR="00B74222" w:rsidRDefault="00B74222" w:rsidP="00B74222">
      <w:pPr>
        <w:pStyle w:val="Teksts"/>
      </w:pPr>
      <w:r>
        <w:t xml:space="preserve">Datu avota dzēšanas procesā (skat. att. </w:t>
      </w:r>
      <w:r w:rsidRPr="00B74222">
        <w:fldChar w:fldCharType="begin"/>
      </w:r>
      <w:r w:rsidRPr="00B74222">
        <w:instrText xml:space="preserve"> REF _Ref38466442 \h  \* MERGEFORMAT </w:instrText>
      </w:r>
      <w:r w:rsidRPr="00B74222">
        <w:fldChar w:fldCharType="separate"/>
      </w:r>
      <w:r w:rsidR="009D7378" w:rsidRPr="009D7378">
        <w:t>3.10.)</w:t>
      </w:r>
      <w:r w:rsidRPr="00B74222">
        <w:fldChar w:fldCharType="end"/>
      </w:r>
      <w:r>
        <w:t xml:space="preserve"> ietilpst arī datu avota pievienošana (attēlā atzīmēta ar raustīto līniju, </w:t>
      </w:r>
      <w:r w:rsidR="005F7D38">
        <w:t xml:space="preserve">skat. nodaļu </w:t>
      </w:r>
      <w:r w:rsidR="005F7D38">
        <w:fldChar w:fldCharType="begin"/>
      </w:r>
      <w:r w:rsidR="005F7D38">
        <w:instrText xml:space="preserve"> REF _Ref38618876 \r \h </w:instrText>
      </w:r>
      <w:r w:rsidR="005F7D38">
        <w:fldChar w:fldCharType="separate"/>
      </w:r>
      <w:r w:rsidR="009D7378">
        <w:t>3.3.2</w:t>
      </w:r>
      <w:r w:rsidR="005F7D38">
        <w:fldChar w:fldCharType="end"/>
      </w:r>
      <w:r w:rsidR="005F7D38">
        <w:t>.</w:t>
      </w:r>
      <w:r>
        <w:t>), ja ir iespējama datu avota aizvietošana ar datiem no citiem avotiem</w:t>
      </w:r>
      <w:r w:rsidR="005F7D38">
        <w:t xml:space="preserve"> un nepieciešams jauns datu avots</w:t>
      </w:r>
      <w:r>
        <w:t xml:space="preserve">. Norādot alternatīvās datu </w:t>
      </w:r>
      <w:r>
        <w:lastRenderedPageBreak/>
        <w:t xml:space="preserve">vienības no citiem datu avotiem, tiek izveidots ieraksts tabulā </w:t>
      </w:r>
      <w:r>
        <w:rPr>
          <w:i/>
          <w:iCs/>
        </w:rPr>
        <w:t>ChangeAdaptationAdditionalData</w:t>
      </w:r>
      <w:r>
        <w:t>.</w:t>
      </w:r>
    </w:p>
    <w:p w14:paraId="2A0512F7" w14:textId="07021E10" w:rsidR="00E92A11" w:rsidRDefault="00E92A11" w:rsidP="00276DA8">
      <w:pPr>
        <w:pStyle w:val="apak-apaknodvirsr"/>
        <w:numPr>
          <w:ilvl w:val="2"/>
          <w:numId w:val="1"/>
        </w:numPr>
        <w:ind w:left="1843" w:hanging="709"/>
      </w:pPr>
      <w:bookmarkStart w:id="101" w:name="_Toc40698953"/>
      <w:r>
        <w:t>Datu maģistrāles līmeņa dzēšana</w:t>
      </w:r>
      <w:bookmarkEnd w:id="101"/>
    </w:p>
    <w:p w14:paraId="74280FAB" w14:textId="364F47DF" w:rsidR="00E92A11" w:rsidRDefault="00567B42" w:rsidP="00E92A11">
      <w:pPr>
        <w:pStyle w:val="Teksts"/>
      </w:pPr>
      <w:r>
        <w:t>Datu m</w:t>
      </w:r>
      <w:r w:rsidR="0006479A">
        <w:t xml:space="preserve">aģistrāles līmeņa dzēšana ir pavisam vienkāršs process, ja datu maģistrāles līmenis nav saistīts ar nevienu datu kopu. Šādā gadījumā nekādi adaptācijas procesi nav nepieciešami. Tomēr šādi gadījumi ir salīdzinoši reti un </w:t>
      </w:r>
      <w:r w:rsidR="00780B1F">
        <w:t>funkcionējošam</w:t>
      </w:r>
      <w:r w:rsidR="0006479A">
        <w:t xml:space="preserve"> datu maģistrāles līmenim </w:t>
      </w:r>
      <w:r w:rsidR="003C610A">
        <w:t xml:space="preserve">lielākoties </w:t>
      </w:r>
      <w:r w:rsidR="0006479A">
        <w:t>jau ir piesaistītas kādas datu kopas.</w:t>
      </w:r>
    </w:p>
    <w:p w14:paraId="014D4A7B" w14:textId="77777777" w:rsidR="00B74222" w:rsidRDefault="00B74222" w:rsidP="00E92A11">
      <w:pPr>
        <w:pStyle w:val="Teksts"/>
      </w:pPr>
    </w:p>
    <w:p w14:paraId="070797B7" w14:textId="67B77E27" w:rsidR="002B18FD" w:rsidRDefault="00BD6BB4" w:rsidP="002B18FD">
      <w:pPr>
        <w:pStyle w:val="Teksts"/>
        <w:ind w:firstLine="0"/>
        <w:jc w:val="center"/>
      </w:pPr>
      <w:r>
        <w:rPr>
          <w:noProof/>
        </w:rPr>
        <w:drawing>
          <wp:inline distT="0" distB="0" distL="0" distR="0" wp14:anchorId="056F7F81" wp14:editId="241B2F7E">
            <wp:extent cx="5041127" cy="3447426"/>
            <wp:effectExtent l="0" t="0" r="7620" b="635"/>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hl_deletion.png"/>
                    <pic:cNvPicPr/>
                  </pic:nvPicPr>
                  <pic:blipFill>
                    <a:blip r:embed="rId30">
                      <a:extLst>
                        <a:ext uri="{28A0092B-C50C-407E-A947-70E740481C1C}">
                          <a14:useLocalDpi xmlns:a14="http://schemas.microsoft.com/office/drawing/2010/main" val="0"/>
                        </a:ext>
                      </a:extLst>
                    </a:blip>
                    <a:stretch>
                      <a:fillRect/>
                    </a:stretch>
                  </pic:blipFill>
                  <pic:spPr>
                    <a:xfrm>
                      <a:off x="0" y="0"/>
                      <a:ext cx="5071238" cy="3468018"/>
                    </a:xfrm>
                    <a:prstGeom prst="rect">
                      <a:avLst/>
                    </a:prstGeom>
                  </pic:spPr>
                </pic:pic>
              </a:graphicData>
            </a:graphic>
          </wp:inline>
        </w:drawing>
      </w:r>
    </w:p>
    <w:p w14:paraId="4D26B9D4" w14:textId="2BF5F254" w:rsidR="002B18FD" w:rsidRDefault="009D7378" w:rsidP="002B18FD">
      <w:pPr>
        <w:pStyle w:val="attlavirsraksts"/>
      </w:pPr>
      <w:bookmarkStart w:id="102" w:name="_Ref38463881"/>
      <w:r>
        <w:rPr>
          <w:b w:val="0"/>
          <w:bCs/>
          <w:i/>
          <w:iCs/>
        </w:rPr>
        <w:t>3.11</w:t>
      </w:r>
      <w:r w:rsidR="002B18FD" w:rsidRPr="002B18FD">
        <w:rPr>
          <w:b w:val="0"/>
          <w:bCs/>
          <w:i/>
          <w:iCs/>
        </w:rPr>
        <w:t>. att.</w:t>
      </w:r>
      <w:bookmarkEnd w:id="102"/>
      <w:r w:rsidR="002B18FD" w:rsidRPr="002B18FD">
        <w:rPr>
          <w:b w:val="0"/>
          <w:bCs/>
          <w:i/>
          <w:iCs/>
        </w:rPr>
        <w:t xml:space="preserve"> </w:t>
      </w:r>
      <w:r w:rsidR="002B18FD">
        <w:t>Datu maģistrāles līmeņa dzēšanas peldceliņu diagramma</w:t>
      </w:r>
    </w:p>
    <w:p w14:paraId="2EC12B76" w14:textId="77777777" w:rsidR="003B3004" w:rsidRPr="0005699C" w:rsidRDefault="003B3004" w:rsidP="003B3004">
      <w:pPr>
        <w:pStyle w:val="Teksts"/>
      </w:pPr>
    </w:p>
    <w:p w14:paraId="14E1FEF8" w14:textId="1D3B685B" w:rsidR="002B18FD" w:rsidRDefault="002B18FD" w:rsidP="00717E0E">
      <w:pPr>
        <w:pStyle w:val="Teksts"/>
      </w:pPr>
      <w:r>
        <w:t xml:space="preserve">Datu maģistrāles līmeņa dzēšanas procesā (skat. att. </w:t>
      </w:r>
      <w:r w:rsidRPr="002B18FD">
        <w:fldChar w:fldCharType="begin"/>
      </w:r>
      <w:r w:rsidRPr="002B18FD">
        <w:instrText xml:space="preserve"> REF _Ref38463881 \h  \* MERGEFORMAT </w:instrText>
      </w:r>
      <w:r w:rsidRPr="002B18FD">
        <w:fldChar w:fldCharType="separate"/>
      </w:r>
      <w:r w:rsidR="009D7378" w:rsidRPr="009D7378">
        <w:t>3.11.</w:t>
      </w:r>
      <w:r w:rsidRPr="002B18FD">
        <w:fldChar w:fldCharType="end"/>
      </w:r>
      <w:r w:rsidR="009D7378">
        <w:t xml:space="preserve"> </w:t>
      </w:r>
      <w:r>
        <w:t>) iesaistīti arī automātiskie nosacījumi, kuru pārbaudei nav nepieciešama izstrādātāja iejaukšanās</w:t>
      </w:r>
      <w:r w:rsidR="00567B42">
        <w:t xml:space="preserve"> – automātiski iespējams pārbaudīt, vai datu maģistrāles līmenim piesaistītas kādas datu kopas, kā arī vai šīs datu kopas ir pieejamas</w:t>
      </w:r>
      <w:r>
        <w:t xml:space="preserve">. </w:t>
      </w:r>
      <w:r w:rsidR="00E07AB7">
        <w:t xml:space="preserve">Ar raustīto līniju </w:t>
      </w:r>
      <w:r w:rsidR="00670360">
        <w:t>apzīmēta</w:t>
      </w:r>
      <w:r w:rsidR="00B74222">
        <w:t xml:space="preserve"> datu avota dzēšana (s</w:t>
      </w:r>
      <w:r w:rsidR="00E07AB7">
        <w:t>kat</w:t>
      </w:r>
      <w:r w:rsidR="00B74222">
        <w:t>.</w:t>
      </w:r>
      <w:r w:rsidR="00E07AB7">
        <w:t xml:space="preserve"> </w:t>
      </w:r>
      <w:r w:rsidR="00780B1F">
        <w:t xml:space="preserve">nodaļu </w:t>
      </w:r>
      <w:r w:rsidR="00780B1F">
        <w:fldChar w:fldCharType="begin"/>
      </w:r>
      <w:r w:rsidR="00780B1F">
        <w:instrText xml:space="preserve"> REF _Ref38619042 \r \h </w:instrText>
      </w:r>
      <w:r w:rsidR="00780B1F">
        <w:fldChar w:fldCharType="separate"/>
      </w:r>
      <w:r w:rsidR="009D7378">
        <w:t>3.3.6</w:t>
      </w:r>
      <w:r w:rsidR="00780B1F">
        <w:fldChar w:fldCharType="end"/>
      </w:r>
      <w:r w:rsidR="00780B1F">
        <w:t>.</w:t>
      </w:r>
      <w:r w:rsidR="00B74222">
        <w:t>).</w:t>
      </w:r>
    </w:p>
    <w:p w14:paraId="4D1AC3E6" w14:textId="16DA34C2" w:rsidR="006D278B" w:rsidRDefault="006D278B">
      <w:pPr>
        <w:spacing w:after="200" w:line="276" w:lineRule="auto"/>
        <w:rPr>
          <w:szCs w:val="28"/>
        </w:rPr>
      </w:pPr>
      <w:r>
        <w:br w:type="page"/>
      </w:r>
    </w:p>
    <w:p w14:paraId="6B61AB45" w14:textId="18C4ED15" w:rsidR="0010434F" w:rsidRDefault="00865FCC" w:rsidP="0010434F">
      <w:pPr>
        <w:pStyle w:val="nodaasvirsraksts"/>
      </w:pPr>
      <w:bookmarkStart w:id="103" w:name="_Toc40698954"/>
      <w:r>
        <w:lastRenderedPageBreak/>
        <w:t>Rezultāti</w:t>
      </w:r>
      <w:bookmarkEnd w:id="103"/>
    </w:p>
    <w:p w14:paraId="6D357048" w14:textId="677494D0" w:rsidR="0010434F" w:rsidRDefault="005B3FEA" w:rsidP="005B3FEA">
      <w:pPr>
        <w:pStyle w:val="Teksts"/>
      </w:pPr>
      <w:r>
        <w:t>Darba gaitā izpildīti visi sākotnēji izvirzītie darba uzdevumi. Vispirms izanalizēta pieejamā teorētiskā literatūra par datu noliktavām, to arhitektūru un veidiem, kā arī tajās izmantotajiem ETL procesiem. Datu noliktavu pielietojuma kontekstā izpētīta un apkopota informācija par lielajiem datiem un to svarīgākajām raksturiezīmēm.</w:t>
      </w:r>
    </w:p>
    <w:p w14:paraId="56BE6E55" w14:textId="2CF277E0" w:rsidR="005B3FEA" w:rsidRDefault="005B3FEA" w:rsidP="005B3FEA">
      <w:pPr>
        <w:pStyle w:val="Teksts"/>
      </w:pPr>
      <w:r>
        <w:t>Datu avotu evolūcijas kontekstā pētīta un analizēta esoša sistēma, k</w:t>
      </w:r>
      <w:r w:rsidR="007977B7">
        <w:t>urā iekļauti algoritmi dažādu evolūcijas rezultātā radušos izmaiņu atklāšanai. Darbā aprakstīta sistēmas arhitektūra, īpašu uzmanību pievēršot tajā iekļautajai adaptācijas komponentei, kas izvirzīta par pamatu neviendabīgu integrētu datu avotu evolūcijas apstrādes mehānisma izstrādei.</w:t>
      </w:r>
    </w:p>
    <w:p w14:paraId="6CED96A0" w14:textId="79F1F375" w:rsidR="007977B7" w:rsidRPr="005B3FEA" w:rsidRDefault="007977B7" w:rsidP="005B3FEA">
      <w:pPr>
        <w:pStyle w:val="Teksts"/>
      </w:pPr>
      <w:r>
        <w:t>Balstoties uz esošās sistēmas datu bāzes struktūr</w:t>
      </w:r>
      <w:r w:rsidR="00842E02">
        <w:t>as</w:t>
      </w:r>
      <w:r>
        <w:t>, kā arī pastāvošo metadatu glabāšanas mehānismu, izstrādāts risinājums, kas paredzēts datu avotu evolūcijas rezultātā radušos izmaiņu adaptācijai sistēm</w:t>
      </w:r>
      <w:r w:rsidR="007124B4">
        <w:t>as metadatos</w:t>
      </w:r>
      <w:r>
        <w:t>. Izstrādāta datu bāzes struktūra izmaiņu adaptācijas procesā radušos metadatu glabāšanai, kā arī datu atlases vaicājumi un procedūras pašas izmaiņu adaptācijas veikšanai. Reāli notikušām datu avotu izmaiņām sastādīti pilni izmaiņu adaptācijas scenāriji, kas sastāv gan no automātiski izpildām</w:t>
      </w:r>
      <w:r w:rsidR="00D03EA8">
        <w:t>as funkcionalitātes (procedūru formā), gan manuāli veicamiem norādījumiem (veicamās darbības apraksta formā).</w:t>
      </w:r>
      <w:r w:rsidR="00C14DA9">
        <w:t xml:space="preserve"> Izstrādātais risinājums ir universāls, tāpēc tas izmantojams arī nākotnē jaunu izmaiņu veidu adaptācijas scenāriju glabāšanai un adaptēšanai sistēmas metadatos.</w:t>
      </w:r>
    </w:p>
    <w:p w14:paraId="555C2F5E" w14:textId="77777777" w:rsidR="005B3FEA" w:rsidRDefault="005B3FEA" w:rsidP="007F6674">
      <w:pPr>
        <w:pStyle w:val="Teksts"/>
      </w:pPr>
    </w:p>
    <w:p w14:paraId="3C155BF7" w14:textId="1A75F9AF" w:rsidR="0010434F" w:rsidRDefault="0010434F">
      <w:pPr>
        <w:spacing w:after="200" w:line="276" w:lineRule="auto"/>
        <w:rPr>
          <w:b/>
          <w:caps/>
          <w:sz w:val="28"/>
          <w:szCs w:val="28"/>
        </w:rPr>
      </w:pPr>
      <w:r>
        <w:br w:type="page"/>
      </w:r>
    </w:p>
    <w:p w14:paraId="3AF87814" w14:textId="483966B2" w:rsidR="0010434F" w:rsidRDefault="00865FCC" w:rsidP="0010434F">
      <w:pPr>
        <w:pStyle w:val="nodaasvirsraksts"/>
      </w:pPr>
      <w:bookmarkStart w:id="104" w:name="_Toc40698955"/>
      <w:r>
        <w:lastRenderedPageBreak/>
        <w:t>Secinājumi</w:t>
      </w:r>
      <w:bookmarkEnd w:id="104"/>
    </w:p>
    <w:p w14:paraId="1A64CEC7" w14:textId="797E7E32" w:rsidR="00650B0B" w:rsidRDefault="00650B0B" w:rsidP="00650B0B">
      <w:pPr>
        <w:pStyle w:val="Teksts"/>
      </w:pPr>
      <w:r>
        <w:t>Datu noliktavu jēdziens attīstījies līdz ar lielu datu plūsmu parādīšanos tehnoloģiju vidē. Šie dati tika uzkrāti, bet arvien vairāk tika novērotas dažādas "zirnekļa tīkla" vides, kuras bija grūti pārvaldīt. Lai strukturizētu iegūto informāciju, stratēģisku lēmumu pieņemšanai nepieciešamā informācija tika glabāta atsevišķā datu noliktavā, kuras aizpildīšanai izmantoti ETL procesi. Drīz vien, līdz ar esošo iespēju efektīvi un ātri uzkrāt un pārvaldīt datus, tika ieviests lielo datu jēdziens. Taču, ņemot vērā lielo datu apjomu, dažādību un ātrumu, izkristalizējušās neviendabīgu integrētu datu avotu evolūcijas problēmas.</w:t>
      </w:r>
    </w:p>
    <w:p w14:paraId="285D758C" w14:textId="58A8FF88" w:rsidR="00650B0B" w:rsidRDefault="00650B0B" w:rsidP="00650B0B">
      <w:pPr>
        <w:pStyle w:val="Teksts"/>
      </w:pPr>
      <w:r>
        <w:t>Bakalaura darba ietvaros izpētīta esoša datu avotu evolūcijas sistēma. Šī sistēma iekļauj datu ieguvi no dažādiem avotiem, kā arī ETL procesus datu pārveidošanai vienotā struktūrā, lai tos būtu iespējams ievietot datu noliktavā. Sistēmas darbība balstīta uz metadatiem, kas tiek glabāti par katru saņemto informācijas vienību un tās transformāciju integrācijai datu noliktavā.</w:t>
      </w:r>
    </w:p>
    <w:p w14:paraId="247339C1" w14:textId="25E05BC2" w:rsidR="00650B0B" w:rsidRDefault="00650B0B" w:rsidP="00650B0B">
      <w:pPr>
        <w:pStyle w:val="Teksts"/>
      </w:pPr>
      <w:r>
        <w:t>Lai nodrošinātu neviendabīgu integrētu datu avotu izmaiņu adaptāciju sistēm</w:t>
      </w:r>
      <w:r w:rsidR="00F85B60">
        <w:t>as metdatos</w:t>
      </w:r>
      <w:r>
        <w:t>, izstrādāts risinājums, kas papildina esošo metadatu glabāšanas shēmu ar papildus datu bāzes struktūru un funkcionalitāti. Minētā struktūra nodrošina adaptācijas scenāriju glabāšanu, kā arī adaptācijas procesa monitoringu, taču funkcionalitāte - adaptācijas soļu izpildi. Izmaiņu adaptācijas scenāriji izstrādāti reāli notikušām izmaiņām.</w:t>
      </w:r>
    </w:p>
    <w:p w14:paraId="737B55EF" w14:textId="6A3AAB55" w:rsidR="00650B0B" w:rsidRDefault="00650B0B" w:rsidP="00650B0B">
      <w:pPr>
        <w:pStyle w:val="Teksts"/>
      </w:pPr>
      <w:r>
        <w:t>Darbā izvirzītais mērķis ir sasniegts - atrasts risinājums, kā apstrādāt neviendabīgu integrētu datu avotu evolūcijas rezultātā radušās izmaiņas un adaptēt tās sistēmā.  Mērķis sasniegts, veicot izvirzīto uzdevumu izpildi.</w:t>
      </w:r>
    </w:p>
    <w:p w14:paraId="771384FC" w14:textId="2AB6E3A8" w:rsidR="0010434F" w:rsidRDefault="00650B0B" w:rsidP="00650B0B">
      <w:pPr>
        <w:pStyle w:val="Teksts"/>
      </w:pPr>
      <w:r>
        <w:t xml:space="preserve">Darbā sasniegtais rezultāts izmantojams gan kā esošās sistēmas papildinājums, gan kā </w:t>
      </w:r>
      <w:r w:rsidR="00C14DA9">
        <w:t xml:space="preserve">universāls </w:t>
      </w:r>
      <w:r>
        <w:t>konceptuāls piemērs citu līdzīgu sistēmu papildināšanai ar šādu izmaiņu adaptācijas komponenti. Turpmāk plānots attīstīt sistēmu, iekļaujot visu iespējmo datu avotu izmaiņu veidu adaptācijas scenāriju realizāciju</w:t>
      </w:r>
      <w:r w:rsidR="00C14DA9">
        <w:t>.</w:t>
      </w:r>
    </w:p>
    <w:p w14:paraId="642E624B" w14:textId="627DB0B5" w:rsidR="0010434F" w:rsidRDefault="0010434F">
      <w:pPr>
        <w:spacing w:after="200" w:line="276" w:lineRule="auto"/>
        <w:rPr>
          <w:b/>
          <w:caps/>
          <w:sz w:val="28"/>
          <w:szCs w:val="28"/>
        </w:rPr>
      </w:pPr>
      <w:r>
        <w:br w:type="page"/>
      </w:r>
    </w:p>
    <w:p w14:paraId="0AF10B50" w14:textId="5D0D8127" w:rsidR="0010434F" w:rsidRDefault="00865FCC" w:rsidP="0010434F">
      <w:pPr>
        <w:pStyle w:val="nodaasvirsraksts"/>
      </w:pPr>
      <w:bookmarkStart w:id="105" w:name="_Toc40698956"/>
      <w:bookmarkStart w:id="106" w:name="_Hlk40201792"/>
      <w:r>
        <w:lastRenderedPageBreak/>
        <w:t>Izmantotā literatūra un avoti</w:t>
      </w:r>
      <w:bookmarkEnd w:id="105"/>
    </w:p>
    <w:p w14:paraId="40398F03" w14:textId="5112740B" w:rsidR="004E6CA7" w:rsidRPr="004E6CA7" w:rsidRDefault="004E6CA7" w:rsidP="002E0CE2">
      <w:pPr>
        <w:pStyle w:val="Teksts"/>
        <w:numPr>
          <w:ilvl w:val="0"/>
          <w:numId w:val="27"/>
        </w:numPr>
        <w:spacing w:after="240"/>
        <w:ind w:left="425"/>
        <w:rPr>
          <w:rStyle w:val="Hyperlink"/>
          <w:color w:val="auto"/>
        </w:rPr>
      </w:pPr>
      <w:bookmarkStart w:id="107" w:name="_Ref40257662"/>
      <w:bookmarkEnd w:id="106"/>
      <w:r w:rsidRPr="009F5F58">
        <w:rPr>
          <w:rStyle w:val="Hyperlink"/>
          <w:color w:val="auto"/>
          <w:u w:val="none"/>
        </w:rPr>
        <w:t>Akadēmiskā terminu datubāze “</w:t>
      </w:r>
      <w:r w:rsidRPr="004E6CA7">
        <w:rPr>
          <w:rStyle w:val="Hyperlink"/>
          <w:b/>
          <w:bCs/>
          <w:i/>
          <w:iCs/>
          <w:color w:val="auto"/>
          <w:u w:val="none"/>
        </w:rPr>
        <w:t>AkadTerm</w:t>
      </w:r>
      <w:r w:rsidRPr="009F5F58">
        <w:rPr>
          <w:rStyle w:val="Hyperlink"/>
          <w:color w:val="auto"/>
          <w:u w:val="none"/>
        </w:rPr>
        <w:t xml:space="preserve">”. [Tiešsaiste] – [Pārbaudīts 08.05.2020]. Pieejams: </w:t>
      </w:r>
      <w:hyperlink r:id="rId31" w:history="1">
        <w:r w:rsidRPr="004E6CA7">
          <w:rPr>
            <w:rStyle w:val="Hyperlink"/>
            <w:color w:val="auto"/>
          </w:rPr>
          <w:t>http://termini.lza.lv/term.php</w:t>
        </w:r>
      </w:hyperlink>
      <w:bookmarkEnd w:id="107"/>
    </w:p>
    <w:p w14:paraId="4BFAB7FE" w14:textId="30515DF1" w:rsidR="004E6CA7" w:rsidRDefault="004E6CA7" w:rsidP="002E0CE2">
      <w:pPr>
        <w:pStyle w:val="Teksts"/>
        <w:numPr>
          <w:ilvl w:val="0"/>
          <w:numId w:val="27"/>
        </w:numPr>
        <w:spacing w:after="240"/>
        <w:ind w:left="425"/>
      </w:pPr>
      <w:bookmarkStart w:id="108" w:name="_Ref40258416"/>
      <w:r w:rsidRPr="009F5F58">
        <w:rPr>
          <w:b/>
          <w:bCs/>
        </w:rPr>
        <w:t>Alfredo Cuzzocrea, Laura Puglisi</w:t>
      </w:r>
      <w:r w:rsidRPr="009F5F58">
        <w:t>, “</w:t>
      </w:r>
      <w:r w:rsidRPr="009F5F58">
        <w:rPr>
          <w:i/>
          <w:iCs/>
        </w:rPr>
        <w:t>Encyclopedia of Information Science and Technology, Third Edition</w:t>
      </w:r>
      <w:r w:rsidRPr="009F5F58">
        <w:t>”, IGI Global (2015)</w:t>
      </w:r>
      <w:bookmarkEnd w:id="108"/>
    </w:p>
    <w:p w14:paraId="7CC0D261" w14:textId="77777777" w:rsidR="004E6CA7" w:rsidRPr="009F5F58" w:rsidRDefault="004E6CA7" w:rsidP="002E0CE2">
      <w:pPr>
        <w:pStyle w:val="Teksts"/>
        <w:numPr>
          <w:ilvl w:val="0"/>
          <w:numId w:val="27"/>
        </w:numPr>
        <w:ind w:left="419" w:hanging="357"/>
      </w:pPr>
      <w:bookmarkStart w:id="109" w:name="_Ref40257826"/>
      <w:bookmarkStart w:id="110" w:name="_Hlk40256642"/>
      <w:r w:rsidRPr="009F5F58">
        <w:rPr>
          <w:b/>
          <w:bCs/>
        </w:rPr>
        <w:t>Amber Lee Dennis</w:t>
      </w:r>
      <w:r w:rsidRPr="009F5F58">
        <w:t>, “</w:t>
      </w:r>
      <w:r w:rsidRPr="009F5F58">
        <w:rPr>
          <w:i/>
          <w:iCs/>
        </w:rPr>
        <w:t>The Data Warehouse: From the Past to the Present</w:t>
      </w:r>
      <w:r w:rsidRPr="009F5F58">
        <w:t>” (2017). [Tiešsaiste] – [Pārbaudīts 27.04.2020]</w:t>
      </w:r>
      <w:bookmarkEnd w:id="109"/>
    </w:p>
    <w:p w14:paraId="3C8DA3C5" w14:textId="037F4F3B" w:rsidR="004E6CA7" w:rsidRPr="004E6CA7" w:rsidRDefault="004E6CA7" w:rsidP="002E0CE2">
      <w:pPr>
        <w:pStyle w:val="Teksts"/>
        <w:spacing w:after="240"/>
        <w:ind w:left="425" w:firstLine="0"/>
        <w:rPr>
          <w:rStyle w:val="Hyperlink"/>
          <w:color w:val="auto"/>
        </w:rPr>
      </w:pPr>
      <w:r w:rsidRPr="009F5F58">
        <w:t xml:space="preserve">Pieejams: </w:t>
      </w:r>
      <w:hyperlink r:id="rId32" w:history="1">
        <w:r w:rsidRPr="004E6CA7">
          <w:rPr>
            <w:rStyle w:val="Hyperlink"/>
            <w:color w:val="auto"/>
          </w:rPr>
          <w:t>https://www.dataversity.net/data-warehouse-past-present/</w:t>
        </w:r>
      </w:hyperlink>
      <w:bookmarkEnd w:id="110"/>
    </w:p>
    <w:p w14:paraId="4C710DC3" w14:textId="773C9756" w:rsidR="004E6CA7" w:rsidRPr="009F5F58" w:rsidRDefault="004E6CA7" w:rsidP="002E0CE2">
      <w:pPr>
        <w:pStyle w:val="Teksts"/>
        <w:numPr>
          <w:ilvl w:val="0"/>
          <w:numId w:val="27"/>
        </w:numPr>
        <w:spacing w:after="240"/>
        <w:ind w:left="425"/>
      </w:pPr>
      <w:bookmarkStart w:id="111" w:name="_Ref40258104"/>
      <w:r w:rsidRPr="009F5F58">
        <w:rPr>
          <w:rStyle w:val="Hyperlink"/>
          <w:color w:val="auto"/>
          <w:u w:val="none"/>
        </w:rPr>
        <w:t>“</w:t>
      </w:r>
      <w:r w:rsidRPr="009F5F58">
        <w:rPr>
          <w:rStyle w:val="Hyperlink"/>
          <w:i/>
          <w:iCs/>
          <w:color w:val="auto"/>
          <w:u w:val="none"/>
        </w:rPr>
        <w:t>Big Data Now: 2012 Edition</w:t>
      </w:r>
      <w:r w:rsidRPr="009F5F58">
        <w:rPr>
          <w:rStyle w:val="Hyperlink"/>
          <w:color w:val="auto"/>
          <w:u w:val="none"/>
        </w:rPr>
        <w:t>”, O’Reilly Media, Inc. (2012)</w:t>
      </w:r>
      <w:bookmarkEnd w:id="111"/>
    </w:p>
    <w:p w14:paraId="19D2C0BF" w14:textId="77777777" w:rsidR="004E6CA7" w:rsidRDefault="004E6CA7" w:rsidP="002E0CE2">
      <w:pPr>
        <w:pStyle w:val="Teksts"/>
        <w:numPr>
          <w:ilvl w:val="0"/>
          <w:numId w:val="27"/>
        </w:numPr>
        <w:spacing w:after="240"/>
        <w:ind w:left="425"/>
      </w:pPr>
      <w:bookmarkStart w:id="112" w:name="_Ref40258232"/>
      <w:r w:rsidRPr="004E6CA7">
        <w:rPr>
          <w:b/>
          <w:bCs/>
        </w:rPr>
        <w:t>Wayne W. Eckerson</w:t>
      </w:r>
      <w:r>
        <w:t>, “The Role of Big Data and Data Warehousing in the Modern Analytics Ecosystem”, Eckerson Group (2018)</w:t>
      </w:r>
      <w:bookmarkEnd w:id="112"/>
    </w:p>
    <w:p w14:paraId="45391749" w14:textId="77777777" w:rsidR="004E6CA7" w:rsidRDefault="004E6CA7" w:rsidP="002E0CE2">
      <w:pPr>
        <w:pStyle w:val="Teksts"/>
        <w:numPr>
          <w:ilvl w:val="0"/>
          <w:numId w:val="27"/>
        </w:numPr>
        <w:spacing w:after="240"/>
        <w:ind w:left="425"/>
      </w:pPr>
      <w:bookmarkStart w:id="113" w:name="_Ref40257552"/>
      <w:r w:rsidRPr="004E6CA7">
        <w:rPr>
          <w:b/>
          <w:bCs/>
        </w:rPr>
        <w:t>Lars George,</w:t>
      </w:r>
      <w:r>
        <w:t xml:space="preserve"> “</w:t>
      </w:r>
      <w:r w:rsidRPr="004E6CA7">
        <w:rPr>
          <w:i/>
          <w:iCs/>
        </w:rPr>
        <w:t>HBase: The Definitive Guide</w:t>
      </w:r>
      <w:r>
        <w:t>”, O’Reilly Media, Inc. (2011)</w:t>
      </w:r>
      <w:bookmarkEnd w:id="113"/>
    </w:p>
    <w:p w14:paraId="3A3F1254" w14:textId="77777777" w:rsidR="004E6CA7" w:rsidRDefault="004E6CA7" w:rsidP="002E0CE2">
      <w:pPr>
        <w:pStyle w:val="Teksts"/>
        <w:numPr>
          <w:ilvl w:val="0"/>
          <w:numId w:val="27"/>
        </w:numPr>
        <w:spacing w:after="240"/>
        <w:ind w:left="425"/>
      </w:pPr>
      <w:bookmarkStart w:id="114" w:name="_Ref40258213"/>
      <w:r w:rsidRPr="004E6CA7">
        <w:rPr>
          <w:b/>
          <w:bCs/>
        </w:rPr>
        <w:t>Judith Hurwitz, Alan Nugent, Dr.Fern Halper, Marcia Kaufman</w:t>
      </w:r>
      <w:r>
        <w:t>, “</w:t>
      </w:r>
      <w:r w:rsidRPr="004E6CA7">
        <w:rPr>
          <w:i/>
          <w:iCs/>
        </w:rPr>
        <w:t>Big Data For Dummies</w:t>
      </w:r>
      <w:r>
        <w:t>”, John Wiley &amp; Sons, Inc. (2013)</w:t>
      </w:r>
      <w:bookmarkEnd w:id="114"/>
    </w:p>
    <w:p w14:paraId="20AEECF2" w14:textId="77777777" w:rsidR="004E6CA7" w:rsidRDefault="004E6CA7" w:rsidP="002E0CE2">
      <w:pPr>
        <w:pStyle w:val="Teksts"/>
        <w:numPr>
          <w:ilvl w:val="0"/>
          <w:numId w:val="27"/>
        </w:numPr>
        <w:spacing w:after="240"/>
        <w:ind w:left="425"/>
      </w:pPr>
      <w:bookmarkStart w:id="115" w:name="_Ref40257721"/>
      <w:r w:rsidRPr="004E6CA7">
        <w:rPr>
          <w:b/>
          <w:bCs/>
        </w:rPr>
        <w:t>William Inmon</w:t>
      </w:r>
      <w:r>
        <w:t>, “</w:t>
      </w:r>
      <w:r w:rsidRPr="004E6CA7">
        <w:rPr>
          <w:i/>
          <w:iCs/>
        </w:rPr>
        <w:t>Building the Data Warehouse, Third Edition</w:t>
      </w:r>
      <w:r>
        <w:t>”, John Wiley &amp; Sons, Inc. (2002) .</w:t>
      </w:r>
      <w:bookmarkEnd w:id="115"/>
    </w:p>
    <w:p w14:paraId="71C4BDE1" w14:textId="77777777" w:rsidR="004E6CA7" w:rsidRDefault="004E6CA7" w:rsidP="002E0CE2">
      <w:pPr>
        <w:pStyle w:val="Teksts"/>
        <w:numPr>
          <w:ilvl w:val="0"/>
          <w:numId w:val="27"/>
        </w:numPr>
        <w:spacing w:after="240"/>
        <w:ind w:left="425"/>
      </w:pPr>
      <w:bookmarkStart w:id="116" w:name="_Ref40257612"/>
      <w:r w:rsidRPr="004E6CA7">
        <w:rPr>
          <w:b/>
          <w:bCs/>
        </w:rPr>
        <w:t>William Inmon, Derek Strauss, Genia Neushloss</w:t>
      </w:r>
      <w:r>
        <w:t>, “</w:t>
      </w:r>
      <w:r w:rsidRPr="004E6CA7">
        <w:rPr>
          <w:i/>
          <w:iCs/>
        </w:rPr>
        <w:t>The Architecture for the Next Generation of Data Warehousing</w:t>
      </w:r>
      <w:r>
        <w:t>”, Morgan Kaufmann Publishers (2010).</w:t>
      </w:r>
      <w:bookmarkEnd w:id="116"/>
      <w:r>
        <w:t xml:space="preserve"> </w:t>
      </w:r>
    </w:p>
    <w:p w14:paraId="23B542E5" w14:textId="77777777" w:rsidR="004E6CA7" w:rsidRDefault="004E6CA7" w:rsidP="002E0CE2">
      <w:pPr>
        <w:pStyle w:val="Teksts"/>
        <w:numPr>
          <w:ilvl w:val="0"/>
          <w:numId w:val="27"/>
        </w:numPr>
        <w:spacing w:after="240"/>
        <w:ind w:left="425"/>
      </w:pPr>
      <w:bookmarkStart w:id="117" w:name="_Ref40258517"/>
      <w:r w:rsidRPr="004E6CA7">
        <w:rPr>
          <w:b/>
          <w:bCs/>
        </w:rPr>
        <w:t>Ahmed Kabiri, Dalila Chiadmi</w:t>
      </w:r>
      <w:r>
        <w:t>, “</w:t>
      </w:r>
      <w:r w:rsidRPr="004E6CA7">
        <w:rPr>
          <w:i/>
          <w:iCs/>
        </w:rPr>
        <w:t>Survey on ETL Processes</w:t>
      </w:r>
      <w:r>
        <w:t>”, Journal of Theoretical and Applied Information Technology (2013)</w:t>
      </w:r>
      <w:bookmarkEnd w:id="117"/>
      <w:r>
        <w:t xml:space="preserve"> </w:t>
      </w:r>
    </w:p>
    <w:p w14:paraId="7BD4233B" w14:textId="77777777" w:rsidR="004E6CA7" w:rsidRDefault="004E6CA7" w:rsidP="002E0CE2">
      <w:pPr>
        <w:pStyle w:val="Teksts"/>
        <w:numPr>
          <w:ilvl w:val="0"/>
          <w:numId w:val="27"/>
        </w:numPr>
        <w:spacing w:after="240"/>
        <w:ind w:left="425"/>
      </w:pPr>
      <w:bookmarkStart w:id="118" w:name="_Ref40257852"/>
      <w:r w:rsidRPr="004E6CA7">
        <w:rPr>
          <w:b/>
          <w:bCs/>
        </w:rPr>
        <w:t>Sean Kelly</w:t>
      </w:r>
      <w:r>
        <w:t>, “</w:t>
      </w:r>
      <w:r w:rsidRPr="004E6CA7">
        <w:rPr>
          <w:i/>
          <w:iCs/>
        </w:rPr>
        <w:t>Data Warehousing in Action</w:t>
      </w:r>
      <w:r>
        <w:t>”, John Wiley &amp; Sons, Inc. (1997)</w:t>
      </w:r>
      <w:bookmarkEnd w:id="118"/>
    </w:p>
    <w:p w14:paraId="145878AF" w14:textId="77777777" w:rsidR="004E6CA7" w:rsidRDefault="004E6CA7" w:rsidP="002E0CE2">
      <w:pPr>
        <w:pStyle w:val="Teksts"/>
        <w:numPr>
          <w:ilvl w:val="0"/>
          <w:numId w:val="27"/>
        </w:numPr>
        <w:spacing w:after="240"/>
        <w:ind w:left="425"/>
      </w:pPr>
      <w:bookmarkStart w:id="119" w:name="_Ref40258051"/>
      <w:r w:rsidRPr="004E6CA7">
        <w:rPr>
          <w:b/>
          <w:bCs/>
        </w:rPr>
        <w:t>Krish Krishnan</w:t>
      </w:r>
      <w:r>
        <w:t>, “</w:t>
      </w:r>
      <w:r w:rsidRPr="004E6CA7">
        <w:rPr>
          <w:i/>
          <w:iCs/>
        </w:rPr>
        <w:t>Data Warehousing in the Age of Big Data</w:t>
      </w:r>
      <w:r>
        <w:t>”, Morgan Kaufmann Publishers (2013)</w:t>
      </w:r>
      <w:bookmarkEnd w:id="119"/>
    </w:p>
    <w:p w14:paraId="211A9AEE" w14:textId="77777777" w:rsidR="004E6CA7" w:rsidRDefault="004E6CA7" w:rsidP="002E0CE2">
      <w:pPr>
        <w:pStyle w:val="Teksts"/>
        <w:numPr>
          <w:ilvl w:val="0"/>
          <w:numId w:val="27"/>
        </w:numPr>
        <w:spacing w:after="240"/>
        <w:ind w:left="425"/>
      </w:pPr>
      <w:bookmarkStart w:id="120" w:name="_Ref40258358"/>
      <w:r w:rsidRPr="004E6CA7">
        <w:rPr>
          <w:b/>
          <w:bCs/>
        </w:rPr>
        <w:t>Felix Naumann</w:t>
      </w:r>
      <w:r>
        <w:t>, “</w:t>
      </w:r>
      <w:r w:rsidRPr="004E6CA7">
        <w:rPr>
          <w:i/>
          <w:iCs/>
        </w:rPr>
        <w:t>Managing ETL processes</w:t>
      </w:r>
      <w:r>
        <w:t>”, Hasso Plattner Institute (2009)</w:t>
      </w:r>
      <w:bookmarkEnd w:id="120"/>
    </w:p>
    <w:p w14:paraId="14B66FA2" w14:textId="77777777" w:rsidR="004E6CA7" w:rsidRDefault="004E6CA7" w:rsidP="006C21AD">
      <w:pPr>
        <w:pStyle w:val="Teksts"/>
        <w:numPr>
          <w:ilvl w:val="0"/>
          <w:numId w:val="27"/>
        </w:numPr>
        <w:ind w:left="419" w:hanging="357"/>
      </w:pPr>
      <w:bookmarkStart w:id="121" w:name="_Ref40257815"/>
      <w:r w:rsidRPr="004E6CA7">
        <w:rPr>
          <w:i/>
          <w:iCs/>
        </w:rPr>
        <w:t>Oracle9i Data Warehousing Guide, Release 2.</w:t>
      </w:r>
      <w:r>
        <w:t xml:space="preserve"> [Tiešsaiste] – [Pārbaudīts 27.04.2020].</w:t>
      </w:r>
      <w:bookmarkEnd w:id="121"/>
      <w:r>
        <w:t xml:space="preserve"> </w:t>
      </w:r>
    </w:p>
    <w:p w14:paraId="3C667810" w14:textId="64153EEB" w:rsidR="004E6CA7" w:rsidRDefault="004E6CA7" w:rsidP="002E0CE2">
      <w:pPr>
        <w:pStyle w:val="Teksts"/>
        <w:spacing w:after="240"/>
        <w:ind w:left="425" w:firstLine="0"/>
      </w:pPr>
      <w:r>
        <w:t>Pieejams: https://docs.oracle.com/cd/B10500_01/server.920/a96520/concept.htm#50413</w:t>
      </w:r>
    </w:p>
    <w:p w14:paraId="0CD2E774" w14:textId="77777777" w:rsidR="004E6CA7" w:rsidRDefault="004E6CA7" w:rsidP="002E0CE2">
      <w:pPr>
        <w:pStyle w:val="Teksts"/>
        <w:numPr>
          <w:ilvl w:val="0"/>
          <w:numId w:val="27"/>
        </w:numPr>
        <w:ind w:left="419" w:hanging="357"/>
      </w:pPr>
      <w:bookmarkStart w:id="122" w:name="_Ref40257768"/>
      <w:r w:rsidRPr="004E6CA7">
        <w:rPr>
          <w:b/>
          <w:bCs/>
        </w:rPr>
        <w:lastRenderedPageBreak/>
        <w:t>Sweety Patel</w:t>
      </w:r>
      <w:r>
        <w:t>, “</w:t>
      </w:r>
      <w:r w:rsidRPr="004E6CA7">
        <w:rPr>
          <w:i/>
          <w:iCs/>
        </w:rPr>
        <w:t>What is Data Warehouse?</w:t>
      </w:r>
      <w:r>
        <w:t>”, Department of Computer Science, Fairleigh Dickinson University (2012). [Tiešsaiste] – [pārbaudīts 27.04.2020]</w:t>
      </w:r>
      <w:bookmarkEnd w:id="122"/>
    </w:p>
    <w:p w14:paraId="4218D10F" w14:textId="77777777" w:rsidR="004E6CA7" w:rsidRPr="004E6CA7" w:rsidRDefault="004E6CA7" w:rsidP="002E0CE2">
      <w:pPr>
        <w:pStyle w:val="Teksts"/>
        <w:spacing w:after="240"/>
        <w:ind w:left="425" w:firstLine="0"/>
        <w:rPr>
          <w:u w:val="single"/>
        </w:rPr>
      </w:pPr>
      <w:r>
        <w:t xml:space="preserve">Pieejams: </w:t>
      </w:r>
      <w:r w:rsidRPr="004E6CA7">
        <w:rPr>
          <w:u w:val="single"/>
        </w:rPr>
        <w:t>https://www.omicsonline.org/open-access/what-is-data-warehouse-2277-1891-1000117.php?aid=12878</w:t>
      </w:r>
    </w:p>
    <w:p w14:paraId="4D18FEB8" w14:textId="77777777" w:rsidR="004E6CA7" w:rsidRDefault="004E6CA7" w:rsidP="002E0CE2">
      <w:pPr>
        <w:pStyle w:val="Teksts"/>
        <w:numPr>
          <w:ilvl w:val="0"/>
          <w:numId w:val="27"/>
        </w:numPr>
        <w:spacing w:after="240"/>
        <w:ind w:left="425"/>
      </w:pPr>
      <w:bookmarkStart w:id="123" w:name="_Ref40257802"/>
      <w:r w:rsidRPr="004E6CA7">
        <w:rPr>
          <w:b/>
          <w:bCs/>
        </w:rPr>
        <w:t>Paulraj Ponniah</w:t>
      </w:r>
      <w:r>
        <w:t>, “</w:t>
      </w:r>
      <w:r w:rsidRPr="004E6CA7">
        <w:rPr>
          <w:i/>
          <w:iCs/>
        </w:rPr>
        <w:t>Data warehousing Fundamentals for IT Proffesionals, Second Edition</w:t>
      </w:r>
      <w:r>
        <w:t>”, John Wiley &amp; Sons, Inc. (2010)</w:t>
      </w:r>
      <w:bookmarkEnd w:id="123"/>
    </w:p>
    <w:p w14:paraId="52F0C39E" w14:textId="77777777" w:rsidR="004E6CA7" w:rsidRDefault="004E6CA7" w:rsidP="002E0CE2">
      <w:pPr>
        <w:pStyle w:val="Teksts"/>
        <w:numPr>
          <w:ilvl w:val="0"/>
          <w:numId w:val="27"/>
        </w:numPr>
        <w:spacing w:after="240"/>
        <w:ind w:left="425"/>
      </w:pPr>
      <w:bookmarkStart w:id="124" w:name="_Ref40258379"/>
      <w:r w:rsidRPr="004E6CA7">
        <w:rPr>
          <w:b/>
          <w:bCs/>
        </w:rPr>
        <w:t>Erhard Rahm, Hong Hai Do</w:t>
      </w:r>
      <w:r>
        <w:t>, “</w:t>
      </w:r>
      <w:r w:rsidRPr="004E6CA7">
        <w:rPr>
          <w:i/>
          <w:iCs/>
        </w:rPr>
        <w:t>Data cleaning: Problems and Current Approaches</w:t>
      </w:r>
      <w:r>
        <w:t>”, Bulletin of the Technical Committee on Data Engineering (2000)</w:t>
      </w:r>
      <w:bookmarkEnd w:id="124"/>
    </w:p>
    <w:p w14:paraId="798D5804" w14:textId="77777777" w:rsidR="004E6CA7" w:rsidRDefault="004E6CA7" w:rsidP="002E0CE2">
      <w:pPr>
        <w:pStyle w:val="Teksts"/>
        <w:numPr>
          <w:ilvl w:val="0"/>
          <w:numId w:val="27"/>
        </w:numPr>
        <w:spacing w:after="240"/>
        <w:ind w:left="425"/>
      </w:pPr>
      <w:bookmarkStart w:id="125" w:name="_Ref40257626"/>
      <w:r w:rsidRPr="004E6CA7">
        <w:rPr>
          <w:b/>
          <w:bCs/>
        </w:rPr>
        <w:t>Stefano Rizzi, Matteo Golfarelli</w:t>
      </w:r>
      <w:r>
        <w:t>, “</w:t>
      </w:r>
      <w:r w:rsidRPr="004E6CA7">
        <w:rPr>
          <w:i/>
          <w:iCs/>
        </w:rPr>
        <w:t>Data Warehouse Design: Modern Principles and Methodologies</w:t>
      </w:r>
      <w:r>
        <w:t>”, McGraw Hill Professional (2009).</w:t>
      </w:r>
      <w:bookmarkEnd w:id="125"/>
    </w:p>
    <w:p w14:paraId="460F2987" w14:textId="0ACC3A51" w:rsidR="004E6CA7" w:rsidRDefault="004E6CA7" w:rsidP="002E0CE2">
      <w:pPr>
        <w:pStyle w:val="Teksts"/>
        <w:numPr>
          <w:ilvl w:val="0"/>
          <w:numId w:val="27"/>
        </w:numPr>
        <w:spacing w:after="240"/>
        <w:ind w:left="425"/>
      </w:pPr>
      <w:bookmarkStart w:id="126" w:name="_Ref40258221"/>
      <w:r w:rsidRPr="004E6CA7">
        <w:rPr>
          <w:b/>
          <w:bCs/>
        </w:rPr>
        <w:t>Leo Willyanto Santoso, Yulia</w:t>
      </w:r>
      <w:r>
        <w:t>, “</w:t>
      </w:r>
      <w:r w:rsidRPr="004E6CA7">
        <w:rPr>
          <w:i/>
          <w:iCs/>
        </w:rPr>
        <w:t>Data Warehouse with Big Data Technology for Higher Education</w:t>
      </w:r>
      <w:r>
        <w:t>”, 4th Information Systems International Conference (2017)</w:t>
      </w:r>
      <w:bookmarkEnd w:id="126"/>
    </w:p>
    <w:p w14:paraId="4FA146BB" w14:textId="77777777" w:rsidR="004E6CA7" w:rsidRDefault="004E6CA7" w:rsidP="002E0CE2">
      <w:pPr>
        <w:pStyle w:val="Teksts"/>
        <w:numPr>
          <w:ilvl w:val="0"/>
          <w:numId w:val="27"/>
        </w:numPr>
        <w:spacing w:after="240"/>
        <w:ind w:left="425"/>
      </w:pPr>
      <w:bookmarkStart w:id="127" w:name="_Ref40257540"/>
      <w:r w:rsidRPr="004E6CA7">
        <w:rPr>
          <w:b/>
          <w:bCs/>
        </w:rPr>
        <w:t>K. Shvachko, H. Kuang, S. Radia, R. Chansler</w:t>
      </w:r>
      <w:r>
        <w:t>, “</w:t>
      </w:r>
      <w:r w:rsidRPr="004E6CA7">
        <w:rPr>
          <w:i/>
          <w:iCs/>
        </w:rPr>
        <w:t>The Hadoop Distributed File System</w:t>
      </w:r>
      <w:r>
        <w:t>”, IEEE 26th Symposium on Mass Storage Systems and Technologies (2010)</w:t>
      </w:r>
      <w:bookmarkEnd w:id="127"/>
    </w:p>
    <w:p w14:paraId="79234D65" w14:textId="77777777" w:rsidR="004E6CA7" w:rsidRDefault="004E6CA7" w:rsidP="002E0CE2">
      <w:pPr>
        <w:pStyle w:val="Teksts"/>
        <w:numPr>
          <w:ilvl w:val="0"/>
          <w:numId w:val="27"/>
        </w:numPr>
        <w:spacing w:after="240"/>
        <w:ind w:left="425"/>
      </w:pPr>
      <w:bookmarkStart w:id="128" w:name="_Ref40258689"/>
      <w:r w:rsidRPr="004E6CA7">
        <w:rPr>
          <w:b/>
          <w:bCs/>
        </w:rPr>
        <w:t>Darja Solodovnikova, Laila Niedrite</w:t>
      </w:r>
      <w:r>
        <w:t>, “</w:t>
      </w:r>
      <w:r w:rsidRPr="004E6CA7">
        <w:rPr>
          <w:i/>
          <w:iCs/>
        </w:rPr>
        <w:t>Change Discovery in Heterogeneous Data Sources of a Data Warehouse</w:t>
      </w:r>
      <w:r>
        <w:t>”, 14th International Baltic Conference on Databases and Information Systems (2020)</w:t>
      </w:r>
      <w:bookmarkEnd w:id="128"/>
    </w:p>
    <w:p w14:paraId="5A5D173F" w14:textId="77777777" w:rsidR="004E6CA7" w:rsidRDefault="004E6CA7" w:rsidP="002E0CE2">
      <w:pPr>
        <w:pStyle w:val="Teksts"/>
        <w:numPr>
          <w:ilvl w:val="0"/>
          <w:numId w:val="27"/>
        </w:numPr>
        <w:spacing w:after="240"/>
        <w:ind w:left="425"/>
      </w:pPr>
      <w:bookmarkStart w:id="129" w:name="_Ref40257578"/>
      <w:r w:rsidRPr="004E6CA7">
        <w:rPr>
          <w:b/>
          <w:bCs/>
        </w:rPr>
        <w:t>Darja Solodovnikova, Laila Niedrite</w:t>
      </w:r>
      <w:r>
        <w:t>,  “</w:t>
      </w:r>
      <w:r w:rsidRPr="004E6CA7">
        <w:rPr>
          <w:i/>
          <w:iCs/>
        </w:rPr>
        <w:t>Towards a Data Warehouse Architecture for Managing Big Data Evolution</w:t>
      </w:r>
      <w:r>
        <w:t>”, International Conference on Data Science, E-learning and Information Systems (2018)</w:t>
      </w:r>
      <w:bookmarkEnd w:id="129"/>
      <w:r>
        <w:t xml:space="preserve"> </w:t>
      </w:r>
    </w:p>
    <w:p w14:paraId="4051B9F5" w14:textId="77777777" w:rsidR="004E6CA7" w:rsidRDefault="004E6CA7" w:rsidP="002E0CE2">
      <w:pPr>
        <w:pStyle w:val="Teksts"/>
        <w:numPr>
          <w:ilvl w:val="0"/>
          <w:numId w:val="27"/>
        </w:numPr>
        <w:spacing w:after="240"/>
        <w:ind w:left="425"/>
      </w:pPr>
      <w:bookmarkStart w:id="130" w:name="_Ref40258632"/>
      <w:r w:rsidRPr="004E6CA7">
        <w:rPr>
          <w:b/>
          <w:bCs/>
        </w:rPr>
        <w:t>Darja Solodovnikova, Laila Niedrite, Aivars Niedritis</w:t>
      </w:r>
      <w:r>
        <w:t>, “</w:t>
      </w:r>
      <w:r w:rsidRPr="004E6CA7">
        <w:rPr>
          <w:i/>
          <w:iCs/>
        </w:rPr>
        <w:t>On Metadata Support for Integrating Evolving Heterogeneous Data Sources</w:t>
      </w:r>
      <w:r>
        <w:t>”, European Conference on Advances in Databases and Information Systems (2019)</w:t>
      </w:r>
      <w:bookmarkEnd w:id="130"/>
    </w:p>
    <w:p w14:paraId="1A57BF54" w14:textId="77777777" w:rsidR="004E6CA7" w:rsidRDefault="004E6CA7" w:rsidP="002E0CE2">
      <w:pPr>
        <w:pStyle w:val="Teksts"/>
        <w:numPr>
          <w:ilvl w:val="0"/>
          <w:numId w:val="27"/>
        </w:numPr>
        <w:spacing w:after="240"/>
        <w:ind w:left="425"/>
      </w:pPr>
      <w:bookmarkStart w:id="131" w:name="_Ref40258253"/>
      <w:r w:rsidRPr="004E6CA7">
        <w:rPr>
          <w:b/>
          <w:bCs/>
        </w:rPr>
        <w:t>Tomislav Šubić, Patrizia Poščić, Danijela Jakšić</w:t>
      </w:r>
      <w:r>
        <w:t>, “</w:t>
      </w:r>
      <w:r w:rsidRPr="004E6CA7">
        <w:rPr>
          <w:i/>
          <w:iCs/>
        </w:rPr>
        <w:t>Big Data in Data Warehouses</w:t>
      </w:r>
      <w:r>
        <w:t>”, Department of Informatics, University of Rijeka (2015)</w:t>
      </w:r>
      <w:bookmarkEnd w:id="131"/>
    </w:p>
    <w:p w14:paraId="3353AC65" w14:textId="77777777" w:rsidR="004E6CA7" w:rsidRDefault="004E6CA7" w:rsidP="002E0CE2">
      <w:pPr>
        <w:pStyle w:val="Teksts"/>
        <w:numPr>
          <w:ilvl w:val="0"/>
          <w:numId w:val="27"/>
        </w:numPr>
        <w:spacing w:after="240"/>
        <w:ind w:left="425"/>
      </w:pPr>
      <w:bookmarkStart w:id="132" w:name="_Ref40257521"/>
      <w:r w:rsidRPr="004E6CA7">
        <w:rPr>
          <w:b/>
          <w:bCs/>
        </w:rPr>
        <w:t>Nasser Thabet, Tariq Rahim Soomro</w:t>
      </w:r>
      <w:r>
        <w:t>, “</w:t>
      </w:r>
      <w:r w:rsidRPr="004E6CA7">
        <w:rPr>
          <w:i/>
          <w:iCs/>
        </w:rPr>
        <w:t>Big Data Challenges</w:t>
      </w:r>
      <w:r>
        <w:t>”, Journal of Computer Engineering &amp; Information Technology (2015)</w:t>
      </w:r>
      <w:bookmarkEnd w:id="132"/>
    </w:p>
    <w:p w14:paraId="2C095EFB" w14:textId="77777777" w:rsidR="004E6CA7" w:rsidRDefault="004E6CA7" w:rsidP="002E0CE2">
      <w:pPr>
        <w:pStyle w:val="Teksts"/>
        <w:numPr>
          <w:ilvl w:val="0"/>
          <w:numId w:val="27"/>
        </w:numPr>
        <w:spacing w:after="240"/>
        <w:ind w:left="425"/>
      </w:pPr>
      <w:bookmarkStart w:id="133" w:name="_Ref40257566"/>
      <w:r w:rsidRPr="004E6CA7">
        <w:rPr>
          <w:b/>
          <w:bCs/>
        </w:rPr>
        <w:lastRenderedPageBreak/>
        <w:t>A. Thusoo, J. S. Sarma, N. Jain, Z. Shao, P. Chakka, N. Zhang., S. Antony, H. Liu, R. Murthy</w:t>
      </w:r>
      <w:r>
        <w:t>, “</w:t>
      </w:r>
      <w:r w:rsidRPr="004E6CA7">
        <w:rPr>
          <w:i/>
          <w:iCs/>
        </w:rPr>
        <w:t>Hive – a petabyte scale data warehouse using Hadoop</w:t>
      </w:r>
      <w:r>
        <w:t>”, International Conference on Data Engineering (2010)</w:t>
      </w:r>
      <w:bookmarkEnd w:id="133"/>
    </w:p>
    <w:p w14:paraId="7E8D972D" w14:textId="77777777" w:rsidR="004E6CA7" w:rsidRDefault="004E6CA7" w:rsidP="002E0CE2">
      <w:pPr>
        <w:pStyle w:val="Teksts"/>
        <w:numPr>
          <w:ilvl w:val="0"/>
          <w:numId w:val="27"/>
        </w:numPr>
        <w:spacing w:after="240"/>
        <w:ind w:left="425"/>
      </w:pPr>
      <w:bookmarkStart w:id="134" w:name="_Ref40258244"/>
      <w:r w:rsidRPr="004E6CA7">
        <w:rPr>
          <w:b/>
          <w:bCs/>
        </w:rPr>
        <w:t>Phani Vivekanand Kandalam</w:t>
      </w:r>
      <w:r>
        <w:t>, “</w:t>
      </w:r>
      <w:r w:rsidRPr="004E6CA7">
        <w:rPr>
          <w:i/>
          <w:iCs/>
        </w:rPr>
        <w:t>Data Warehousing Modernization: Big Data Technology Implementation</w:t>
      </w:r>
      <w:r>
        <w:t>”, St. Cloud State University (2016)</w:t>
      </w:r>
      <w:bookmarkEnd w:id="134"/>
    </w:p>
    <w:p w14:paraId="18ED8AF1" w14:textId="77777777" w:rsidR="004E6CA7" w:rsidRDefault="004E6CA7" w:rsidP="002E0CE2">
      <w:pPr>
        <w:pStyle w:val="Teksts"/>
        <w:numPr>
          <w:ilvl w:val="0"/>
          <w:numId w:val="27"/>
        </w:numPr>
        <w:ind w:left="419" w:hanging="357"/>
      </w:pPr>
      <w:bookmarkStart w:id="135" w:name="_Ref40258403"/>
      <w:r w:rsidRPr="004E6CA7">
        <w:rPr>
          <w:b/>
          <w:bCs/>
        </w:rPr>
        <w:t>Lidong Wang</w:t>
      </w:r>
      <w:r>
        <w:t>, “</w:t>
      </w:r>
      <w:r w:rsidRPr="004E6CA7">
        <w:rPr>
          <w:i/>
          <w:iCs/>
        </w:rPr>
        <w:t>Heterogeneous Data and Big Data Analytics</w:t>
      </w:r>
      <w:r>
        <w:t>”, Automatic Control and Information Sciences (2017). [Tiešsaiste] – [pārbaudīts 27.04.2020]</w:t>
      </w:r>
      <w:bookmarkEnd w:id="135"/>
    </w:p>
    <w:p w14:paraId="6BF8011C" w14:textId="77777777" w:rsidR="004E6CA7" w:rsidRPr="004E6CA7" w:rsidRDefault="004E6CA7" w:rsidP="002E0CE2">
      <w:pPr>
        <w:pStyle w:val="Teksts"/>
        <w:spacing w:after="240"/>
        <w:ind w:left="425" w:firstLine="0"/>
        <w:rPr>
          <w:u w:val="single"/>
        </w:rPr>
      </w:pPr>
      <w:r w:rsidRPr="004E6CA7">
        <w:rPr>
          <w:u w:val="single"/>
        </w:rPr>
        <w:t>Pieejams: http://pubs.sciepub.com/acis/3/1/3/</w:t>
      </w:r>
    </w:p>
    <w:p w14:paraId="57E5EB99" w14:textId="77777777" w:rsidR="004E6CA7" w:rsidRPr="009F5F58" w:rsidRDefault="004E6CA7" w:rsidP="004E6CA7">
      <w:pPr>
        <w:pStyle w:val="Teksts"/>
        <w:ind w:firstLine="0"/>
      </w:pPr>
    </w:p>
    <w:p w14:paraId="4359E7E4" w14:textId="77777777" w:rsidR="0049250B" w:rsidRDefault="0010434F" w:rsidP="004E6CA7">
      <w:pPr>
        <w:pStyle w:val="Teksts"/>
        <w:ind w:firstLine="0"/>
        <w:sectPr w:rsidR="0049250B" w:rsidSect="004C2940">
          <w:footerReference w:type="default" r:id="rId33"/>
          <w:pgSz w:w="11906" w:h="16838" w:code="9"/>
          <w:pgMar w:top="1134" w:right="1134" w:bottom="1134" w:left="1701" w:header="720" w:footer="720" w:gutter="0"/>
          <w:cols w:space="720"/>
          <w:titlePg/>
          <w:docGrid w:linePitch="360"/>
        </w:sectPr>
      </w:pPr>
      <w:r>
        <w:br w:type="page"/>
      </w:r>
    </w:p>
    <w:p w14:paraId="4D6B0D67" w14:textId="774EB9FF" w:rsidR="001510FA" w:rsidRDefault="001510FA" w:rsidP="001510FA">
      <w:pPr>
        <w:spacing w:line="360" w:lineRule="auto"/>
        <w:jc w:val="both"/>
      </w:pPr>
      <w:r>
        <w:lastRenderedPageBreak/>
        <w:tab/>
        <w:t>Bakalaura darbs „Neviendabīgu integrētu datu avotu evolūcijas apstrāde” izstrādāts LU Datorikas  fakultātē.</w:t>
      </w:r>
    </w:p>
    <w:p w14:paraId="1EEE087A" w14:textId="77777777" w:rsidR="001510FA" w:rsidRDefault="001510FA" w:rsidP="001510FA">
      <w:pPr>
        <w:spacing w:line="360" w:lineRule="auto"/>
        <w:jc w:val="both"/>
      </w:pPr>
    </w:p>
    <w:p w14:paraId="2CC804EA" w14:textId="77777777" w:rsidR="001510FA" w:rsidRDefault="001510FA" w:rsidP="001510FA">
      <w:pPr>
        <w:spacing w:line="360" w:lineRule="auto"/>
        <w:jc w:val="both"/>
      </w:pPr>
      <w:r>
        <w:tab/>
        <w:t>Ar savu parakstu apliecinu, ka pētījums veikts patstāvīgi, izmantoti tikai tajā norādītie informācijas avoti un iesniegtā darba elektroniskā kopija atbilst izdrukai.</w:t>
      </w:r>
    </w:p>
    <w:p w14:paraId="1071619F" w14:textId="1BF11440" w:rsidR="001510FA" w:rsidRDefault="001510FA" w:rsidP="001510FA">
      <w:pPr>
        <w:spacing w:line="360" w:lineRule="auto"/>
        <w:jc w:val="both"/>
      </w:pPr>
      <w:r>
        <w:tab/>
        <w:t xml:space="preserve">Autors: Lauma Svilpe ___________________ </w:t>
      </w:r>
    </w:p>
    <w:p w14:paraId="68BAD7B7" w14:textId="77777777" w:rsidR="001510FA" w:rsidRDefault="001510FA" w:rsidP="001510FA">
      <w:pPr>
        <w:spacing w:line="360" w:lineRule="auto"/>
        <w:jc w:val="both"/>
      </w:pPr>
    </w:p>
    <w:p w14:paraId="62F28835" w14:textId="77777777" w:rsidR="001510FA" w:rsidRDefault="001510FA" w:rsidP="001510FA">
      <w:pPr>
        <w:spacing w:line="360" w:lineRule="auto"/>
        <w:jc w:val="both"/>
      </w:pPr>
    </w:p>
    <w:p w14:paraId="0D603558" w14:textId="77777777" w:rsidR="001510FA" w:rsidRDefault="001510FA" w:rsidP="001510FA">
      <w:pPr>
        <w:spacing w:line="360" w:lineRule="auto"/>
        <w:jc w:val="both"/>
      </w:pPr>
    </w:p>
    <w:p w14:paraId="3EEB2D83" w14:textId="77777777" w:rsidR="001510FA" w:rsidRDefault="001510FA" w:rsidP="001510FA">
      <w:pPr>
        <w:spacing w:line="360" w:lineRule="auto"/>
        <w:jc w:val="both"/>
      </w:pPr>
      <w:r>
        <w:tab/>
        <w:t xml:space="preserve">Rekomendēju/nerekomendēju darbu aizstāvēšanai </w:t>
      </w:r>
      <w:r>
        <w:rPr>
          <w:i/>
        </w:rPr>
        <w:t>(nederīgo svītro vadītājs)</w:t>
      </w:r>
    </w:p>
    <w:p w14:paraId="5F3DCB70" w14:textId="43A4D5CB" w:rsidR="001510FA" w:rsidRDefault="001510FA" w:rsidP="001510FA">
      <w:pPr>
        <w:spacing w:line="360" w:lineRule="auto"/>
      </w:pPr>
      <w:r>
        <w:tab/>
        <w:t>Vadītājs: asoc</w:t>
      </w:r>
      <w:r w:rsidR="005308DD">
        <w:t>iētā</w:t>
      </w:r>
      <w:r>
        <w:t xml:space="preserve"> prof</w:t>
      </w:r>
      <w:r w:rsidR="005308DD">
        <w:t>esore</w:t>
      </w:r>
      <w:r>
        <w:t xml:space="preserve"> Dr.dat. Darja Solodovņikova ______________    __.06.2020. </w:t>
      </w:r>
    </w:p>
    <w:p w14:paraId="60B26126" w14:textId="77777777" w:rsidR="001510FA" w:rsidRDefault="001510FA" w:rsidP="001510FA">
      <w:pPr>
        <w:spacing w:line="360" w:lineRule="auto"/>
        <w:jc w:val="both"/>
      </w:pPr>
    </w:p>
    <w:p w14:paraId="3645EA5D" w14:textId="77777777" w:rsidR="001510FA" w:rsidRDefault="001510FA" w:rsidP="001510FA">
      <w:pPr>
        <w:spacing w:line="360" w:lineRule="auto"/>
        <w:jc w:val="both"/>
      </w:pPr>
    </w:p>
    <w:p w14:paraId="333CB96B" w14:textId="0F793CCE" w:rsidR="001510FA" w:rsidRDefault="001510FA" w:rsidP="001510FA">
      <w:pPr>
        <w:spacing w:line="360" w:lineRule="auto"/>
        <w:jc w:val="both"/>
      </w:pPr>
      <w:r>
        <w:t xml:space="preserve">           Recenzents: </w:t>
      </w:r>
      <w:r w:rsidR="00DF534B">
        <w:t>prof</w:t>
      </w:r>
      <w:r w:rsidR="005308DD">
        <w:t>esors</w:t>
      </w:r>
      <w:r w:rsidR="00DF534B">
        <w:t xml:space="preserve"> Dr.dat. Ģirts Karnītis</w:t>
      </w:r>
    </w:p>
    <w:p w14:paraId="3BA20A39" w14:textId="77777777" w:rsidR="001510FA" w:rsidRDefault="001510FA" w:rsidP="001510FA">
      <w:pPr>
        <w:spacing w:line="360" w:lineRule="auto"/>
        <w:jc w:val="both"/>
      </w:pPr>
    </w:p>
    <w:p w14:paraId="526F0A11" w14:textId="77777777" w:rsidR="001510FA" w:rsidRDefault="001510FA" w:rsidP="001510FA">
      <w:pPr>
        <w:spacing w:line="360" w:lineRule="auto"/>
        <w:jc w:val="both"/>
      </w:pPr>
    </w:p>
    <w:p w14:paraId="08E21475" w14:textId="77777777" w:rsidR="001510FA" w:rsidRDefault="001510FA" w:rsidP="001510FA">
      <w:pPr>
        <w:spacing w:line="360" w:lineRule="auto"/>
        <w:jc w:val="both"/>
      </w:pPr>
      <w:r>
        <w:tab/>
        <w:t>Darbs iesniegts Datorikas  fakultātē  __.06.2020.</w:t>
      </w:r>
    </w:p>
    <w:p w14:paraId="64377DA8" w14:textId="77777777" w:rsidR="001510FA" w:rsidRDefault="001510FA" w:rsidP="001510FA">
      <w:pPr>
        <w:spacing w:line="360" w:lineRule="auto"/>
        <w:jc w:val="both"/>
      </w:pPr>
      <w:r>
        <w:tab/>
        <w:t>Dekāna pilnvarotā persona: vecākā metodiķe Ārija Sproģe ____________________</w:t>
      </w:r>
    </w:p>
    <w:p w14:paraId="3FDC75DD" w14:textId="77777777" w:rsidR="001510FA" w:rsidRDefault="001510FA" w:rsidP="001510FA">
      <w:pPr>
        <w:spacing w:line="360" w:lineRule="auto"/>
        <w:jc w:val="both"/>
      </w:pPr>
    </w:p>
    <w:p w14:paraId="07A28557" w14:textId="77777777" w:rsidR="001510FA" w:rsidRDefault="001510FA" w:rsidP="001510FA">
      <w:pPr>
        <w:spacing w:line="360" w:lineRule="auto"/>
        <w:jc w:val="both"/>
      </w:pPr>
    </w:p>
    <w:p w14:paraId="00E21D39" w14:textId="77777777" w:rsidR="001510FA" w:rsidRDefault="001510FA" w:rsidP="001510FA">
      <w:pPr>
        <w:spacing w:line="360" w:lineRule="auto"/>
        <w:jc w:val="both"/>
      </w:pPr>
    </w:p>
    <w:p w14:paraId="7D87B32C" w14:textId="77777777" w:rsidR="001510FA" w:rsidRDefault="001510FA" w:rsidP="001510FA">
      <w:pPr>
        <w:spacing w:line="360" w:lineRule="auto"/>
        <w:jc w:val="both"/>
      </w:pPr>
    </w:p>
    <w:p w14:paraId="59F1AA47" w14:textId="77777777" w:rsidR="001510FA" w:rsidRDefault="001510FA" w:rsidP="001510FA">
      <w:pPr>
        <w:spacing w:line="360" w:lineRule="auto"/>
        <w:jc w:val="both"/>
      </w:pPr>
      <w:r>
        <w:tab/>
        <w:t>Darbs aizstāvēts bakalaura gala pārbaudījuma komisijas sēdē</w:t>
      </w:r>
    </w:p>
    <w:p w14:paraId="271E3E96" w14:textId="77777777" w:rsidR="001510FA" w:rsidRDefault="001510FA" w:rsidP="001510FA">
      <w:pPr>
        <w:spacing w:line="360" w:lineRule="auto"/>
        <w:jc w:val="both"/>
      </w:pPr>
      <w:r>
        <w:tab/>
        <w:t xml:space="preserve">____.06.2020. prot. Nr. _____ </w:t>
      </w:r>
    </w:p>
    <w:p w14:paraId="4E53BD55" w14:textId="77777777" w:rsidR="001510FA" w:rsidRDefault="001510FA" w:rsidP="001510FA">
      <w:pPr>
        <w:spacing w:line="360" w:lineRule="auto"/>
        <w:jc w:val="both"/>
        <w:rPr>
          <w:rFonts w:ascii="Mistral" w:hAnsi="Mistral"/>
        </w:rPr>
      </w:pPr>
      <w:r>
        <w:tab/>
        <w:t>Komisijas sekretārs(-e): ______________________________</w:t>
      </w:r>
    </w:p>
    <w:p w14:paraId="7D935299" w14:textId="77777777" w:rsidR="001510FA" w:rsidRDefault="001510FA" w:rsidP="001510FA">
      <w:pPr>
        <w:spacing w:line="360" w:lineRule="auto"/>
      </w:pPr>
    </w:p>
    <w:p w14:paraId="17D4A6EE" w14:textId="77777777" w:rsidR="001510FA" w:rsidRDefault="001510FA" w:rsidP="001510FA"/>
    <w:p w14:paraId="3EB8B64F" w14:textId="77777777" w:rsidR="001510FA" w:rsidRPr="0010434F" w:rsidRDefault="001510FA" w:rsidP="0010434F">
      <w:pPr>
        <w:pStyle w:val="nodaasvirsraksts"/>
      </w:pPr>
    </w:p>
    <w:sectPr w:rsidR="001510FA" w:rsidRPr="0010434F" w:rsidSect="004C2940">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A14542" w14:textId="77777777" w:rsidR="00C81CE8" w:rsidRDefault="00C81CE8" w:rsidP="0001325B">
      <w:r>
        <w:separator/>
      </w:r>
    </w:p>
  </w:endnote>
  <w:endnote w:type="continuationSeparator" w:id="0">
    <w:p w14:paraId="42CE1377" w14:textId="77777777" w:rsidR="00C81CE8" w:rsidRDefault="00C81CE8" w:rsidP="0001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Mistral">
    <w:panose1 w:val="03090702030407020403"/>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25443"/>
      <w:docPartObj>
        <w:docPartGallery w:val="Page Numbers (Bottom of Page)"/>
        <w:docPartUnique/>
      </w:docPartObj>
    </w:sdtPr>
    <w:sdtEndPr>
      <w:rPr>
        <w:noProof/>
      </w:rPr>
    </w:sdtEndPr>
    <w:sdtContent>
      <w:p w14:paraId="5E6C64F4" w14:textId="1A803B09" w:rsidR="0013603B" w:rsidRDefault="001360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873E5" w14:textId="77777777" w:rsidR="0013603B" w:rsidRDefault="00136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3D77E" w14:textId="77777777" w:rsidR="00C81CE8" w:rsidRDefault="00C81CE8" w:rsidP="0001325B">
      <w:r>
        <w:separator/>
      </w:r>
    </w:p>
  </w:footnote>
  <w:footnote w:type="continuationSeparator" w:id="0">
    <w:p w14:paraId="2C31A08A" w14:textId="77777777" w:rsidR="00C81CE8" w:rsidRDefault="00C81CE8" w:rsidP="00013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529FC"/>
    <w:multiLevelType w:val="hybridMultilevel"/>
    <w:tmpl w:val="E9A4B744"/>
    <w:lvl w:ilvl="0" w:tplc="393E8E8A">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7882EB4"/>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2D0C7C"/>
    <w:multiLevelType w:val="hybridMultilevel"/>
    <w:tmpl w:val="2A58F07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3" w15:restartNumberingAfterBreak="0">
    <w:nsid w:val="0E7855BC"/>
    <w:multiLevelType w:val="hybridMultilevel"/>
    <w:tmpl w:val="87B837B2"/>
    <w:lvl w:ilvl="0" w:tplc="04090001">
      <w:start w:val="1"/>
      <w:numFmt w:val="bullet"/>
      <w:lvlText w:val=""/>
      <w:lvlJc w:val="left"/>
      <w:pPr>
        <w:ind w:left="1287" w:hanging="360"/>
      </w:pPr>
      <w:rPr>
        <w:rFonts w:ascii="Symbol" w:hAnsi="Symbol" w:cs="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9A33C7B"/>
    <w:multiLevelType w:val="hybridMultilevel"/>
    <w:tmpl w:val="F5C6571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B5E1C4D"/>
    <w:multiLevelType w:val="hybridMultilevel"/>
    <w:tmpl w:val="D2DA9AE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6" w15:restartNumberingAfterBreak="0">
    <w:nsid w:val="1FA95CD0"/>
    <w:multiLevelType w:val="hybridMultilevel"/>
    <w:tmpl w:val="B19C28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18E0F8C"/>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3720434"/>
    <w:multiLevelType w:val="hybridMultilevel"/>
    <w:tmpl w:val="E03E3546"/>
    <w:lvl w:ilvl="0" w:tplc="20782560">
      <w:start w:val="1"/>
      <w:numFmt w:val="decimal"/>
      <w:lvlText w:val="%1."/>
      <w:lvlJc w:val="left"/>
      <w:pPr>
        <w:ind w:left="644" w:hanging="360"/>
      </w:pPr>
      <w:rPr>
        <w:rFonts w:hint="default"/>
        <w:b w:val="0"/>
        <w:bCs/>
        <w:color w:val="262626" w:themeColor="text1" w:themeTint="D9"/>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5E27916"/>
    <w:multiLevelType w:val="hybridMultilevel"/>
    <w:tmpl w:val="349A85D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0" w15:restartNumberingAfterBreak="0">
    <w:nsid w:val="26803DB8"/>
    <w:multiLevelType w:val="hybridMultilevel"/>
    <w:tmpl w:val="EA4A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61D9D"/>
    <w:multiLevelType w:val="hybridMultilevel"/>
    <w:tmpl w:val="9B9EA796"/>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B6915C1"/>
    <w:multiLevelType w:val="multilevel"/>
    <w:tmpl w:val="A6CA1E0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771358"/>
    <w:multiLevelType w:val="hybridMultilevel"/>
    <w:tmpl w:val="71FE790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3E14339E"/>
    <w:multiLevelType w:val="hybridMultilevel"/>
    <w:tmpl w:val="ED904916"/>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5" w15:restartNumberingAfterBreak="0">
    <w:nsid w:val="44233FAC"/>
    <w:multiLevelType w:val="hybridMultilevel"/>
    <w:tmpl w:val="F7D4409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6" w15:restartNumberingAfterBreak="0">
    <w:nsid w:val="4B6116F6"/>
    <w:multiLevelType w:val="hybridMultilevel"/>
    <w:tmpl w:val="2AE87F8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5A650CB2"/>
    <w:multiLevelType w:val="hybridMultilevel"/>
    <w:tmpl w:val="70CA53C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8" w15:restartNumberingAfterBreak="0">
    <w:nsid w:val="64D34931"/>
    <w:multiLevelType w:val="hybridMultilevel"/>
    <w:tmpl w:val="A3F2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7A45F7"/>
    <w:multiLevelType w:val="hybridMultilevel"/>
    <w:tmpl w:val="A88ED13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0" w15:restartNumberingAfterBreak="0">
    <w:nsid w:val="6D977A6E"/>
    <w:multiLevelType w:val="hybridMultilevel"/>
    <w:tmpl w:val="491AD24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DB63C0B"/>
    <w:multiLevelType w:val="hybridMultilevel"/>
    <w:tmpl w:val="8A102A0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2" w15:restartNumberingAfterBreak="0">
    <w:nsid w:val="704B2C74"/>
    <w:multiLevelType w:val="hybridMultilevel"/>
    <w:tmpl w:val="43D8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E90425"/>
    <w:multiLevelType w:val="multilevel"/>
    <w:tmpl w:val="A02A00B2"/>
    <w:lvl w:ilvl="0">
      <w:start w:val="1"/>
      <w:numFmt w:val="decimal"/>
      <w:lvlText w:val="%1."/>
      <w:lvlJc w:val="left"/>
      <w:pPr>
        <w:ind w:left="3600" w:hanging="360"/>
      </w:pPr>
    </w:lvl>
    <w:lvl w:ilvl="1">
      <w:start w:val="1"/>
      <w:numFmt w:val="decimal"/>
      <w:isLgl/>
      <w:lvlText w:val="%1.%2."/>
      <w:lvlJc w:val="left"/>
      <w:pPr>
        <w:ind w:left="643"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BC928AC"/>
    <w:multiLevelType w:val="hybridMultilevel"/>
    <w:tmpl w:val="2E14279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5" w15:restartNumberingAfterBreak="0">
    <w:nsid w:val="7CD83A43"/>
    <w:multiLevelType w:val="hybridMultilevel"/>
    <w:tmpl w:val="9D1E224A"/>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6" w15:restartNumberingAfterBreak="0">
    <w:nsid w:val="7DBF5991"/>
    <w:multiLevelType w:val="hybridMultilevel"/>
    <w:tmpl w:val="9FAE5EE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7" w15:restartNumberingAfterBreak="0">
    <w:nsid w:val="7E2C202C"/>
    <w:multiLevelType w:val="hybridMultilevel"/>
    <w:tmpl w:val="D1FC2A04"/>
    <w:lvl w:ilvl="0" w:tplc="04090001">
      <w:start w:val="1"/>
      <w:numFmt w:val="bullet"/>
      <w:lvlText w:val=""/>
      <w:lvlJc w:val="left"/>
      <w:pPr>
        <w:ind w:left="1356" w:hanging="360"/>
      </w:pPr>
      <w:rPr>
        <w:rFonts w:ascii="Symbol" w:hAnsi="Symbol" w:cs="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cs="Wingdings" w:hint="default"/>
      </w:rPr>
    </w:lvl>
    <w:lvl w:ilvl="3" w:tplc="04090001" w:tentative="1">
      <w:start w:val="1"/>
      <w:numFmt w:val="bullet"/>
      <w:lvlText w:val=""/>
      <w:lvlJc w:val="left"/>
      <w:pPr>
        <w:ind w:left="3516" w:hanging="360"/>
      </w:pPr>
      <w:rPr>
        <w:rFonts w:ascii="Symbol" w:hAnsi="Symbol" w:cs="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cs="Wingdings" w:hint="default"/>
      </w:rPr>
    </w:lvl>
    <w:lvl w:ilvl="6" w:tplc="04090001" w:tentative="1">
      <w:start w:val="1"/>
      <w:numFmt w:val="bullet"/>
      <w:lvlText w:val=""/>
      <w:lvlJc w:val="left"/>
      <w:pPr>
        <w:ind w:left="5676" w:hanging="360"/>
      </w:pPr>
      <w:rPr>
        <w:rFonts w:ascii="Symbol" w:hAnsi="Symbol" w:cs="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cs="Wingdings" w:hint="default"/>
      </w:rPr>
    </w:lvl>
  </w:abstractNum>
  <w:num w:numId="1">
    <w:abstractNumId w:val="23"/>
  </w:num>
  <w:num w:numId="2">
    <w:abstractNumId w:val="16"/>
  </w:num>
  <w:num w:numId="3">
    <w:abstractNumId w:val="9"/>
  </w:num>
  <w:num w:numId="4">
    <w:abstractNumId w:val="7"/>
  </w:num>
  <w:num w:numId="5">
    <w:abstractNumId w:val="1"/>
  </w:num>
  <w:num w:numId="6">
    <w:abstractNumId w:val="24"/>
  </w:num>
  <w:num w:numId="7">
    <w:abstractNumId w:val="8"/>
  </w:num>
  <w:num w:numId="8">
    <w:abstractNumId w:val="0"/>
  </w:num>
  <w:num w:numId="9">
    <w:abstractNumId w:val="17"/>
  </w:num>
  <w:num w:numId="10">
    <w:abstractNumId w:val="27"/>
  </w:num>
  <w:num w:numId="11">
    <w:abstractNumId w:val="21"/>
  </w:num>
  <w:num w:numId="12">
    <w:abstractNumId w:val="6"/>
  </w:num>
  <w:num w:numId="13">
    <w:abstractNumId w:val="4"/>
  </w:num>
  <w:num w:numId="14">
    <w:abstractNumId w:val="25"/>
  </w:num>
  <w:num w:numId="15">
    <w:abstractNumId w:val="2"/>
  </w:num>
  <w:num w:numId="16">
    <w:abstractNumId w:val="5"/>
  </w:num>
  <w:num w:numId="17">
    <w:abstractNumId w:val="26"/>
  </w:num>
  <w:num w:numId="18">
    <w:abstractNumId w:val="13"/>
  </w:num>
  <w:num w:numId="19">
    <w:abstractNumId w:val="10"/>
  </w:num>
  <w:num w:numId="20">
    <w:abstractNumId w:val="22"/>
  </w:num>
  <w:num w:numId="21">
    <w:abstractNumId w:val="14"/>
  </w:num>
  <w:num w:numId="22">
    <w:abstractNumId w:val="15"/>
  </w:num>
  <w:num w:numId="23">
    <w:abstractNumId w:val="12"/>
  </w:num>
  <w:num w:numId="24">
    <w:abstractNumId w:val="19"/>
  </w:num>
  <w:num w:numId="25">
    <w:abstractNumId w:val="20"/>
  </w:num>
  <w:num w:numId="26">
    <w:abstractNumId w:val="3"/>
  </w:num>
  <w:num w:numId="27">
    <w:abstractNumId w:val="11"/>
  </w:num>
  <w:num w:numId="2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uma">
    <w15:presenceInfo w15:providerId="None" w15:userId="Lau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2404"/>
    <w:rsid w:val="000051C9"/>
    <w:rsid w:val="00006A8A"/>
    <w:rsid w:val="000110E4"/>
    <w:rsid w:val="0001325B"/>
    <w:rsid w:val="000203B1"/>
    <w:rsid w:val="000220E9"/>
    <w:rsid w:val="00022C84"/>
    <w:rsid w:val="00024A68"/>
    <w:rsid w:val="00027379"/>
    <w:rsid w:val="00030701"/>
    <w:rsid w:val="00034E3A"/>
    <w:rsid w:val="00040F87"/>
    <w:rsid w:val="000416ED"/>
    <w:rsid w:val="00042DC2"/>
    <w:rsid w:val="000457B3"/>
    <w:rsid w:val="00050BDF"/>
    <w:rsid w:val="000514BA"/>
    <w:rsid w:val="00054A7B"/>
    <w:rsid w:val="00054FE3"/>
    <w:rsid w:val="0005699C"/>
    <w:rsid w:val="0006179B"/>
    <w:rsid w:val="0006479A"/>
    <w:rsid w:val="00073532"/>
    <w:rsid w:val="0007498E"/>
    <w:rsid w:val="00077090"/>
    <w:rsid w:val="00094101"/>
    <w:rsid w:val="000A4D34"/>
    <w:rsid w:val="000A5CCF"/>
    <w:rsid w:val="000A6124"/>
    <w:rsid w:val="000A696B"/>
    <w:rsid w:val="000B071D"/>
    <w:rsid w:val="000B4C45"/>
    <w:rsid w:val="000C6881"/>
    <w:rsid w:val="000D2515"/>
    <w:rsid w:val="000E4226"/>
    <w:rsid w:val="000F06CE"/>
    <w:rsid w:val="001008A2"/>
    <w:rsid w:val="00102245"/>
    <w:rsid w:val="0010434F"/>
    <w:rsid w:val="00105402"/>
    <w:rsid w:val="0011154A"/>
    <w:rsid w:val="001161A3"/>
    <w:rsid w:val="00116302"/>
    <w:rsid w:val="00120E01"/>
    <w:rsid w:val="001309EE"/>
    <w:rsid w:val="001309F3"/>
    <w:rsid w:val="0013603B"/>
    <w:rsid w:val="001366F0"/>
    <w:rsid w:val="00142B63"/>
    <w:rsid w:val="00144D2F"/>
    <w:rsid w:val="0015016B"/>
    <w:rsid w:val="001510FA"/>
    <w:rsid w:val="00151C73"/>
    <w:rsid w:val="0015214C"/>
    <w:rsid w:val="001538B7"/>
    <w:rsid w:val="001553C9"/>
    <w:rsid w:val="00167DC7"/>
    <w:rsid w:val="00173A1C"/>
    <w:rsid w:val="00176BD9"/>
    <w:rsid w:val="00180CC4"/>
    <w:rsid w:val="00185239"/>
    <w:rsid w:val="00187F1A"/>
    <w:rsid w:val="001902A8"/>
    <w:rsid w:val="00192D3D"/>
    <w:rsid w:val="001B6E97"/>
    <w:rsid w:val="001B7614"/>
    <w:rsid w:val="001C340C"/>
    <w:rsid w:val="001C794D"/>
    <w:rsid w:val="001D0FBA"/>
    <w:rsid w:val="001D285F"/>
    <w:rsid w:val="001D466F"/>
    <w:rsid w:val="001E13C4"/>
    <w:rsid w:val="001E3FE7"/>
    <w:rsid w:val="001E4FC2"/>
    <w:rsid w:val="001E600F"/>
    <w:rsid w:val="001E6781"/>
    <w:rsid w:val="0020400E"/>
    <w:rsid w:val="00206CE9"/>
    <w:rsid w:val="00211843"/>
    <w:rsid w:val="00211C4E"/>
    <w:rsid w:val="00227BAD"/>
    <w:rsid w:val="00232E66"/>
    <w:rsid w:val="0023385E"/>
    <w:rsid w:val="00234B32"/>
    <w:rsid w:val="0024393F"/>
    <w:rsid w:val="0024449A"/>
    <w:rsid w:val="00245CC8"/>
    <w:rsid w:val="002460E7"/>
    <w:rsid w:val="00246DF4"/>
    <w:rsid w:val="00276DA8"/>
    <w:rsid w:val="002778A8"/>
    <w:rsid w:val="002911FF"/>
    <w:rsid w:val="0029525E"/>
    <w:rsid w:val="002A52F4"/>
    <w:rsid w:val="002B18FD"/>
    <w:rsid w:val="002B32A1"/>
    <w:rsid w:val="002B6A4E"/>
    <w:rsid w:val="002D6865"/>
    <w:rsid w:val="002E0CE2"/>
    <w:rsid w:val="002E0EC1"/>
    <w:rsid w:val="002E2E79"/>
    <w:rsid w:val="002E3D86"/>
    <w:rsid w:val="002E5438"/>
    <w:rsid w:val="002E5BCD"/>
    <w:rsid w:val="00311552"/>
    <w:rsid w:val="00325E0B"/>
    <w:rsid w:val="003359AB"/>
    <w:rsid w:val="00344B20"/>
    <w:rsid w:val="0035202F"/>
    <w:rsid w:val="003543DD"/>
    <w:rsid w:val="00355C9F"/>
    <w:rsid w:val="00355E0A"/>
    <w:rsid w:val="003566B4"/>
    <w:rsid w:val="00357B8F"/>
    <w:rsid w:val="00357F98"/>
    <w:rsid w:val="003670EE"/>
    <w:rsid w:val="00375AAB"/>
    <w:rsid w:val="00391BD4"/>
    <w:rsid w:val="003964EF"/>
    <w:rsid w:val="00397D08"/>
    <w:rsid w:val="003A2AD8"/>
    <w:rsid w:val="003B1E76"/>
    <w:rsid w:val="003B3004"/>
    <w:rsid w:val="003B3096"/>
    <w:rsid w:val="003C3C79"/>
    <w:rsid w:val="003C610A"/>
    <w:rsid w:val="003D4778"/>
    <w:rsid w:val="003E5462"/>
    <w:rsid w:val="003F713D"/>
    <w:rsid w:val="00411667"/>
    <w:rsid w:val="004215D3"/>
    <w:rsid w:val="00432230"/>
    <w:rsid w:val="0043356A"/>
    <w:rsid w:val="004354AA"/>
    <w:rsid w:val="00455F68"/>
    <w:rsid w:val="004670F9"/>
    <w:rsid w:val="00476CC6"/>
    <w:rsid w:val="004834DB"/>
    <w:rsid w:val="00484A3F"/>
    <w:rsid w:val="0049250B"/>
    <w:rsid w:val="00492B61"/>
    <w:rsid w:val="004A64A1"/>
    <w:rsid w:val="004A755A"/>
    <w:rsid w:val="004B0384"/>
    <w:rsid w:val="004C2940"/>
    <w:rsid w:val="004C38A0"/>
    <w:rsid w:val="004D7721"/>
    <w:rsid w:val="004E4D15"/>
    <w:rsid w:val="004E503D"/>
    <w:rsid w:val="004E6CA7"/>
    <w:rsid w:val="005008D3"/>
    <w:rsid w:val="00503A11"/>
    <w:rsid w:val="00512FD8"/>
    <w:rsid w:val="005308DD"/>
    <w:rsid w:val="00531EE4"/>
    <w:rsid w:val="00532A79"/>
    <w:rsid w:val="00533AC3"/>
    <w:rsid w:val="00533DA4"/>
    <w:rsid w:val="00542ED0"/>
    <w:rsid w:val="00544927"/>
    <w:rsid w:val="00551BED"/>
    <w:rsid w:val="005569B1"/>
    <w:rsid w:val="0056477A"/>
    <w:rsid w:val="00567B42"/>
    <w:rsid w:val="005723D1"/>
    <w:rsid w:val="0059033D"/>
    <w:rsid w:val="00591FBC"/>
    <w:rsid w:val="00595AD5"/>
    <w:rsid w:val="0059672B"/>
    <w:rsid w:val="005A2ED2"/>
    <w:rsid w:val="005A3DE2"/>
    <w:rsid w:val="005A48E8"/>
    <w:rsid w:val="005B3FEA"/>
    <w:rsid w:val="005B5ACE"/>
    <w:rsid w:val="005C1AC8"/>
    <w:rsid w:val="005D4AC0"/>
    <w:rsid w:val="005D530A"/>
    <w:rsid w:val="005E05CA"/>
    <w:rsid w:val="005E1D86"/>
    <w:rsid w:val="005F7D38"/>
    <w:rsid w:val="00605864"/>
    <w:rsid w:val="006147F4"/>
    <w:rsid w:val="00621036"/>
    <w:rsid w:val="00627D9C"/>
    <w:rsid w:val="00631A83"/>
    <w:rsid w:val="00643E41"/>
    <w:rsid w:val="00645BA4"/>
    <w:rsid w:val="00650B0B"/>
    <w:rsid w:val="006547FF"/>
    <w:rsid w:val="00655B31"/>
    <w:rsid w:val="006566A9"/>
    <w:rsid w:val="0066034C"/>
    <w:rsid w:val="00663AE8"/>
    <w:rsid w:val="00670360"/>
    <w:rsid w:val="006744EA"/>
    <w:rsid w:val="00676C82"/>
    <w:rsid w:val="00677601"/>
    <w:rsid w:val="00690456"/>
    <w:rsid w:val="00693AA0"/>
    <w:rsid w:val="006970A8"/>
    <w:rsid w:val="006A0EBD"/>
    <w:rsid w:val="006A34EB"/>
    <w:rsid w:val="006A4F93"/>
    <w:rsid w:val="006A7D68"/>
    <w:rsid w:val="006B0C0C"/>
    <w:rsid w:val="006C1216"/>
    <w:rsid w:val="006C1722"/>
    <w:rsid w:val="006C21AD"/>
    <w:rsid w:val="006C3BED"/>
    <w:rsid w:val="006C3E2F"/>
    <w:rsid w:val="006D0799"/>
    <w:rsid w:val="006D1A84"/>
    <w:rsid w:val="006D278B"/>
    <w:rsid w:val="006D3E2A"/>
    <w:rsid w:val="006E1A52"/>
    <w:rsid w:val="006F39C0"/>
    <w:rsid w:val="00702B37"/>
    <w:rsid w:val="007044B7"/>
    <w:rsid w:val="007046CD"/>
    <w:rsid w:val="007124B4"/>
    <w:rsid w:val="007134E2"/>
    <w:rsid w:val="00717E0E"/>
    <w:rsid w:val="007301FF"/>
    <w:rsid w:val="00731EAF"/>
    <w:rsid w:val="00736A5B"/>
    <w:rsid w:val="00764F3B"/>
    <w:rsid w:val="007722D6"/>
    <w:rsid w:val="007723DE"/>
    <w:rsid w:val="007762E1"/>
    <w:rsid w:val="00780B1F"/>
    <w:rsid w:val="00790AD6"/>
    <w:rsid w:val="00794313"/>
    <w:rsid w:val="007977B7"/>
    <w:rsid w:val="00797DE7"/>
    <w:rsid w:val="007A37BE"/>
    <w:rsid w:val="007A4858"/>
    <w:rsid w:val="007A707C"/>
    <w:rsid w:val="007B7F74"/>
    <w:rsid w:val="007C3268"/>
    <w:rsid w:val="007C4448"/>
    <w:rsid w:val="007C55AA"/>
    <w:rsid w:val="007D07B8"/>
    <w:rsid w:val="007E1005"/>
    <w:rsid w:val="007F1424"/>
    <w:rsid w:val="007F6674"/>
    <w:rsid w:val="008020AD"/>
    <w:rsid w:val="00803158"/>
    <w:rsid w:val="008065DB"/>
    <w:rsid w:val="00816EC0"/>
    <w:rsid w:val="0082437A"/>
    <w:rsid w:val="00826699"/>
    <w:rsid w:val="00826B32"/>
    <w:rsid w:val="008340A7"/>
    <w:rsid w:val="0084067A"/>
    <w:rsid w:val="00842A4A"/>
    <w:rsid w:val="00842E02"/>
    <w:rsid w:val="00843A95"/>
    <w:rsid w:val="008466F8"/>
    <w:rsid w:val="008468AF"/>
    <w:rsid w:val="008479DD"/>
    <w:rsid w:val="0085271E"/>
    <w:rsid w:val="00865FCC"/>
    <w:rsid w:val="00873409"/>
    <w:rsid w:val="008740B3"/>
    <w:rsid w:val="00876A81"/>
    <w:rsid w:val="00884E46"/>
    <w:rsid w:val="00886C95"/>
    <w:rsid w:val="008931BC"/>
    <w:rsid w:val="008937B3"/>
    <w:rsid w:val="008949B9"/>
    <w:rsid w:val="00895928"/>
    <w:rsid w:val="008A1EF6"/>
    <w:rsid w:val="008B1CE9"/>
    <w:rsid w:val="008B6524"/>
    <w:rsid w:val="008E2716"/>
    <w:rsid w:val="008F2160"/>
    <w:rsid w:val="008F5341"/>
    <w:rsid w:val="00903784"/>
    <w:rsid w:val="0090464E"/>
    <w:rsid w:val="00906D37"/>
    <w:rsid w:val="009218A5"/>
    <w:rsid w:val="00922242"/>
    <w:rsid w:val="00922404"/>
    <w:rsid w:val="0092428D"/>
    <w:rsid w:val="009258B7"/>
    <w:rsid w:val="009302BE"/>
    <w:rsid w:val="00942240"/>
    <w:rsid w:val="00942EA0"/>
    <w:rsid w:val="00956151"/>
    <w:rsid w:val="00956BE7"/>
    <w:rsid w:val="00970536"/>
    <w:rsid w:val="00974E32"/>
    <w:rsid w:val="009761FB"/>
    <w:rsid w:val="009804DA"/>
    <w:rsid w:val="00982B3B"/>
    <w:rsid w:val="00986EE7"/>
    <w:rsid w:val="00990F0E"/>
    <w:rsid w:val="009A3056"/>
    <w:rsid w:val="009A7B6C"/>
    <w:rsid w:val="009A7C02"/>
    <w:rsid w:val="009B6563"/>
    <w:rsid w:val="009C2848"/>
    <w:rsid w:val="009D0690"/>
    <w:rsid w:val="009D23D2"/>
    <w:rsid w:val="009D7378"/>
    <w:rsid w:val="009E3539"/>
    <w:rsid w:val="009E5FAC"/>
    <w:rsid w:val="00A105AF"/>
    <w:rsid w:val="00A12069"/>
    <w:rsid w:val="00A12D51"/>
    <w:rsid w:val="00A140DD"/>
    <w:rsid w:val="00A178B9"/>
    <w:rsid w:val="00A20F20"/>
    <w:rsid w:val="00A2726E"/>
    <w:rsid w:val="00A61D55"/>
    <w:rsid w:val="00A61DF5"/>
    <w:rsid w:val="00A63588"/>
    <w:rsid w:val="00A76BB0"/>
    <w:rsid w:val="00A81A23"/>
    <w:rsid w:val="00A84726"/>
    <w:rsid w:val="00AA735C"/>
    <w:rsid w:val="00AB1A7D"/>
    <w:rsid w:val="00AC309B"/>
    <w:rsid w:val="00AC667B"/>
    <w:rsid w:val="00AC7788"/>
    <w:rsid w:val="00AD4282"/>
    <w:rsid w:val="00AD5B4B"/>
    <w:rsid w:val="00AD75D5"/>
    <w:rsid w:val="00AE2775"/>
    <w:rsid w:val="00AE47FA"/>
    <w:rsid w:val="00AE4FC1"/>
    <w:rsid w:val="00AF08B8"/>
    <w:rsid w:val="00AF6296"/>
    <w:rsid w:val="00AF6E3F"/>
    <w:rsid w:val="00B057BA"/>
    <w:rsid w:val="00B15C97"/>
    <w:rsid w:val="00B177A1"/>
    <w:rsid w:val="00B20A65"/>
    <w:rsid w:val="00B233BE"/>
    <w:rsid w:val="00B23913"/>
    <w:rsid w:val="00B30456"/>
    <w:rsid w:val="00B32BB3"/>
    <w:rsid w:val="00B57247"/>
    <w:rsid w:val="00B57367"/>
    <w:rsid w:val="00B61BC9"/>
    <w:rsid w:val="00B61F50"/>
    <w:rsid w:val="00B66D61"/>
    <w:rsid w:val="00B670E3"/>
    <w:rsid w:val="00B74222"/>
    <w:rsid w:val="00B755BA"/>
    <w:rsid w:val="00B91B9E"/>
    <w:rsid w:val="00B92265"/>
    <w:rsid w:val="00B92A52"/>
    <w:rsid w:val="00B96215"/>
    <w:rsid w:val="00BA3309"/>
    <w:rsid w:val="00BA76A1"/>
    <w:rsid w:val="00BB15CB"/>
    <w:rsid w:val="00BB3C44"/>
    <w:rsid w:val="00BB5782"/>
    <w:rsid w:val="00BC0538"/>
    <w:rsid w:val="00BC4F62"/>
    <w:rsid w:val="00BC72A3"/>
    <w:rsid w:val="00BD0155"/>
    <w:rsid w:val="00BD1D84"/>
    <w:rsid w:val="00BD2704"/>
    <w:rsid w:val="00BD4C83"/>
    <w:rsid w:val="00BD4FDB"/>
    <w:rsid w:val="00BD6BB4"/>
    <w:rsid w:val="00BD748B"/>
    <w:rsid w:val="00BE0EB3"/>
    <w:rsid w:val="00BF0698"/>
    <w:rsid w:val="00C11322"/>
    <w:rsid w:val="00C14DA9"/>
    <w:rsid w:val="00C20488"/>
    <w:rsid w:val="00C21FB8"/>
    <w:rsid w:val="00C233A1"/>
    <w:rsid w:val="00C27ECF"/>
    <w:rsid w:val="00C37695"/>
    <w:rsid w:val="00C41E9F"/>
    <w:rsid w:val="00C4473E"/>
    <w:rsid w:val="00C532A9"/>
    <w:rsid w:val="00C60720"/>
    <w:rsid w:val="00C63AB9"/>
    <w:rsid w:val="00C81CE8"/>
    <w:rsid w:val="00C91834"/>
    <w:rsid w:val="00C97DC5"/>
    <w:rsid w:val="00CC2FA9"/>
    <w:rsid w:val="00CC414E"/>
    <w:rsid w:val="00CC5907"/>
    <w:rsid w:val="00CE6B0B"/>
    <w:rsid w:val="00CF1CD4"/>
    <w:rsid w:val="00CF21D2"/>
    <w:rsid w:val="00CF3303"/>
    <w:rsid w:val="00CF6492"/>
    <w:rsid w:val="00D0196B"/>
    <w:rsid w:val="00D03EA8"/>
    <w:rsid w:val="00D07EB2"/>
    <w:rsid w:val="00D172CE"/>
    <w:rsid w:val="00D2168E"/>
    <w:rsid w:val="00D238ED"/>
    <w:rsid w:val="00D2772E"/>
    <w:rsid w:val="00D30422"/>
    <w:rsid w:val="00D414A9"/>
    <w:rsid w:val="00D4347C"/>
    <w:rsid w:val="00D43BC4"/>
    <w:rsid w:val="00D55EFF"/>
    <w:rsid w:val="00D57713"/>
    <w:rsid w:val="00D71D24"/>
    <w:rsid w:val="00D731B2"/>
    <w:rsid w:val="00D805F4"/>
    <w:rsid w:val="00D87136"/>
    <w:rsid w:val="00D928A2"/>
    <w:rsid w:val="00D94B2F"/>
    <w:rsid w:val="00D959D1"/>
    <w:rsid w:val="00DA64DA"/>
    <w:rsid w:val="00DB26F3"/>
    <w:rsid w:val="00DB40E7"/>
    <w:rsid w:val="00DB7752"/>
    <w:rsid w:val="00DC25E6"/>
    <w:rsid w:val="00DC63A3"/>
    <w:rsid w:val="00DE5534"/>
    <w:rsid w:val="00DF534B"/>
    <w:rsid w:val="00E0351B"/>
    <w:rsid w:val="00E07AB7"/>
    <w:rsid w:val="00E10B2E"/>
    <w:rsid w:val="00E14293"/>
    <w:rsid w:val="00E15F14"/>
    <w:rsid w:val="00E2191E"/>
    <w:rsid w:val="00E336A4"/>
    <w:rsid w:val="00E34542"/>
    <w:rsid w:val="00E354F5"/>
    <w:rsid w:val="00E37695"/>
    <w:rsid w:val="00E44085"/>
    <w:rsid w:val="00E46BF1"/>
    <w:rsid w:val="00E514B2"/>
    <w:rsid w:val="00E53D40"/>
    <w:rsid w:val="00E56DE7"/>
    <w:rsid w:val="00E57272"/>
    <w:rsid w:val="00E60B5E"/>
    <w:rsid w:val="00E63172"/>
    <w:rsid w:val="00E6717D"/>
    <w:rsid w:val="00E67AF1"/>
    <w:rsid w:val="00E70C63"/>
    <w:rsid w:val="00E765DA"/>
    <w:rsid w:val="00E76C78"/>
    <w:rsid w:val="00E814EF"/>
    <w:rsid w:val="00E85611"/>
    <w:rsid w:val="00E86A29"/>
    <w:rsid w:val="00E8748E"/>
    <w:rsid w:val="00E92A11"/>
    <w:rsid w:val="00E959F3"/>
    <w:rsid w:val="00EA232C"/>
    <w:rsid w:val="00EB02F9"/>
    <w:rsid w:val="00EC0036"/>
    <w:rsid w:val="00EC13FB"/>
    <w:rsid w:val="00EC3DBD"/>
    <w:rsid w:val="00EC445F"/>
    <w:rsid w:val="00EC6C48"/>
    <w:rsid w:val="00ED17DC"/>
    <w:rsid w:val="00ED2828"/>
    <w:rsid w:val="00ED448C"/>
    <w:rsid w:val="00EE0F34"/>
    <w:rsid w:val="00F01D58"/>
    <w:rsid w:val="00F02D01"/>
    <w:rsid w:val="00F03730"/>
    <w:rsid w:val="00F0549C"/>
    <w:rsid w:val="00F06039"/>
    <w:rsid w:val="00F073D5"/>
    <w:rsid w:val="00F1208D"/>
    <w:rsid w:val="00F1704B"/>
    <w:rsid w:val="00F309AB"/>
    <w:rsid w:val="00F3147A"/>
    <w:rsid w:val="00F34796"/>
    <w:rsid w:val="00F50FC5"/>
    <w:rsid w:val="00F64346"/>
    <w:rsid w:val="00F66757"/>
    <w:rsid w:val="00F67496"/>
    <w:rsid w:val="00F80615"/>
    <w:rsid w:val="00F81BFC"/>
    <w:rsid w:val="00F823CF"/>
    <w:rsid w:val="00F85B60"/>
    <w:rsid w:val="00F936A9"/>
    <w:rsid w:val="00F93C07"/>
    <w:rsid w:val="00F9403F"/>
    <w:rsid w:val="00FA6340"/>
    <w:rsid w:val="00FB0604"/>
    <w:rsid w:val="00FB53E5"/>
    <w:rsid w:val="00FB69DE"/>
    <w:rsid w:val="00FB7F00"/>
    <w:rsid w:val="00FC63DD"/>
    <w:rsid w:val="00FC6C5F"/>
    <w:rsid w:val="00FC6EE3"/>
    <w:rsid w:val="00FC741B"/>
    <w:rsid w:val="00FD61E8"/>
    <w:rsid w:val="00FD742E"/>
    <w:rsid w:val="00FE1567"/>
    <w:rsid w:val="00FE49D7"/>
    <w:rsid w:val="00FE7D9D"/>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6856"/>
  <w15:chartTrackingRefBased/>
  <w15:docId w15:val="{97AA3FF0-49F8-4EED-810A-C4398079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384"/>
    <w:pPr>
      <w:spacing w:after="0" w:line="240" w:lineRule="auto"/>
    </w:pPr>
    <w:rPr>
      <w:rFonts w:ascii="Times New Roman" w:eastAsia="Times New Roman" w:hAnsi="Times New Roman" w:cs="Times New Roman"/>
      <w:sz w:val="24"/>
      <w:szCs w:val="24"/>
      <w:lang w:val="lv-LV" w:eastAsia="lv-LV"/>
    </w:rPr>
  </w:style>
  <w:style w:type="paragraph" w:styleId="Heading1">
    <w:name w:val="heading 1"/>
    <w:basedOn w:val="Normal"/>
    <w:next w:val="Normal"/>
    <w:link w:val="Heading1Char"/>
    <w:uiPriority w:val="9"/>
    <w:qFormat/>
    <w:rsid w:val="0001325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132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1325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s">
    <w:name w:val="Teksts"/>
    <w:basedOn w:val="Normal"/>
    <w:link w:val="TekstsChar"/>
    <w:qFormat/>
    <w:rsid w:val="004C2940"/>
    <w:pPr>
      <w:spacing w:line="360" w:lineRule="auto"/>
      <w:ind w:firstLine="567"/>
      <w:jc w:val="both"/>
    </w:pPr>
    <w:rPr>
      <w:szCs w:val="28"/>
    </w:rPr>
  </w:style>
  <w:style w:type="paragraph" w:customStyle="1" w:styleId="nodaasvirsraksts">
    <w:name w:val="nodaļas virsraksts"/>
    <w:basedOn w:val="Teksts"/>
    <w:link w:val="nodaasvirsrakstsChar"/>
    <w:qFormat/>
    <w:rsid w:val="00A61D55"/>
    <w:pPr>
      <w:spacing w:after="480"/>
      <w:ind w:firstLine="0"/>
    </w:pPr>
    <w:rPr>
      <w:b/>
      <w:caps/>
      <w:sz w:val="28"/>
    </w:rPr>
  </w:style>
  <w:style w:type="paragraph" w:customStyle="1" w:styleId="apaknodaasvirsraksts">
    <w:name w:val="apakšnodaļas virsraksts"/>
    <w:basedOn w:val="nodaasvirsraksts"/>
    <w:link w:val="apaknodaasvirsrakstsChar"/>
    <w:qFormat/>
    <w:rsid w:val="00A61D55"/>
    <w:pPr>
      <w:spacing w:before="480"/>
    </w:pPr>
    <w:rPr>
      <w:caps w:val="0"/>
      <w:sz w:val="24"/>
    </w:rPr>
  </w:style>
  <w:style w:type="character" w:customStyle="1" w:styleId="TekstsChar">
    <w:name w:val="Teksts Char"/>
    <w:basedOn w:val="DefaultParagraphFont"/>
    <w:link w:val="Teksts"/>
    <w:rsid w:val="004C2940"/>
    <w:rPr>
      <w:rFonts w:ascii="Times New Roman" w:eastAsia="Times New Roman" w:hAnsi="Times New Roman" w:cs="Times New Roman"/>
      <w:sz w:val="24"/>
      <w:szCs w:val="28"/>
      <w:lang w:val="lv-LV" w:eastAsia="lv-LV"/>
    </w:rPr>
  </w:style>
  <w:style w:type="character" w:customStyle="1" w:styleId="nodaasvirsrakstsChar">
    <w:name w:val="nodaļas virsraksts Char"/>
    <w:basedOn w:val="TekstsChar"/>
    <w:link w:val="nodaasvirsraksts"/>
    <w:rsid w:val="00A61D55"/>
    <w:rPr>
      <w:rFonts w:ascii="Times New Roman" w:eastAsia="Times New Roman" w:hAnsi="Times New Roman" w:cs="Times New Roman"/>
      <w:b/>
      <w:caps/>
      <w:sz w:val="28"/>
      <w:szCs w:val="28"/>
      <w:lang w:val="lv-LV" w:eastAsia="lv-LV"/>
    </w:rPr>
  </w:style>
  <w:style w:type="character" w:customStyle="1" w:styleId="Heading1Char">
    <w:name w:val="Heading 1 Char"/>
    <w:basedOn w:val="DefaultParagraphFont"/>
    <w:link w:val="Heading1"/>
    <w:uiPriority w:val="9"/>
    <w:rsid w:val="0001325B"/>
    <w:rPr>
      <w:rFonts w:asciiTheme="majorHAnsi" w:eastAsiaTheme="majorEastAsia" w:hAnsiTheme="majorHAnsi" w:cstheme="majorBidi"/>
      <w:color w:val="365F91" w:themeColor="accent1" w:themeShade="BF"/>
      <w:sz w:val="32"/>
      <w:szCs w:val="32"/>
      <w:lang w:val="lv-LV" w:eastAsia="lv-LV"/>
    </w:rPr>
  </w:style>
  <w:style w:type="character" w:customStyle="1" w:styleId="apaknodaasvirsrakstsChar">
    <w:name w:val="apakšnodaļas virsraksts Char"/>
    <w:basedOn w:val="nodaasvirsrakstsChar"/>
    <w:link w:val="apaknodaasvirsraksts"/>
    <w:rsid w:val="00A61D55"/>
    <w:rPr>
      <w:rFonts w:ascii="Times New Roman" w:eastAsia="Times New Roman" w:hAnsi="Times New Roman" w:cs="Times New Roman"/>
      <w:b/>
      <w:caps w:val="0"/>
      <w:sz w:val="24"/>
      <w:szCs w:val="28"/>
      <w:lang w:val="lv-LV" w:eastAsia="lv-LV"/>
    </w:rPr>
  </w:style>
  <w:style w:type="paragraph" w:styleId="TOC9">
    <w:name w:val="toc 9"/>
    <w:basedOn w:val="Normal"/>
    <w:next w:val="Normal"/>
    <w:autoRedefine/>
    <w:uiPriority w:val="39"/>
    <w:semiHidden/>
    <w:unhideWhenUsed/>
    <w:rsid w:val="0001325B"/>
    <w:pPr>
      <w:spacing w:after="100"/>
      <w:ind w:left="1920"/>
    </w:pPr>
  </w:style>
  <w:style w:type="character" w:customStyle="1" w:styleId="Heading2Char">
    <w:name w:val="Heading 2 Char"/>
    <w:basedOn w:val="DefaultParagraphFont"/>
    <w:link w:val="Heading2"/>
    <w:uiPriority w:val="9"/>
    <w:semiHidden/>
    <w:rsid w:val="0001325B"/>
    <w:rPr>
      <w:rFonts w:asciiTheme="majorHAnsi" w:eastAsiaTheme="majorEastAsia" w:hAnsiTheme="majorHAnsi" w:cstheme="majorBidi"/>
      <w:color w:val="365F91" w:themeColor="accent1" w:themeShade="BF"/>
      <w:sz w:val="26"/>
      <w:szCs w:val="26"/>
      <w:lang w:val="lv-LV" w:eastAsia="lv-LV"/>
    </w:rPr>
  </w:style>
  <w:style w:type="character" w:customStyle="1" w:styleId="Heading3Char">
    <w:name w:val="Heading 3 Char"/>
    <w:basedOn w:val="DefaultParagraphFont"/>
    <w:link w:val="Heading3"/>
    <w:uiPriority w:val="9"/>
    <w:semiHidden/>
    <w:rsid w:val="0001325B"/>
    <w:rPr>
      <w:rFonts w:asciiTheme="majorHAnsi" w:eastAsiaTheme="majorEastAsia" w:hAnsiTheme="majorHAnsi" w:cstheme="majorBidi"/>
      <w:color w:val="243F60" w:themeColor="accent1" w:themeShade="7F"/>
      <w:sz w:val="24"/>
      <w:szCs w:val="24"/>
      <w:lang w:val="lv-LV" w:eastAsia="lv-LV"/>
    </w:rPr>
  </w:style>
  <w:style w:type="paragraph" w:styleId="TOC1">
    <w:name w:val="toc 1"/>
    <w:basedOn w:val="Normal"/>
    <w:next w:val="Normal"/>
    <w:autoRedefine/>
    <w:uiPriority w:val="39"/>
    <w:unhideWhenUsed/>
    <w:rsid w:val="0001325B"/>
    <w:pPr>
      <w:spacing w:after="100"/>
    </w:pPr>
  </w:style>
  <w:style w:type="character" w:styleId="Hyperlink">
    <w:name w:val="Hyperlink"/>
    <w:basedOn w:val="DefaultParagraphFont"/>
    <w:uiPriority w:val="99"/>
    <w:unhideWhenUsed/>
    <w:rsid w:val="0001325B"/>
    <w:rPr>
      <w:color w:val="0000FF" w:themeColor="hyperlink"/>
      <w:u w:val="single"/>
    </w:rPr>
  </w:style>
  <w:style w:type="paragraph" w:styleId="Header">
    <w:name w:val="header"/>
    <w:basedOn w:val="Normal"/>
    <w:link w:val="HeaderChar"/>
    <w:uiPriority w:val="99"/>
    <w:unhideWhenUsed/>
    <w:rsid w:val="0001325B"/>
    <w:pPr>
      <w:tabs>
        <w:tab w:val="center" w:pos="4680"/>
        <w:tab w:val="right" w:pos="9360"/>
      </w:tabs>
    </w:pPr>
  </w:style>
  <w:style w:type="character" w:customStyle="1" w:styleId="HeaderChar">
    <w:name w:val="Header Char"/>
    <w:basedOn w:val="DefaultParagraphFont"/>
    <w:link w:val="Header"/>
    <w:uiPriority w:val="99"/>
    <w:rsid w:val="0001325B"/>
    <w:rPr>
      <w:rFonts w:ascii="Times New Roman" w:eastAsia="Times New Roman" w:hAnsi="Times New Roman" w:cs="Times New Roman"/>
      <w:sz w:val="24"/>
      <w:szCs w:val="24"/>
      <w:lang w:val="lv-LV" w:eastAsia="lv-LV"/>
    </w:rPr>
  </w:style>
  <w:style w:type="paragraph" w:styleId="Footer">
    <w:name w:val="footer"/>
    <w:basedOn w:val="Normal"/>
    <w:link w:val="FooterChar"/>
    <w:uiPriority w:val="99"/>
    <w:unhideWhenUsed/>
    <w:rsid w:val="0001325B"/>
    <w:pPr>
      <w:tabs>
        <w:tab w:val="center" w:pos="4680"/>
        <w:tab w:val="right" w:pos="9360"/>
      </w:tabs>
    </w:pPr>
  </w:style>
  <w:style w:type="character" w:customStyle="1" w:styleId="FooterChar">
    <w:name w:val="Footer Char"/>
    <w:basedOn w:val="DefaultParagraphFont"/>
    <w:link w:val="Footer"/>
    <w:uiPriority w:val="99"/>
    <w:rsid w:val="0001325B"/>
    <w:rPr>
      <w:rFonts w:ascii="Times New Roman" w:eastAsia="Times New Roman" w:hAnsi="Times New Roman" w:cs="Times New Roman"/>
      <w:sz w:val="24"/>
      <w:szCs w:val="24"/>
      <w:lang w:val="lv-LV" w:eastAsia="lv-LV"/>
    </w:rPr>
  </w:style>
  <w:style w:type="paragraph" w:customStyle="1" w:styleId="tabulasvirsraksts">
    <w:name w:val="tabulas virsraksts"/>
    <w:basedOn w:val="Normal"/>
    <w:link w:val="tabulasvirsrakstsChar"/>
    <w:qFormat/>
    <w:rsid w:val="00631A83"/>
    <w:pPr>
      <w:jc w:val="center"/>
    </w:pPr>
    <w:rPr>
      <w:b/>
      <w:sz w:val="22"/>
      <w:szCs w:val="28"/>
    </w:rPr>
  </w:style>
  <w:style w:type="paragraph" w:customStyle="1" w:styleId="attlavirsraksts">
    <w:name w:val="attēla virsraksts"/>
    <w:basedOn w:val="tabulasvirsraksts"/>
    <w:link w:val="attlavirsrakstsChar"/>
    <w:qFormat/>
    <w:rsid w:val="00631A83"/>
  </w:style>
  <w:style w:type="character" w:customStyle="1" w:styleId="tabulasvirsrakstsChar">
    <w:name w:val="tabulas virsraksts Char"/>
    <w:basedOn w:val="DefaultParagraphFont"/>
    <w:link w:val="tabulasvirsraksts"/>
    <w:rsid w:val="00631A83"/>
    <w:rPr>
      <w:rFonts w:ascii="Times New Roman" w:eastAsia="Times New Roman" w:hAnsi="Times New Roman" w:cs="Times New Roman"/>
      <w:b/>
      <w:szCs w:val="28"/>
      <w:lang w:val="lv-LV" w:eastAsia="lv-LV"/>
    </w:rPr>
  </w:style>
  <w:style w:type="character" w:customStyle="1" w:styleId="attlavirsrakstsChar">
    <w:name w:val="attēla virsraksts Char"/>
    <w:basedOn w:val="tabulasvirsrakstsChar"/>
    <w:link w:val="attlavirsraksts"/>
    <w:rsid w:val="00631A83"/>
    <w:rPr>
      <w:rFonts w:ascii="Times New Roman" w:eastAsia="Times New Roman" w:hAnsi="Times New Roman" w:cs="Times New Roman"/>
      <w:b/>
      <w:szCs w:val="28"/>
      <w:lang w:val="lv-LV" w:eastAsia="lv-LV"/>
    </w:rPr>
  </w:style>
  <w:style w:type="paragraph" w:styleId="BalloonText">
    <w:name w:val="Balloon Text"/>
    <w:basedOn w:val="Normal"/>
    <w:link w:val="BalloonTextChar"/>
    <w:uiPriority w:val="99"/>
    <w:semiHidden/>
    <w:unhideWhenUsed/>
    <w:rsid w:val="00627D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D9C"/>
    <w:rPr>
      <w:rFonts w:ascii="Segoe UI" w:eastAsia="Times New Roman" w:hAnsi="Segoe UI" w:cs="Segoe UI"/>
      <w:sz w:val="18"/>
      <w:szCs w:val="18"/>
      <w:lang w:val="lv-LV" w:eastAsia="lv-LV"/>
    </w:rPr>
  </w:style>
  <w:style w:type="paragraph" w:styleId="Caption">
    <w:name w:val="caption"/>
    <w:basedOn w:val="Normal"/>
    <w:next w:val="Normal"/>
    <w:uiPriority w:val="35"/>
    <w:unhideWhenUsed/>
    <w:qFormat/>
    <w:rsid w:val="00E959F3"/>
    <w:pPr>
      <w:spacing w:after="200"/>
    </w:pPr>
    <w:rPr>
      <w:i/>
      <w:iCs/>
      <w:color w:val="1F497D" w:themeColor="text2"/>
      <w:sz w:val="18"/>
      <w:szCs w:val="18"/>
    </w:rPr>
  </w:style>
  <w:style w:type="table" w:styleId="TableGrid">
    <w:name w:val="Table Grid"/>
    <w:basedOn w:val="TableNormal"/>
    <w:uiPriority w:val="59"/>
    <w:rsid w:val="00FC7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A4F93"/>
    <w:pPr>
      <w:spacing w:after="100"/>
      <w:ind w:left="240"/>
    </w:pPr>
  </w:style>
  <w:style w:type="paragraph" w:styleId="EndnoteText">
    <w:name w:val="endnote text"/>
    <w:basedOn w:val="Normal"/>
    <w:link w:val="EndnoteTextChar"/>
    <w:uiPriority w:val="99"/>
    <w:semiHidden/>
    <w:unhideWhenUsed/>
    <w:rsid w:val="00956151"/>
    <w:rPr>
      <w:sz w:val="20"/>
      <w:szCs w:val="20"/>
    </w:rPr>
  </w:style>
  <w:style w:type="character" w:customStyle="1" w:styleId="EndnoteTextChar">
    <w:name w:val="Endnote Text Char"/>
    <w:basedOn w:val="DefaultParagraphFont"/>
    <w:link w:val="EndnoteText"/>
    <w:uiPriority w:val="99"/>
    <w:semiHidden/>
    <w:rsid w:val="00956151"/>
    <w:rPr>
      <w:rFonts w:ascii="Times New Roman" w:eastAsia="Times New Roman" w:hAnsi="Times New Roman" w:cs="Times New Roman"/>
      <w:sz w:val="20"/>
      <w:szCs w:val="20"/>
      <w:lang w:val="lv-LV" w:eastAsia="lv-LV"/>
    </w:rPr>
  </w:style>
  <w:style w:type="character" w:styleId="EndnoteReference">
    <w:name w:val="endnote reference"/>
    <w:basedOn w:val="DefaultParagraphFont"/>
    <w:uiPriority w:val="99"/>
    <w:semiHidden/>
    <w:unhideWhenUsed/>
    <w:rsid w:val="00956151"/>
    <w:rPr>
      <w:vertAlign w:val="superscript"/>
    </w:rPr>
  </w:style>
  <w:style w:type="paragraph" w:styleId="FootnoteText">
    <w:name w:val="footnote text"/>
    <w:basedOn w:val="Normal"/>
    <w:link w:val="FootnoteTextChar"/>
    <w:uiPriority w:val="99"/>
    <w:semiHidden/>
    <w:unhideWhenUsed/>
    <w:rsid w:val="00956151"/>
    <w:rPr>
      <w:sz w:val="20"/>
      <w:szCs w:val="20"/>
    </w:rPr>
  </w:style>
  <w:style w:type="character" w:customStyle="1" w:styleId="FootnoteTextChar">
    <w:name w:val="Footnote Text Char"/>
    <w:basedOn w:val="DefaultParagraphFont"/>
    <w:link w:val="FootnoteText"/>
    <w:uiPriority w:val="99"/>
    <w:semiHidden/>
    <w:rsid w:val="00956151"/>
    <w:rPr>
      <w:rFonts w:ascii="Times New Roman" w:eastAsia="Times New Roman" w:hAnsi="Times New Roman" w:cs="Times New Roman"/>
      <w:sz w:val="20"/>
      <w:szCs w:val="20"/>
      <w:lang w:val="lv-LV" w:eastAsia="lv-LV"/>
    </w:rPr>
  </w:style>
  <w:style w:type="character" w:styleId="FootnoteReference">
    <w:name w:val="footnote reference"/>
    <w:basedOn w:val="DefaultParagraphFont"/>
    <w:uiPriority w:val="99"/>
    <w:semiHidden/>
    <w:unhideWhenUsed/>
    <w:rsid w:val="00956151"/>
    <w:rPr>
      <w:vertAlign w:val="superscript"/>
    </w:rPr>
  </w:style>
  <w:style w:type="character" w:styleId="UnresolvedMention">
    <w:name w:val="Unresolved Mention"/>
    <w:basedOn w:val="DefaultParagraphFont"/>
    <w:uiPriority w:val="99"/>
    <w:semiHidden/>
    <w:unhideWhenUsed/>
    <w:rsid w:val="00663AE8"/>
    <w:rPr>
      <w:color w:val="605E5C"/>
      <w:shd w:val="clear" w:color="auto" w:fill="E1DFDD"/>
    </w:rPr>
  </w:style>
  <w:style w:type="paragraph" w:styleId="ListParagraph">
    <w:name w:val="List Paragraph"/>
    <w:basedOn w:val="Normal"/>
    <w:uiPriority w:val="34"/>
    <w:qFormat/>
    <w:rsid w:val="008020AD"/>
    <w:pPr>
      <w:ind w:left="720"/>
      <w:contextualSpacing/>
    </w:pPr>
  </w:style>
  <w:style w:type="character" w:styleId="FollowedHyperlink">
    <w:name w:val="FollowedHyperlink"/>
    <w:basedOn w:val="DefaultParagraphFont"/>
    <w:uiPriority w:val="99"/>
    <w:semiHidden/>
    <w:unhideWhenUsed/>
    <w:rsid w:val="00C91834"/>
    <w:rPr>
      <w:color w:val="800080" w:themeColor="followedHyperlink"/>
      <w:u w:val="single"/>
    </w:rPr>
  </w:style>
  <w:style w:type="paragraph" w:customStyle="1" w:styleId="apak-apaknodvirsr">
    <w:name w:val="apakš-apakšnod virsr"/>
    <w:basedOn w:val="apaknodaasvirsraksts"/>
    <w:qFormat/>
    <w:rsid w:val="00276DA8"/>
  </w:style>
  <w:style w:type="paragraph" w:styleId="TOC3">
    <w:name w:val="toc 3"/>
    <w:basedOn w:val="Normal"/>
    <w:next w:val="Normal"/>
    <w:autoRedefine/>
    <w:uiPriority w:val="39"/>
    <w:unhideWhenUsed/>
    <w:rsid w:val="00974E32"/>
    <w:pPr>
      <w:spacing w:after="100"/>
      <w:ind w:left="480"/>
    </w:pPr>
  </w:style>
  <w:style w:type="paragraph" w:styleId="Revision">
    <w:name w:val="Revision"/>
    <w:hidden/>
    <w:uiPriority w:val="99"/>
    <w:semiHidden/>
    <w:rsid w:val="003543DD"/>
    <w:pPr>
      <w:spacing w:after="0" w:line="240" w:lineRule="auto"/>
    </w:pPr>
    <w:rPr>
      <w:rFonts w:ascii="Times New Roman" w:eastAsia="Times New Roman" w:hAnsi="Times New Roman" w:cs="Times New Roman"/>
      <w:sz w:val="24"/>
      <w:szCs w:val="24"/>
      <w:lang w:val="lv-LV"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507287">
      <w:bodyDiv w:val="1"/>
      <w:marLeft w:val="0"/>
      <w:marRight w:val="0"/>
      <w:marTop w:val="0"/>
      <w:marBottom w:val="0"/>
      <w:divBdr>
        <w:top w:val="none" w:sz="0" w:space="0" w:color="auto"/>
        <w:left w:val="none" w:sz="0" w:space="0" w:color="auto"/>
        <w:bottom w:val="none" w:sz="0" w:space="0" w:color="auto"/>
        <w:right w:val="none" w:sz="0" w:space="0" w:color="auto"/>
      </w:divBdr>
    </w:div>
    <w:div w:id="19391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yperlink" Target="https://www.dataversity.net/data-warehouse-past-pres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termini.lza.lv/term.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Lid</b:Tag>
    <b:SourceType>Book</b:SourceType>
    <b:Guid>{C82E4960-A020-458F-9C10-9FBA4F0CCF7C}</b:Guid>
    <b:Author>
      <b:Author>
        <b:NameList>
          <b:Person>
            <b:Last>Wang</b:Last>
            <b:First>Lidong</b:First>
          </b:Person>
        </b:NameList>
      </b:Author>
    </b:Author>
    <b:RefOrder>1</b:RefOrder>
  </b:Source>
</b:Sources>
</file>

<file path=customXml/itemProps1.xml><?xml version="1.0" encoding="utf-8"?>
<ds:datastoreItem xmlns:ds="http://schemas.openxmlformats.org/officeDocument/2006/customXml" ds:itemID="{B0D7849E-7340-419A-AF9F-A9955E477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5484</TotalTime>
  <Pages>56</Pages>
  <Words>12667</Words>
  <Characters>72205</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Lauma Svilpe</dc:creator>
  <cp:keywords/>
  <dc:description/>
  <cp:lastModifiedBy>Lauma</cp:lastModifiedBy>
  <cp:revision>267</cp:revision>
  <dcterms:created xsi:type="dcterms:W3CDTF">2020-03-16T10:23:00Z</dcterms:created>
  <dcterms:modified xsi:type="dcterms:W3CDTF">2020-05-21T10:40:00Z</dcterms:modified>
</cp:coreProperties>
</file>