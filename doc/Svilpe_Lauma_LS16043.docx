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1B7F6793"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E37695">
        <w:rPr>
          <w:sz w:val="28"/>
          <w:szCs w:val="28"/>
        </w:rPr>
        <w:t>iētā</w:t>
      </w:r>
      <w:r w:rsidR="001510FA">
        <w:rPr>
          <w:sz w:val="28"/>
          <w:szCs w:val="28"/>
        </w:rPr>
        <w:t xml:space="preserve"> </w:t>
      </w:r>
      <w:r w:rsidR="002D6865">
        <w:rPr>
          <w:sz w:val="28"/>
          <w:szCs w:val="28"/>
        </w:rPr>
        <w:t>p</w:t>
      </w:r>
      <w:r>
        <w:rPr>
          <w:sz w:val="28"/>
          <w:szCs w:val="28"/>
        </w:rPr>
        <w:t>rof</w:t>
      </w:r>
      <w:r w:rsidR="00E37695">
        <w:rPr>
          <w:sz w:val="28"/>
          <w:szCs w:val="28"/>
        </w:rPr>
        <w:t>esore</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195F7AF8" w:rsidR="0090464E" w:rsidRDefault="0090464E" w:rsidP="00E53D40">
      <w:pPr>
        <w:pStyle w:val="Teksts"/>
      </w:pPr>
      <w:r>
        <w:t>Rezultātā piedāvāts r</w:t>
      </w:r>
      <w:ins w:id="0" w:author="Lauma" w:date="2020-05-21T13:35:00Z">
        <w:r w:rsidR="003543DD">
          <w:t>i</w:t>
        </w:r>
      </w:ins>
      <w:r>
        <w:t>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pPr>
        <w:pStyle w:val="Teksts"/>
        <w:ind w:firstLine="0"/>
        <w:jc w:val="center"/>
        <w:rPr>
          <w:sz w:val="28"/>
        </w:rPr>
        <w:pPrChange w:id="1" w:author="Lauma Svilpe" w:date="2020-05-24T09:17:00Z">
          <w:pPr>
            <w:pStyle w:val="Teksts"/>
            <w:jc w:val="center"/>
          </w:pPr>
        </w:pPrChange>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608B4A99" w:rsidR="00E53D40" w:rsidRDefault="00E53D40" w:rsidP="00E53D40">
      <w:pPr>
        <w:pStyle w:val="Teksts"/>
      </w:pPr>
      <w:r>
        <w:t xml:space="preserve">The aim of the thesis is to find a solution to process the changes caused by the evolution of integrated heterogeneous data sources and to adapt them into the system. The analysis of the literature on data warehouses, ETL processes and </w:t>
      </w:r>
      <w:r w:rsidR="00211C4E">
        <w:t>big</w:t>
      </w:r>
      <w:r>
        <w:t xml:space="preserv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1155E0C8" w14:textId="03E70541" w:rsidR="004436A6" w:rsidRDefault="00974E32" w:rsidP="004436A6">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41246058" w:history="1">
        <w:r w:rsidR="004436A6" w:rsidRPr="003403F1">
          <w:rPr>
            <w:rStyle w:val="Hyperlink"/>
            <w:rFonts w:eastAsiaTheme="majorEastAsia"/>
            <w:bCs/>
            <w:noProof/>
          </w:rPr>
          <w:t>Apzīmējumu saraksts</w:t>
        </w:r>
        <w:r w:rsidR="004436A6">
          <w:rPr>
            <w:noProof/>
            <w:webHidden/>
          </w:rPr>
          <w:tab/>
        </w:r>
        <w:r w:rsidR="004436A6">
          <w:rPr>
            <w:noProof/>
            <w:webHidden/>
          </w:rPr>
          <w:fldChar w:fldCharType="begin"/>
        </w:r>
        <w:r w:rsidR="004436A6">
          <w:rPr>
            <w:noProof/>
            <w:webHidden/>
          </w:rPr>
          <w:instrText xml:space="preserve"> PAGEREF _Toc41246058 \h </w:instrText>
        </w:r>
        <w:r w:rsidR="004436A6">
          <w:rPr>
            <w:noProof/>
            <w:webHidden/>
          </w:rPr>
        </w:r>
        <w:r w:rsidR="004436A6">
          <w:rPr>
            <w:noProof/>
            <w:webHidden/>
          </w:rPr>
          <w:fldChar w:fldCharType="separate"/>
        </w:r>
        <w:r w:rsidR="00595EF2">
          <w:rPr>
            <w:noProof/>
            <w:webHidden/>
          </w:rPr>
          <w:t>6</w:t>
        </w:r>
        <w:r w:rsidR="004436A6">
          <w:rPr>
            <w:noProof/>
            <w:webHidden/>
          </w:rPr>
          <w:fldChar w:fldCharType="end"/>
        </w:r>
      </w:hyperlink>
    </w:p>
    <w:p w14:paraId="269D1A12" w14:textId="61E1B14B" w:rsidR="004436A6" w:rsidRDefault="00D849E2" w:rsidP="004436A6">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1246059" w:history="1">
        <w:r w:rsidR="004436A6" w:rsidRPr="003403F1">
          <w:rPr>
            <w:rStyle w:val="Hyperlink"/>
            <w:rFonts w:eastAsiaTheme="majorEastAsia"/>
            <w:noProof/>
          </w:rPr>
          <w:t>Ievads</w:t>
        </w:r>
        <w:r w:rsidR="004436A6">
          <w:rPr>
            <w:noProof/>
            <w:webHidden/>
          </w:rPr>
          <w:tab/>
        </w:r>
        <w:r w:rsidR="004436A6">
          <w:rPr>
            <w:noProof/>
            <w:webHidden/>
          </w:rPr>
          <w:fldChar w:fldCharType="begin"/>
        </w:r>
        <w:r w:rsidR="004436A6">
          <w:rPr>
            <w:noProof/>
            <w:webHidden/>
          </w:rPr>
          <w:instrText xml:space="preserve"> PAGEREF _Toc41246059 \h </w:instrText>
        </w:r>
        <w:r w:rsidR="004436A6">
          <w:rPr>
            <w:noProof/>
            <w:webHidden/>
          </w:rPr>
        </w:r>
        <w:r w:rsidR="004436A6">
          <w:rPr>
            <w:noProof/>
            <w:webHidden/>
          </w:rPr>
          <w:fldChar w:fldCharType="separate"/>
        </w:r>
        <w:r w:rsidR="00595EF2">
          <w:rPr>
            <w:noProof/>
            <w:webHidden/>
          </w:rPr>
          <w:t>8</w:t>
        </w:r>
        <w:r w:rsidR="004436A6">
          <w:rPr>
            <w:noProof/>
            <w:webHidden/>
          </w:rPr>
          <w:fldChar w:fldCharType="end"/>
        </w:r>
      </w:hyperlink>
    </w:p>
    <w:p w14:paraId="73FDEDF7" w14:textId="136E1FE0" w:rsidR="004436A6" w:rsidRDefault="00D849E2" w:rsidP="004436A6">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1246060" w:history="1">
        <w:r w:rsidR="004436A6" w:rsidRPr="003403F1">
          <w:rPr>
            <w:rStyle w:val="Hyperlink"/>
            <w:rFonts w:eastAsiaTheme="majorEastAsia"/>
            <w:noProof/>
          </w:rPr>
          <w:t>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noliktavas</w:t>
        </w:r>
        <w:r w:rsidR="004436A6">
          <w:rPr>
            <w:noProof/>
            <w:webHidden/>
          </w:rPr>
          <w:tab/>
        </w:r>
        <w:r w:rsidR="004436A6">
          <w:rPr>
            <w:noProof/>
            <w:webHidden/>
          </w:rPr>
          <w:fldChar w:fldCharType="begin"/>
        </w:r>
        <w:r w:rsidR="004436A6">
          <w:rPr>
            <w:noProof/>
            <w:webHidden/>
          </w:rPr>
          <w:instrText xml:space="preserve"> PAGEREF _Toc41246060 \h </w:instrText>
        </w:r>
        <w:r w:rsidR="004436A6">
          <w:rPr>
            <w:noProof/>
            <w:webHidden/>
          </w:rPr>
        </w:r>
        <w:r w:rsidR="004436A6">
          <w:rPr>
            <w:noProof/>
            <w:webHidden/>
          </w:rPr>
          <w:fldChar w:fldCharType="separate"/>
        </w:r>
        <w:r w:rsidR="00595EF2">
          <w:rPr>
            <w:noProof/>
            <w:webHidden/>
          </w:rPr>
          <w:t>9</w:t>
        </w:r>
        <w:r w:rsidR="004436A6">
          <w:rPr>
            <w:noProof/>
            <w:webHidden/>
          </w:rPr>
          <w:fldChar w:fldCharType="end"/>
        </w:r>
      </w:hyperlink>
    </w:p>
    <w:p w14:paraId="6F9F1D3B" w14:textId="0C0DFE19"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61" w:history="1">
        <w:r w:rsidR="004436A6" w:rsidRPr="003403F1">
          <w:rPr>
            <w:rStyle w:val="Hyperlink"/>
            <w:rFonts w:eastAsiaTheme="majorEastAsia"/>
            <w:noProof/>
          </w:rPr>
          <w:t>1.1.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noliktavu attīstība</w:t>
        </w:r>
        <w:r w:rsidR="004436A6">
          <w:rPr>
            <w:noProof/>
            <w:webHidden/>
          </w:rPr>
          <w:tab/>
        </w:r>
        <w:r w:rsidR="004436A6">
          <w:rPr>
            <w:noProof/>
            <w:webHidden/>
          </w:rPr>
          <w:fldChar w:fldCharType="begin"/>
        </w:r>
        <w:r w:rsidR="004436A6">
          <w:rPr>
            <w:noProof/>
            <w:webHidden/>
          </w:rPr>
          <w:instrText xml:space="preserve"> PAGEREF _Toc41246061 \h </w:instrText>
        </w:r>
        <w:r w:rsidR="004436A6">
          <w:rPr>
            <w:noProof/>
            <w:webHidden/>
          </w:rPr>
        </w:r>
        <w:r w:rsidR="004436A6">
          <w:rPr>
            <w:noProof/>
            <w:webHidden/>
          </w:rPr>
          <w:fldChar w:fldCharType="separate"/>
        </w:r>
        <w:r w:rsidR="00595EF2">
          <w:rPr>
            <w:noProof/>
            <w:webHidden/>
          </w:rPr>
          <w:t>9</w:t>
        </w:r>
        <w:r w:rsidR="004436A6">
          <w:rPr>
            <w:noProof/>
            <w:webHidden/>
          </w:rPr>
          <w:fldChar w:fldCharType="end"/>
        </w:r>
      </w:hyperlink>
    </w:p>
    <w:p w14:paraId="46314E0E" w14:textId="30367B59"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62" w:history="1">
        <w:r w:rsidR="004436A6" w:rsidRPr="003403F1">
          <w:rPr>
            <w:rStyle w:val="Hyperlink"/>
            <w:rFonts w:eastAsiaTheme="majorEastAsia"/>
            <w:noProof/>
          </w:rPr>
          <w:t>1.2.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noliktavas arhitektūra</w:t>
        </w:r>
        <w:r w:rsidR="004436A6">
          <w:rPr>
            <w:noProof/>
            <w:webHidden/>
          </w:rPr>
          <w:tab/>
        </w:r>
        <w:r w:rsidR="004436A6">
          <w:rPr>
            <w:noProof/>
            <w:webHidden/>
          </w:rPr>
          <w:fldChar w:fldCharType="begin"/>
        </w:r>
        <w:r w:rsidR="004436A6">
          <w:rPr>
            <w:noProof/>
            <w:webHidden/>
          </w:rPr>
          <w:instrText xml:space="preserve"> PAGEREF _Toc41246062 \h </w:instrText>
        </w:r>
        <w:r w:rsidR="004436A6">
          <w:rPr>
            <w:noProof/>
            <w:webHidden/>
          </w:rPr>
        </w:r>
        <w:r w:rsidR="004436A6">
          <w:rPr>
            <w:noProof/>
            <w:webHidden/>
          </w:rPr>
          <w:fldChar w:fldCharType="separate"/>
        </w:r>
        <w:r w:rsidR="00595EF2">
          <w:rPr>
            <w:noProof/>
            <w:webHidden/>
          </w:rPr>
          <w:t>12</w:t>
        </w:r>
        <w:r w:rsidR="004436A6">
          <w:rPr>
            <w:noProof/>
            <w:webHidden/>
          </w:rPr>
          <w:fldChar w:fldCharType="end"/>
        </w:r>
      </w:hyperlink>
    </w:p>
    <w:p w14:paraId="6C8C3F08" w14:textId="2B8DC7CA"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3" w:history="1">
        <w:r w:rsidR="004436A6" w:rsidRPr="003403F1">
          <w:rPr>
            <w:rStyle w:val="Hyperlink"/>
            <w:rFonts w:eastAsiaTheme="majorEastAsia"/>
            <w:noProof/>
          </w:rPr>
          <w:t>1.2.1.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Centralizēta datu noliktava</w:t>
        </w:r>
        <w:r w:rsidR="004436A6">
          <w:rPr>
            <w:noProof/>
            <w:webHidden/>
          </w:rPr>
          <w:tab/>
        </w:r>
        <w:r w:rsidR="004436A6">
          <w:rPr>
            <w:noProof/>
            <w:webHidden/>
          </w:rPr>
          <w:fldChar w:fldCharType="begin"/>
        </w:r>
        <w:r w:rsidR="004436A6">
          <w:rPr>
            <w:noProof/>
            <w:webHidden/>
          </w:rPr>
          <w:instrText xml:space="preserve"> PAGEREF _Toc41246063 \h </w:instrText>
        </w:r>
        <w:r w:rsidR="004436A6">
          <w:rPr>
            <w:noProof/>
            <w:webHidden/>
          </w:rPr>
        </w:r>
        <w:r w:rsidR="004436A6">
          <w:rPr>
            <w:noProof/>
            <w:webHidden/>
          </w:rPr>
          <w:fldChar w:fldCharType="separate"/>
        </w:r>
        <w:r w:rsidR="00595EF2">
          <w:rPr>
            <w:noProof/>
            <w:webHidden/>
          </w:rPr>
          <w:t>13</w:t>
        </w:r>
        <w:r w:rsidR="004436A6">
          <w:rPr>
            <w:noProof/>
            <w:webHidden/>
          </w:rPr>
          <w:fldChar w:fldCharType="end"/>
        </w:r>
      </w:hyperlink>
    </w:p>
    <w:p w14:paraId="5B5B0ED7" w14:textId="33A37BD7"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4" w:history="1">
        <w:r w:rsidR="004436A6" w:rsidRPr="003403F1">
          <w:rPr>
            <w:rStyle w:val="Hyperlink"/>
            <w:rFonts w:eastAsiaTheme="majorEastAsia"/>
            <w:noProof/>
          </w:rPr>
          <w:t>1.2.2.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Neatkarīgas datuves</w:t>
        </w:r>
        <w:r w:rsidR="004436A6">
          <w:rPr>
            <w:noProof/>
            <w:webHidden/>
          </w:rPr>
          <w:tab/>
        </w:r>
        <w:r w:rsidR="004436A6">
          <w:rPr>
            <w:noProof/>
            <w:webHidden/>
          </w:rPr>
          <w:fldChar w:fldCharType="begin"/>
        </w:r>
        <w:r w:rsidR="004436A6">
          <w:rPr>
            <w:noProof/>
            <w:webHidden/>
          </w:rPr>
          <w:instrText xml:space="preserve"> PAGEREF _Toc41246064 \h </w:instrText>
        </w:r>
        <w:r w:rsidR="004436A6">
          <w:rPr>
            <w:noProof/>
            <w:webHidden/>
          </w:rPr>
        </w:r>
        <w:r w:rsidR="004436A6">
          <w:rPr>
            <w:noProof/>
            <w:webHidden/>
          </w:rPr>
          <w:fldChar w:fldCharType="separate"/>
        </w:r>
        <w:r w:rsidR="00595EF2">
          <w:rPr>
            <w:noProof/>
            <w:webHidden/>
          </w:rPr>
          <w:t>14</w:t>
        </w:r>
        <w:r w:rsidR="004436A6">
          <w:rPr>
            <w:noProof/>
            <w:webHidden/>
          </w:rPr>
          <w:fldChar w:fldCharType="end"/>
        </w:r>
      </w:hyperlink>
    </w:p>
    <w:p w14:paraId="4F552E8A" w14:textId="28F10740"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5" w:history="1">
        <w:r w:rsidR="004436A6" w:rsidRPr="003403F1">
          <w:rPr>
            <w:rStyle w:val="Hyperlink"/>
            <w:rFonts w:eastAsiaTheme="majorEastAsia"/>
            <w:noProof/>
          </w:rPr>
          <w:t>1.2.3.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Apvienotais datu noliktavas tips</w:t>
        </w:r>
        <w:r w:rsidR="004436A6">
          <w:rPr>
            <w:noProof/>
            <w:webHidden/>
          </w:rPr>
          <w:tab/>
        </w:r>
        <w:r w:rsidR="004436A6">
          <w:rPr>
            <w:noProof/>
            <w:webHidden/>
          </w:rPr>
          <w:fldChar w:fldCharType="begin"/>
        </w:r>
        <w:r w:rsidR="004436A6">
          <w:rPr>
            <w:noProof/>
            <w:webHidden/>
          </w:rPr>
          <w:instrText xml:space="preserve"> PAGEREF _Toc41246065 \h </w:instrText>
        </w:r>
        <w:r w:rsidR="004436A6">
          <w:rPr>
            <w:noProof/>
            <w:webHidden/>
          </w:rPr>
        </w:r>
        <w:r w:rsidR="004436A6">
          <w:rPr>
            <w:noProof/>
            <w:webHidden/>
          </w:rPr>
          <w:fldChar w:fldCharType="separate"/>
        </w:r>
        <w:r w:rsidR="00595EF2">
          <w:rPr>
            <w:noProof/>
            <w:webHidden/>
          </w:rPr>
          <w:t>14</w:t>
        </w:r>
        <w:r w:rsidR="004436A6">
          <w:rPr>
            <w:noProof/>
            <w:webHidden/>
          </w:rPr>
          <w:fldChar w:fldCharType="end"/>
        </w:r>
      </w:hyperlink>
    </w:p>
    <w:p w14:paraId="11E73535" w14:textId="1305C278"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6" w:history="1">
        <w:r w:rsidR="004436A6" w:rsidRPr="003403F1">
          <w:rPr>
            <w:rStyle w:val="Hyperlink"/>
            <w:rFonts w:eastAsiaTheme="majorEastAsia"/>
            <w:noProof/>
          </w:rPr>
          <w:t>1.2.4.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Zvaigžņveida datu noliktava</w:t>
        </w:r>
        <w:r w:rsidR="004436A6">
          <w:rPr>
            <w:noProof/>
            <w:webHidden/>
          </w:rPr>
          <w:tab/>
        </w:r>
        <w:r w:rsidR="004436A6">
          <w:rPr>
            <w:noProof/>
            <w:webHidden/>
          </w:rPr>
          <w:fldChar w:fldCharType="begin"/>
        </w:r>
        <w:r w:rsidR="004436A6">
          <w:rPr>
            <w:noProof/>
            <w:webHidden/>
          </w:rPr>
          <w:instrText xml:space="preserve"> PAGEREF _Toc41246066 \h </w:instrText>
        </w:r>
        <w:r w:rsidR="004436A6">
          <w:rPr>
            <w:noProof/>
            <w:webHidden/>
          </w:rPr>
        </w:r>
        <w:r w:rsidR="004436A6">
          <w:rPr>
            <w:noProof/>
            <w:webHidden/>
          </w:rPr>
          <w:fldChar w:fldCharType="separate"/>
        </w:r>
        <w:r w:rsidR="00595EF2">
          <w:rPr>
            <w:noProof/>
            <w:webHidden/>
          </w:rPr>
          <w:t>14</w:t>
        </w:r>
        <w:r w:rsidR="004436A6">
          <w:rPr>
            <w:noProof/>
            <w:webHidden/>
          </w:rPr>
          <w:fldChar w:fldCharType="end"/>
        </w:r>
      </w:hyperlink>
    </w:p>
    <w:p w14:paraId="6DF0FA42" w14:textId="7041F0F8"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7" w:history="1">
        <w:r w:rsidR="004436A6" w:rsidRPr="003403F1">
          <w:rPr>
            <w:rStyle w:val="Hyperlink"/>
            <w:rFonts w:eastAsiaTheme="majorEastAsia"/>
            <w:noProof/>
          </w:rPr>
          <w:t>1.2.5.</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Datuvju kopne</w:t>
        </w:r>
        <w:r w:rsidR="004436A6">
          <w:rPr>
            <w:noProof/>
            <w:webHidden/>
          </w:rPr>
          <w:tab/>
        </w:r>
        <w:r w:rsidR="004436A6">
          <w:rPr>
            <w:noProof/>
            <w:webHidden/>
          </w:rPr>
          <w:fldChar w:fldCharType="begin"/>
        </w:r>
        <w:r w:rsidR="004436A6">
          <w:rPr>
            <w:noProof/>
            <w:webHidden/>
          </w:rPr>
          <w:instrText xml:space="preserve"> PAGEREF _Toc41246067 \h </w:instrText>
        </w:r>
        <w:r w:rsidR="004436A6">
          <w:rPr>
            <w:noProof/>
            <w:webHidden/>
          </w:rPr>
        </w:r>
        <w:r w:rsidR="004436A6">
          <w:rPr>
            <w:noProof/>
            <w:webHidden/>
          </w:rPr>
          <w:fldChar w:fldCharType="separate"/>
        </w:r>
        <w:r w:rsidR="00595EF2">
          <w:rPr>
            <w:noProof/>
            <w:webHidden/>
          </w:rPr>
          <w:t>15</w:t>
        </w:r>
        <w:r w:rsidR="004436A6">
          <w:rPr>
            <w:noProof/>
            <w:webHidden/>
          </w:rPr>
          <w:fldChar w:fldCharType="end"/>
        </w:r>
      </w:hyperlink>
    </w:p>
    <w:p w14:paraId="50BDA52B" w14:textId="4D414CDC"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68" w:history="1">
        <w:r w:rsidR="004436A6" w:rsidRPr="003403F1">
          <w:rPr>
            <w:rStyle w:val="Hyperlink"/>
            <w:rFonts w:eastAsiaTheme="majorEastAsia"/>
            <w:noProof/>
          </w:rPr>
          <w:t>1.3.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Lielie dati</w:t>
        </w:r>
        <w:r w:rsidR="004436A6">
          <w:rPr>
            <w:noProof/>
            <w:webHidden/>
          </w:rPr>
          <w:tab/>
        </w:r>
        <w:r w:rsidR="004436A6">
          <w:rPr>
            <w:noProof/>
            <w:webHidden/>
          </w:rPr>
          <w:fldChar w:fldCharType="begin"/>
        </w:r>
        <w:r w:rsidR="004436A6">
          <w:rPr>
            <w:noProof/>
            <w:webHidden/>
          </w:rPr>
          <w:instrText xml:space="preserve"> PAGEREF _Toc41246068 \h </w:instrText>
        </w:r>
        <w:r w:rsidR="004436A6">
          <w:rPr>
            <w:noProof/>
            <w:webHidden/>
          </w:rPr>
        </w:r>
        <w:r w:rsidR="004436A6">
          <w:rPr>
            <w:noProof/>
            <w:webHidden/>
          </w:rPr>
          <w:fldChar w:fldCharType="separate"/>
        </w:r>
        <w:r w:rsidR="00595EF2">
          <w:rPr>
            <w:noProof/>
            <w:webHidden/>
          </w:rPr>
          <w:t>15</w:t>
        </w:r>
        <w:r w:rsidR="004436A6">
          <w:rPr>
            <w:noProof/>
            <w:webHidden/>
          </w:rPr>
          <w:fldChar w:fldCharType="end"/>
        </w:r>
      </w:hyperlink>
    </w:p>
    <w:p w14:paraId="167651BE" w14:textId="5B0FEE2C"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69" w:history="1">
        <w:r w:rsidR="004436A6" w:rsidRPr="003403F1">
          <w:rPr>
            <w:rStyle w:val="Hyperlink"/>
            <w:rFonts w:eastAsiaTheme="majorEastAsia"/>
            <w:noProof/>
          </w:rPr>
          <w:t>1.3.1.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Lielo datu apjoms</w:t>
        </w:r>
        <w:r w:rsidR="004436A6">
          <w:rPr>
            <w:noProof/>
            <w:webHidden/>
          </w:rPr>
          <w:tab/>
        </w:r>
        <w:r w:rsidR="004436A6">
          <w:rPr>
            <w:noProof/>
            <w:webHidden/>
          </w:rPr>
          <w:fldChar w:fldCharType="begin"/>
        </w:r>
        <w:r w:rsidR="004436A6">
          <w:rPr>
            <w:noProof/>
            <w:webHidden/>
          </w:rPr>
          <w:instrText xml:space="preserve"> PAGEREF _Toc41246069 \h </w:instrText>
        </w:r>
        <w:r w:rsidR="004436A6">
          <w:rPr>
            <w:noProof/>
            <w:webHidden/>
          </w:rPr>
        </w:r>
        <w:r w:rsidR="004436A6">
          <w:rPr>
            <w:noProof/>
            <w:webHidden/>
          </w:rPr>
          <w:fldChar w:fldCharType="separate"/>
        </w:r>
        <w:r w:rsidR="00595EF2">
          <w:rPr>
            <w:noProof/>
            <w:webHidden/>
          </w:rPr>
          <w:t>16</w:t>
        </w:r>
        <w:r w:rsidR="004436A6">
          <w:rPr>
            <w:noProof/>
            <w:webHidden/>
          </w:rPr>
          <w:fldChar w:fldCharType="end"/>
        </w:r>
      </w:hyperlink>
    </w:p>
    <w:p w14:paraId="542AA7CF" w14:textId="29BE69DE"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0" w:history="1">
        <w:r w:rsidR="004436A6" w:rsidRPr="003403F1">
          <w:rPr>
            <w:rStyle w:val="Hyperlink"/>
            <w:rFonts w:eastAsiaTheme="majorEastAsia"/>
            <w:noProof/>
          </w:rPr>
          <w:t>1.3.2.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Lielo datu ieplūšanas ātrums</w:t>
        </w:r>
        <w:r w:rsidR="004436A6">
          <w:rPr>
            <w:noProof/>
            <w:webHidden/>
          </w:rPr>
          <w:tab/>
        </w:r>
        <w:r w:rsidR="004436A6">
          <w:rPr>
            <w:noProof/>
            <w:webHidden/>
          </w:rPr>
          <w:fldChar w:fldCharType="begin"/>
        </w:r>
        <w:r w:rsidR="004436A6">
          <w:rPr>
            <w:noProof/>
            <w:webHidden/>
          </w:rPr>
          <w:instrText xml:space="preserve"> PAGEREF _Toc41246070 \h </w:instrText>
        </w:r>
        <w:r w:rsidR="004436A6">
          <w:rPr>
            <w:noProof/>
            <w:webHidden/>
          </w:rPr>
        </w:r>
        <w:r w:rsidR="004436A6">
          <w:rPr>
            <w:noProof/>
            <w:webHidden/>
          </w:rPr>
          <w:fldChar w:fldCharType="separate"/>
        </w:r>
        <w:r w:rsidR="00595EF2">
          <w:rPr>
            <w:noProof/>
            <w:webHidden/>
          </w:rPr>
          <w:t>17</w:t>
        </w:r>
        <w:r w:rsidR="004436A6">
          <w:rPr>
            <w:noProof/>
            <w:webHidden/>
          </w:rPr>
          <w:fldChar w:fldCharType="end"/>
        </w:r>
      </w:hyperlink>
    </w:p>
    <w:p w14:paraId="03749C7A" w14:textId="0165E619"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1" w:history="1">
        <w:r w:rsidR="004436A6" w:rsidRPr="003403F1">
          <w:rPr>
            <w:rStyle w:val="Hyperlink"/>
            <w:rFonts w:eastAsiaTheme="majorEastAsia"/>
            <w:noProof/>
          </w:rPr>
          <w:t>1.3.3.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Lielo datu dažādība</w:t>
        </w:r>
        <w:r w:rsidR="004436A6">
          <w:rPr>
            <w:noProof/>
            <w:webHidden/>
          </w:rPr>
          <w:tab/>
        </w:r>
        <w:r w:rsidR="004436A6">
          <w:rPr>
            <w:noProof/>
            <w:webHidden/>
          </w:rPr>
          <w:fldChar w:fldCharType="begin"/>
        </w:r>
        <w:r w:rsidR="004436A6">
          <w:rPr>
            <w:noProof/>
            <w:webHidden/>
          </w:rPr>
          <w:instrText xml:space="preserve"> PAGEREF _Toc41246071 \h </w:instrText>
        </w:r>
        <w:r w:rsidR="004436A6">
          <w:rPr>
            <w:noProof/>
            <w:webHidden/>
          </w:rPr>
        </w:r>
        <w:r w:rsidR="004436A6">
          <w:rPr>
            <w:noProof/>
            <w:webHidden/>
          </w:rPr>
          <w:fldChar w:fldCharType="separate"/>
        </w:r>
        <w:r w:rsidR="00595EF2">
          <w:rPr>
            <w:noProof/>
            <w:webHidden/>
          </w:rPr>
          <w:t>17</w:t>
        </w:r>
        <w:r w:rsidR="004436A6">
          <w:rPr>
            <w:noProof/>
            <w:webHidden/>
          </w:rPr>
          <w:fldChar w:fldCharType="end"/>
        </w:r>
      </w:hyperlink>
    </w:p>
    <w:p w14:paraId="2BA3937E" w14:textId="5038CFB7"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2" w:history="1">
        <w:r w:rsidR="004436A6" w:rsidRPr="003403F1">
          <w:rPr>
            <w:rStyle w:val="Hyperlink"/>
            <w:rFonts w:eastAsiaTheme="majorEastAsia"/>
            <w:noProof/>
          </w:rPr>
          <w:t>1.3.4.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Lielie dati datu noliktavu kontekstā</w:t>
        </w:r>
        <w:r w:rsidR="004436A6">
          <w:rPr>
            <w:noProof/>
            <w:webHidden/>
          </w:rPr>
          <w:tab/>
        </w:r>
        <w:r w:rsidR="004436A6">
          <w:rPr>
            <w:noProof/>
            <w:webHidden/>
          </w:rPr>
          <w:fldChar w:fldCharType="begin"/>
        </w:r>
        <w:r w:rsidR="004436A6">
          <w:rPr>
            <w:noProof/>
            <w:webHidden/>
          </w:rPr>
          <w:instrText xml:space="preserve"> PAGEREF _Toc41246072 \h </w:instrText>
        </w:r>
        <w:r w:rsidR="004436A6">
          <w:rPr>
            <w:noProof/>
            <w:webHidden/>
          </w:rPr>
        </w:r>
        <w:r w:rsidR="004436A6">
          <w:rPr>
            <w:noProof/>
            <w:webHidden/>
          </w:rPr>
          <w:fldChar w:fldCharType="separate"/>
        </w:r>
        <w:r w:rsidR="00595EF2">
          <w:rPr>
            <w:noProof/>
            <w:webHidden/>
          </w:rPr>
          <w:t>18</w:t>
        </w:r>
        <w:r w:rsidR="004436A6">
          <w:rPr>
            <w:noProof/>
            <w:webHidden/>
          </w:rPr>
          <w:fldChar w:fldCharType="end"/>
        </w:r>
      </w:hyperlink>
    </w:p>
    <w:p w14:paraId="3D5E11D4" w14:textId="51F94B8C"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73" w:history="1">
        <w:r w:rsidR="004436A6" w:rsidRPr="003403F1">
          <w:rPr>
            <w:rStyle w:val="Hyperlink"/>
            <w:rFonts w:eastAsiaTheme="majorEastAsia"/>
            <w:noProof/>
          </w:rPr>
          <w:t>1.4.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ETL procesi</w:t>
        </w:r>
        <w:r w:rsidR="004436A6">
          <w:rPr>
            <w:noProof/>
            <w:webHidden/>
          </w:rPr>
          <w:tab/>
        </w:r>
        <w:r w:rsidR="004436A6">
          <w:rPr>
            <w:noProof/>
            <w:webHidden/>
          </w:rPr>
          <w:fldChar w:fldCharType="begin"/>
        </w:r>
        <w:r w:rsidR="004436A6">
          <w:rPr>
            <w:noProof/>
            <w:webHidden/>
          </w:rPr>
          <w:instrText xml:space="preserve"> PAGEREF _Toc41246073 \h </w:instrText>
        </w:r>
        <w:r w:rsidR="004436A6">
          <w:rPr>
            <w:noProof/>
            <w:webHidden/>
          </w:rPr>
        </w:r>
        <w:r w:rsidR="004436A6">
          <w:rPr>
            <w:noProof/>
            <w:webHidden/>
          </w:rPr>
          <w:fldChar w:fldCharType="separate"/>
        </w:r>
        <w:r w:rsidR="00595EF2">
          <w:rPr>
            <w:noProof/>
            <w:webHidden/>
          </w:rPr>
          <w:t>18</w:t>
        </w:r>
        <w:r w:rsidR="004436A6">
          <w:rPr>
            <w:noProof/>
            <w:webHidden/>
          </w:rPr>
          <w:fldChar w:fldCharType="end"/>
        </w:r>
      </w:hyperlink>
    </w:p>
    <w:p w14:paraId="5CDECFAD" w14:textId="597A91E8"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4" w:history="1">
        <w:r w:rsidR="004436A6" w:rsidRPr="003403F1">
          <w:rPr>
            <w:rStyle w:val="Hyperlink"/>
            <w:rFonts w:eastAsiaTheme="majorEastAsia"/>
            <w:noProof/>
          </w:rPr>
          <w:t>1.4.1.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Ievākšana</w:t>
        </w:r>
        <w:r w:rsidR="004436A6">
          <w:rPr>
            <w:noProof/>
            <w:webHidden/>
          </w:rPr>
          <w:tab/>
        </w:r>
        <w:r w:rsidR="004436A6">
          <w:rPr>
            <w:noProof/>
            <w:webHidden/>
          </w:rPr>
          <w:fldChar w:fldCharType="begin"/>
        </w:r>
        <w:r w:rsidR="004436A6">
          <w:rPr>
            <w:noProof/>
            <w:webHidden/>
          </w:rPr>
          <w:instrText xml:space="preserve"> PAGEREF _Toc41246074 \h </w:instrText>
        </w:r>
        <w:r w:rsidR="004436A6">
          <w:rPr>
            <w:noProof/>
            <w:webHidden/>
          </w:rPr>
        </w:r>
        <w:r w:rsidR="004436A6">
          <w:rPr>
            <w:noProof/>
            <w:webHidden/>
          </w:rPr>
          <w:fldChar w:fldCharType="separate"/>
        </w:r>
        <w:r w:rsidR="00595EF2">
          <w:rPr>
            <w:noProof/>
            <w:webHidden/>
          </w:rPr>
          <w:t>20</w:t>
        </w:r>
        <w:r w:rsidR="004436A6">
          <w:rPr>
            <w:noProof/>
            <w:webHidden/>
          </w:rPr>
          <w:fldChar w:fldCharType="end"/>
        </w:r>
      </w:hyperlink>
    </w:p>
    <w:p w14:paraId="6AD1FBA2" w14:textId="7AEF6C5C"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5" w:history="1">
        <w:r w:rsidR="004436A6" w:rsidRPr="003403F1">
          <w:rPr>
            <w:rStyle w:val="Hyperlink"/>
            <w:rFonts w:eastAsiaTheme="majorEastAsia"/>
            <w:noProof/>
          </w:rPr>
          <w:t>1.4.2.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Transformācija</w:t>
        </w:r>
        <w:r w:rsidR="004436A6">
          <w:rPr>
            <w:noProof/>
            <w:webHidden/>
          </w:rPr>
          <w:tab/>
        </w:r>
        <w:r w:rsidR="004436A6">
          <w:rPr>
            <w:noProof/>
            <w:webHidden/>
          </w:rPr>
          <w:fldChar w:fldCharType="begin"/>
        </w:r>
        <w:r w:rsidR="004436A6">
          <w:rPr>
            <w:noProof/>
            <w:webHidden/>
          </w:rPr>
          <w:instrText xml:space="preserve"> PAGEREF _Toc41246075 \h </w:instrText>
        </w:r>
        <w:r w:rsidR="004436A6">
          <w:rPr>
            <w:noProof/>
            <w:webHidden/>
          </w:rPr>
        </w:r>
        <w:r w:rsidR="004436A6">
          <w:rPr>
            <w:noProof/>
            <w:webHidden/>
          </w:rPr>
          <w:fldChar w:fldCharType="separate"/>
        </w:r>
        <w:r w:rsidR="00595EF2">
          <w:rPr>
            <w:noProof/>
            <w:webHidden/>
          </w:rPr>
          <w:t>20</w:t>
        </w:r>
        <w:r w:rsidR="004436A6">
          <w:rPr>
            <w:noProof/>
            <w:webHidden/>
          </w:rPr>
          <w:fldChar w:fldCharType="end"/>
        </w:r>
      </w:hyperlink>
    </w:p>
    <w:p w14:paraId="14AF6340" w14:textId="4AA71A49"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6" w:history="1">
        <w:r w:rsidR="004436A6" w:rsidRPr="003403F1">
          <w:rPr>
            <w:rStyle w:val="Hyperlink"/>
            <w:rFonts w:eastAsiaTheme="majorEastAsia"/>
            <w:noProof/>
          </w:rPr>
          <w:t>1.4.3.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Ievietošana datu noliktavā</w:t>
        </w:r>
        <w:r w:rsidR="004436A6">
          <w:rPr>
            <w:noProof/>
            <w:webHidden/>
          </w:rPr>
          <w:tab/>
        </w:r>
        <w:r w:rsidR="004436A6">
          <w:rPr>
            <w:noProof/>
            <w:webHidden/>
          </w:rPr>
          <w:fldChar w:fldCharType="begin"/>
        </w:r>
        <w:r w:rsidR="004436A6">
          <w:rPr>
            <w:noProof/>
            <w:webHidden/>
          </w:rPr>
          <w:instrText xml:space="preserve"> PAGEREF _Toc41246076 \h </w:instrText>
        </w:r>
        <w:r w:rsidR="004436A6">
          <w:rPr>
            <w:noProof/>
            <w:webHidden/>
          </w:rPr>
        </w:r>
        <w:r w:rsidR="004436A6">
          <w:rPr>
            <w:noProof/>
            <w:webHidden/>
          </w:rPr>
          <w:fldChar w:fldCharType="separate"/>
        </w:r>
        <w:r w:rsidR="00595EF2">
          <w:rPr>
            <w:noProof/>
            <w:webHidden/>
          </w:rPr>
          <w:t>21</w:t>
        </w:r>
        <w:r w:rsidR="004436A6">
          <w:rPr>
            <w:noProof/>
            <w:webHidden/>
          </w:rPr>
          <w:fldChar w:fldCharType="end"/>
        </w:r>
      </w:hyperlink>
    </w:p>
    <w:p w14:paraId="277F4938" w14:textId="5C4005AB" w:rsidR="004436A6" w:rsidRDefault="00D849E2" w:rsidP="004436A6">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1246077" w:history="1">
        <w:r w:rsidR="004436A6" w:rsidRPr="003403F1">
          <w:rPr>
            <w:rStyle w:val="Hyperlink"/>
            <w:rFonts w:eastAsiaTheme="majorEastAsia"/>
            <w:noProof/>
          </w:rPr>
          <w:t>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avotu evolūcijas sistēma</w:t>
        </w:r>
        <w:r w:rsidR="004436A6">
          <w:rPr>
            <w:noProof/>
            <w:webHidden/>
          </w:rPr>
          <w:tab/>
        </w:r>
        <w:r w:rsidR="004436A6">
          <w:rPr>
            <w:noProof/>
            <w:webHidden/>
          </w:rPr>
          <w:fldChar w:fldCharType="begin"/>
        </w:r>
        <w:r w:rsidR="004436A6">
          <w:rPr>
            <w:noProof/>
            <w:webHidden/>
          </w:rPr>
          <w:instrText xml:space="preserve"> PAGEREF _Toc41246077 \h </w:instrText>
        </w:r>
        <w:r w:rsidR="004436A6">
          <w:rPr>
            <w:noProof/>
            <w:webHidden/>
          </w:rPr>
        </w:r>
        <w:r w:rsidR="004436A6">
          <w:rPr>
            <w:noProof/>
            <w:webHidden/>
          </w:rPr>
          <w:fldChar w:fldCharType="separate"/>
        </w:r>
        <w:r w:rsidR="00595EF2">
          <w:rPr>
            <w:noProof/>
            <w:webHidden/>
          </w:rPr>
          <w:t>23</w:t>
        </w:r>
        <w:r w:rsidR="004436A6">
          <w:rPr>
            <w:noProof/>
            <w:webHidden/>
          </w:rPr>
          <w:fldChar w:fldCharType="end"/>
        </w:r>
      </w:hyperlink>
    </w:p>
    <w:p w14:paraId="5928C14F" w14:textId="1FB9BBA1"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78" w:history="1">
        <w:r w:rsidR="004436A6" w:rsidRPr="003403F1">
          <w:rPr>
            <w:rStyle w:val="Hyperlink"/>
            <w:rFonts w:eastAsiaTheme="majorEastAsia"/>
            <w:noProof/>
          </w:rPr>
          <w:t>2.1.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Arhitektūra</w:t>
        </w:r>
        <w:r w:rsidR="004436A6">
          <w:rPr>
            <w:noProof/>
            <w:webHidden/>
          </w:rPr>
          <w:tab/>
        </w:r>
        <w:r w:rsidR="004436A6">
          <w:rPr>
            <w:noProof/>
            <w:webHidden/>
          </w:rPr>
          <w:fldChar w:fldCharType="begin"/>
        </w:r>
        <w:r w:rsidR="004436A6">
          <w:rPr>
            <w:noProof/>
            <w:webHidden/>
          </w:rPr>
          <w:instrText xml:space="preserve"> PAGEREF _Toc41246078 \h </w:instrText>
        </w:r>
        <w:r w:rsidR="004436A6">
          <w:rPr>
            <w:noProof/>
            <w:webHidden/>
          </w:rPr>
        </w:r>
        <w:r w:rsidR="004436A6">
          <w:rPr>
            <w:noProof/>
            <w:webHidden/>
          </w:rPr>
          <w:fldChar w:fldCharType="separate"/>
        </w:r>
        <w:r w:rsidR="00595EF2">
          <w:rPr>
            <w:noProof/>
            <w:webHidden/>
          </w:rPr>
          <w:t>23</w:t>
        </w:r>
        <w:r w:rsidR="004436A6">
          <w:rPr>
            <w:noProof/>
            <w:webHidden/>
          </w:rPr>
          <w:fldChar w:fldCharType="end"/>
        </w:r>
      </w:hyperlink>
    </w:p>
    <w:p w14:paraId="0B8CD6FC" w14:textId="7F5C4625"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79" w:history="1">
        <w:r w:rsidR="004436A6" w:rsidRPr="003403F1">
          <w:rPr>
            <w:rStyle w:val="Hyperlink"/>
            <w:rFonts w:eastAsiaTheme="majorEastAsia"/>
            <w:noProof/>
          </w:rPr>
          <w:t>2.1.1.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avotu līmenis</w:t>
        </w:r>
        <w:r w:rsidR="004436A6">
          <w:rPr>
            <w:noProof/>
            <w:webHidden/>
          </w:rPr>
          <w:tab/>
        </w:r>
        <w:r w:rsidR="004436A6">
          <w:rPr>
            <w:noProof/>
            <w:webHidden/>
          </w:rPr>
          <w:fldChar w:fldCharType="begin"/>
        </w:r>
        <w:r w:rsidR="004436A6">
          <w:rPr>
            <w:noProof/>
            <w:webHidden/>
          </w:rPr>
          <w:instrText xml:space="preserve"> PAGEREF _Toc41246079 \h </w:instrText>
        </w:r>
        <w:r w:rsidR="004436A6">
          <w:rPr>
            <w:noProof/>
            <w:webHidden/>
          </w:rPr>
        </w:r>
        <w:r w:rsidR="004436A6">
          <w:rPr>
            <w:noProof/>
            <w:webHidden/>
          </w:rPr>
          <w:fldChar w:fldCharType="separate"/>
        </w:r>
        <w:r w:rsidR="00595EF2">
          <w:rPr>
            <w:noProof/>
            <w:webHidden/>
          </w:rPr>
          <w:t>24</w:t>
        </w:r>
        <w:r w:rsidR="004436A6">
          <w:rPr>
            <w:noProof/>
            <w:webHidden/>
          </w:rPr>
          <w:fldChar w:fldCharType="end"/>
        </w:r>
      </w:hyperlink>
    </w:p>
    <w:p w14:paraId="35202883" w14:textId="0909F31C"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80" w:history="1">
        <w:r w:rsidR="004436A6" w:rsidRPr="003403F1">
          <w:rPr>
            <w:rStyle w:val="Hyperlink"/>
            <w:rFonts w:eastAsiaTheme="majorEastAsia"/>
            <w:noProof/>
          </w:rPr>
          <w:t>2.1.2.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maģistrāle</w:t>
        </w:r>
        <w:r w:rsidR="004436A6">
          <w:rPr>
            <w:noProof/>
            <w:webHidden/>
          </w:rPr>
          <w:tab/>
        </w:r>
        <w:r w:rsidR="004436A6">
          <w:rPr>
            <w:noProof/>
            <w:webHidden/>
          </w:rPr>
          <w:fldChar w:fldCharType="begin"/>
        </w:r>
        <w:r w:rsidR="004436A6">
          <w:rPr>
            <w:noProof/>
            <w:webHidden/>
          </w:rPr>
          <w:instrText xml:space="preserve"> PAGEREF _Toc41246080 \h </w:instrText>
        </w:r>
        <w:r w:rsidR="004436A6">
          <w:rPr>
            <w:noProof/>
            <w:webHidden/>
          </w:rPr>
        </w:r>
        <w:r w:rsidR="004436A6">
          <w:rPr>
            <w:noProof/>
            <w:webHidden/>
          </w:rPr>
          <w:fldChar w:fldCharType="separate"/>
        </w:r>
        <w:r w:rsidR="00595EF2">
          <w:rPr>
            <w:noProof/>
            <w:webHidden/>
          </w:rPr>
          <w:t>24</w:t>
        </w:r>
        <w:r w:rsidR="004436A6">
          <w:rPr>
            <w:noProof/>
            <w:webHidden/>
          </w:rPr>
          <w:fldChar w:fldCharType="end"/>
        </w:r>
      </w:hyperlink>
    </w:p>
    <w:p w14:paraId="2DBEEE73" w14:textId="328036D4"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81" w:history="1">
        <w:r w:rsidR="004436A6" w:rsidRPr="003403F1">
          <w:rPr>
            <w:rStyle w:val="Hyperlink"/>
            <w:rFonts w:eastAsiaTheme="majorEastAsia"/>
            <w:noProof/>
          </w:rPr>
          <w:t>2.1.3.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Metadatu glabātuve</w:t>
        </w:r>
        <w:r w:rsidR="004436A6">
          <w:rPr>
            <w:noProof/>
            <w:webHidden/>
          </w:rPr>
          <w:tab/>
        </w:r>
        <w:r w:rsidR="004436A6">
          <w:rPr>
            <w:noProof/>
            <w:webHidden/>
          </w:rPr>
          <w:fldChar w:fldCharType="begin"/>
        </w:r>
        <w:r w:rsidR="004436A6">
          <w:rPr>
            <w:noProof/>
            <w:webHidden/>
          </w:rPr>
          <w:instrText xml:space="preserve"> PAGEREF _Toc41246081 \h </w:instrText>
        </w:r>
        <w:r w:rsidR="004436A6">
          <w:rPr>
            <w:noProof/>
            <w:webHidden/>
          </w:rPr>
        </w:r>
        <w:r w:rsidR="004436A6">
          <w:rPr>
            <w:noProof/>
            <w:webHidden/>
          </w:rPr>
          <w:fldChar w:fldCharType="separate"/>
        </w:r>
        <w:r w:rsidR="00595EF2">
          <w:rPr>
            <w:noProof/>
            <w:webHidden/>
          </w:rPr>
          <w:t>25</w:t>
        </w:r>
        <w:r w:rsidR="004436A6">
          <w:rPr>
            <w:noProof/>
            <w:webHidden/>
          </w:rPr>
          <w:fldChar w:fldCharType="end"/>
        </w:r>
      </w:hyperlink>
    </w:p>
    <w:p w14:paraId="10CE88D9" w14:textId="30FDDF24"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82" w:history="1">
        <w:r w:rsidR="004436A6" w:rsidRPr="003403F1">
          <w:rPr>
            <w:rStyle w:val="Hyperlink"/>
            <w:rFonts w:eastAsiaTheme="majorEastAsia"/>
            <w:noProof/>
          </w:rPr>
          <w:t>2.1.4.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Adaptācijas komponente</w:t>
        </w:r>
        <w:r w:rsidR="004436A6">
          <w:rPr>
            <w:noProof/>
            <w:webHidden/>
          </w:rPr>
          <w:tab/>
        </w:r>
        <w:r w:rsidR="004436A6">
          <w:rPr>
            <w:noProof/>
            <w:webHidden/>
          </w:rPr>
          <w:fldChar w:fldCharType="begin"/>
        </w:r>
        <w:r w:rsidR="004436A6">
          <w:rPr>
            <w:noProof/>
            <w:webHidden/>
          </w:rPr>
          <w:instrText xml:space="preserve"> PAGEREF _Toc41246082 \h </w:instrText>
        </w:r>
        <w:r w:rsidR="004436A6">
          <w:rPr>
            <w:noProof/>
            <w:webHidden/>
          </w:rPr>
        </w:r>
        <w:r w:rsidR="004436A6">
          <w:rPr>
            <w:noProof/>
            <w:webHidden/>
          </w:rPr>
          <w:fldChar w:fldCharType="separate"/>
        </w:r>
        <w:r w:rsidR="00595EF2">
          <w:rPr>
            <w:noProof/>
            <w:webHidden/>
          </w:rPr>
          <w:t>27</w:t>
        </w:r>
        <w:r w:rsidR="004436A6">
          <w:rPr>
            <w:noProof/>
            <w:webHidden/>
          </w:rPr>
          <w:fldChar w:fldCharType="end"/>
        </w:r>
      </w:hyperlink>
    </w:p>
    <w:p w14:paraId="5E64A2DB" w14:textId="6766DACE"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83" w:history="1">
        <w:r w:rsidR="004436A6" w:rsidRPr="003403F1">
          <w:rPr>
            <w:rStyle w:val="Hyperlink"/>
            <w:rFonts w:eastAsiaTheme="majorEastAsia"/>
            <w:noProof/>
          </w:rPr>
          <w:t>2.2.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identificēšana</w:t>
        </w:r>
        <w:r w:rsidR="004436A6">
          <w:rPr>
            <w:noProof/>
            <w:webHidden/>
          </w:rPr>
          <w:tab/>
        </w:r>
        <w:r w:rsidR="004436A6">
          <w:rPr>
            <w:noProof/>
            <w:webHidden/>
          </w:rPr>
          <w:fldChar w:fldCharType="begin"/>
        </w:r>
        <w:r w:rsidR="004436A6">
          <w:rPr>
            <w:noProof/>
            <w:webHidden/>
          </w:rPr>
          <w:instrText xml:space="preserve"> PAGEREF _Toc41246083 \h </w:instrText>
        </w:r>
        <w:r w:rsidR="004436A6">
          <w:rPr>
            <w:noProof/>
            <w:webHidden/>
          </w:rPr>
        </w:r>
        <w:r w:rsidR="004436A6">
          <w:rPr>
            <w:noProof/>
            <w:webHidden/>
          </w:rPr>
          <w:fldChar w:fldCharType="separate"/>
        </w:r>
        <w:r w:rsidR="00595EF2">
          <w:rPr>
            <w:noProof/>
            <w:webHidden/>
          </w:rPr>
          <w:t>27</w:t>
        </w:r>
        <w:r w:rsidR="004436A6">
          <w:rPr>
            <w:noProof/>
            <w:webHidden/>
          </w:rPr>
          <w:fldChar w:fldCharType="end"/>
        </w:r>
      </w:hyperlink>
    </w:p>
    <w:p w14:paraId="55C883F9" w14:textId="40BD4A76"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84" w:history="1">
        <w:r w:rsidR="004436A6" w:rsidRPr="003403F1">
          <w:rPr>
            <w:rStyle w:val="Hyperlink"/>
            <w:rFonts w:eastAsiaTheme="majorEastAsia"/>
            <w:noProof/>
          </w:rPr>
          <w:t>2.3.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apstrāde</w:t>
        </w:r>
        <w:r w:rsidR="004436A6">
          <w:rPr>
            <w:noProof/>
            <w:webHidden/>
          </w:rPr>
          <w:tab/>
        </w:r>
        <w:r w:rsidR="004436A6">
          <w:rPr>
            <w:noProof/>
            <w:webHidden/>
          </w:rPr>
          <w:fldChar w:fldCharType="begin"/>
        </w:r>
        <w:r w:rsidR="004436A6">
          <w:rPr>
            <w:noProof/>
            <w:webHidden/>
          </w:rPr>
          <w:instrText xml:space="preserve"> PAGEREF _Toc41246084 \h </w:instrText>
        </w:r>
        <w:r w:rsidR="004436A6">
          <w:rPr>
            <w:noProof/>
            <w:webHidden/>
          </w:rPr>
        </w:r>
        <w:r w:rsidR="004436A6">
          <w:rPr>
            <w:noProof/>
            <w:webHidden/>
          </w:rPr>
          <w:fldChar w:fldCharType="separate"/>
        </w:r>
        <w:r w:rsidR="00595EF2">
          <w:rPr>
            <w:noProof/>
            <w:webHidden/>
          </w:rPr>
          <w:t>28</w:t>
        </w:r>
        <w:r w:rsidR="004436A6">
          <w:rPr>
            <w:noProof/>
            <w:webHidden/>
          </w:rPr>
          <w:fldChar w:fldCharType="end"/>
        </w:r>
      </w:hyperlink>
    </w:p>
    <w:p w14:paraId="087BCE30" w14:textId="482EEDBC"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85" w:history="1">
        <w:r w:rsidR="004436A6" w:rsidRPr="003403F1">
          <w:rPr>
            <w:rStyle w:val="Hyperlink"/>
            <w:rFonts w:eastAsiaTheme="majorEastAsia"/>
            <w:noProof/>
          </w:rPr>
          <w:t>2.4.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avotu evolūcijas sistēmas pielietojums</w:t>
        </w:r>
        <w:r w:rsidR="004436A6">
          <w:rPr>
            <w:noProof/>
            <w:webHidden/>
          </w:rPr>
          <w:tab/>
        </w:r>
        <w:r w:rsidR="004436A6">
          <w:rPr>
            <w:noProof/>
            <w:webHidden/>
          </w:rPr>
          <w:fldChar w:fldCharType="begin"/>
        </w:r>
        <w:r w:rsidR="004436A6">
          <w:rPr>
            <w:noProof/>
            <w:webHidden/>
          </w:rPr>
          <w:instrText xml:space="preserve"> PAGEREF _Toc41246085 \h </w:instrText>
        </w:r>
        <w:r w:rsidR="004436A6">
          <w:rPr>
            <w:noProof/>
            <w:webHidden/>
          </w:rPr>
        </w:r>
        <w:r w:rsidR="004436A6">
          <w:rPr>
            <w:noProof/>
            <w:webHidden/>
          </w:rPr>
          <w:fldChar w:fldCharType="separate"/>
        </w:r>
        <w:r w:rsidR="00595EF2">
          <w:rPr>
            <w:noProof/>
            <w:webHidden/>
          </w:rPr>
          <w:t>29</w:t>
        </w:r>
        <w:r w:rsidR="004436A6">
          <w:rPr>
            <w:noProof/>
            <w:webHidden/>
          </w:rPr>
          <w:fldChar w:fldCharType="end"/>
        </w:r>
      </w:hyperlink>
    </w:p>
    <w:p w14:paraId="10A1BC0A" w14:textId="362F820F" w:rsidR="004436A6" w:rsidRDefault="00D849E2" w:rsidP="004436A6">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1246086" w:history="1">
        <w:r w:rsidR="004436A6" w:rsidRPr="003403F1">
          <w:rPr>
            <w:rStyle w:val="Hyperlink"/>
            <w:rFonts w:eastAsiaTheme="majorEastAsia"/>
            <w:noProof/>
          </w:rPr>
          <w:t>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Evolūcijas apstrādes mehānisms</w:t>
        </w:r>
        <w:r w:rsidR="004436A6">
          <w:rPr>
            <w:noProof/>
            <w:webHidden/>
          </w:rPr>
          <w:tab/>
        </w:r>
        <w:r w:rsidR="004436A6">
          <w:rPr>
            <w:noProof/>
            <w:webHidden/>
          </w:rPr>
          <w:fldChar w:fldCharType="begin"/>
        </w:r>
        <w:r w:rsidR="004436A6">
          <w:rPr>
            <w:noProof/>
            <w:webHidden/>
          </w:rPr>
          <w:instrText xml:space="preserve"> PAGEREF _Toc41246086 \h </w:instrText>
        </w:r>
        <w:r w:rsidR="004436A6">
          <w:rPr>
            <w:noProof/>
            <w:webHidden/>
          </w:rPr>
        </w:r>
        <w:r w:rsidR="004436A6">
          <w:rPr>
            <w:noProof/>
            <w:webHidden/>
          </w:rPr>
          <w:fldChar w:fldCharType="separate"/>
        </w:r>
        <w:r w:rsidR="00595EF2">
          <w:rPr>
            <w:noProof/>
            <w:webHidden/>
          </w:rPr>
          <w:t>32</w:t>
        </w:r>
        <w:r w:rsidR="004436A6">
          <w:rPr>
            <w:noProof/>
            <w:webHidden/>
          </w:rPr>
          <w:fldChar w:fldCharType="end"/>
        </w:r>
      </w:hyperlink>
    </w:p>
    <w:p w14:paraId="27B792BE" w14:textId="473B2A74"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87" w:history="1">
        <w:r w:rsidR="004436A6" w:rsidRPr="003403F1">
          <w:rPr>
            <w:rStyle w:val="Hyperlink"/>
            <w:rFonts w:eastAsiaTheme="majorEastAsia"/>
            <w:noProof/>
          </w:rPr>
          <w:t>3.1.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Evolūcijas apstrādes metadati un to glabāšana</w:t>
        </w:r>
        <w:r w:rsidR="004436A6">
          <w:rPr>
            <w:noProof/>
            <w:webHidden/>
          </w:rPr>
          <w:tab/>
        </w:r>
        <w:r w:rsidR="004436A6">
          <w:rPr>
            <w:noProof/>
            <w:webHidden/>
          </w:rPr>
          <w:fldChar w:fldCharType="begin"/>
        </w:r>
        <w:r w:rsidR="004436A6">
          <w:rPr>
            <w:noProof/>
            <w:webHidden/>
          </w:rPr>
          <w:instrText xml:space="preserve"> PAGEREF _Toc41246087 \h </w:instrText>
        </w:r>
        <w:r w:rsidR="004436A6">
          <w:rPr>
            <w:noProof/>
            <w:webHidden/>
          </w:rPr>
        </w:r>
        <w:r w:rsidR="004436A6">
          <w:rPr>
            <w:noProof/>
            <w:webHidden/>
          </w:rPr>
          <w:fldChar w:fldCharType="separate"/>
        </w:r>
        <w:r w:rsidR="00595EF2">
          <w:rPr>
            <w:noProof/>
            <w:webHidden/>
          </w:rPr>
          <w:t>32</w:t>
        </w:r>
        <w:r w:rsidR="004436A6">
          <w:rPr>
            <w:noProof/>
            <w:webHidden/>
          </w:rPr>
          <w:fldChar w:fldCharType="end"/>
        </w:r>
      </w:hyperlink>
    </w:p>
    <w:p w14:paraId="488544F6" w14:textId="654E81DE"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88" w:history="1">
        <w:r w:rsidR="004436A6" w:rsidRPr="003403F1">
          <w:rPr>
            <w:rStyle w:val="Hyperlink"/>
            <w:rFonts w:eastAsiaTheme="majorEastAsia"/>
            <w:noProof/>
          </w:rPr>
          <w:t>3.1.1.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adaptācijas scenāriji un operācijas</w:t>
        </w:r>
        <w:r w:rsidR="004436A6">
          <w:rPr>
            <w:noProof/>
            <w:webHidden/>
          </w:rPr>
          <w:tab/>
        </w:r>
        <w:r w:rsidR="004436A6">
          <w:rPr>
            <w:noProof/>
            <w:webHidden/>
          </w:rPr>
          <w:fldChar w:fldCharType="begin"/>
        </w:r>
        <w:r w:rsidR="004436A6">
          <w:rPr>
            <w:noProof/>
            <w:webHidden/>
          </w:rPr>
          <w:instrText xml:space="preserve"> PAGEREF _Toc41246088 \h </w:instrText>
        </w:r>
        <w:r w:rsidR="004436A6">
          <w:rPr>
            <w:noProof/>
            <w:webHidden/>
          </w:rPr>
        </w:r>
        <w:r w:rsidR="004436A6">
          <w:rPr>
            <w:noProof/>
            <w:webHidden/>
          </w:rPr>
          <w:fldChar w:fldCharType="separate"/>
        </w:r>
        <w:r w:rsidR="00595EF2">
          <w:rPr>
            <w:noProof/>
            <w:webHidden/>
          </w:rPr>
          <w:t>34</w:t>
        </w:r>
        <w:r w:rsidR="004436A6">
          <w:rPr>
            <w:noProof/>
            <w:webHidden/>
          </w:rPr>
          <w:fldChar w:fldCharType="end"/>
        </w:r>
      </w:hyperlink>
    </w:p>
    <w:p w14:paraId="3BB36536" w14:textId="16620BFA"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89" w:history="1">
        <w:r w:rsidR="004436A6" w:rsidRPr="003403F1">
          <w:rPr>
            <w:rStyle w:val="Hyperlink"/>
            <w:rFonts w:eastAsiaTheme="majorEastAsia"/>
            <w:noProof/>
          </w:rPr>
          <w:t>3.1.2.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adaptācijas scenāriju zarošanās nosacījumi</w:t>
        </w:r>
        <w:r w:rsidR="004436A6">
          <w:rPr>
            <w:noProof/>
            <w:webHidden/>
          </w:rPr>
          <w:tab/>
        </w:r>
        <w:r w:rsidR="004436A6">
          <w:rPr>
            <w:noProof/>
            <w:webHidden/>
          </w:rPr>
          <w:fldChar w:fldCharType="begin"/>
        </w:r>
        <w:r w:rsidR="004436A6">
          <w:rPr>
            <w:noProof/>
            <w:webHidden/>
          </w:rPr>
          <w:instrText xml:space="preserve"> PAGEREF _Toc41246089 \h </w:instrText>
        </w:r>
        <w:r w:rsidR="004436A6">
          <w:rPr>
            <w:noProof/>
            <w:webHidden/>
          </w:rPr>
        </w:r>
        <w:r w:rsidR="004436A6">
          <w:rPr>
            <w:noProof/>
            <w:webHidden/>
          </w:rPr>
          <w:fldChar w:fldCharType="separate"/>
        </w:r>
        <w:r w:rsidR="00595EF2">
          <w:rPr>
            <w:noProof/>
            <w:webHidden/>
          </w:rPr>
          <w:t>36</w:t>
        </w:r>
        <w:r w:rsidR="004436A6">
          <w:rPr>
            <w:noProof/>
            <w:webHidden/>
          </w:rPr>
          <w:fldChar w:fldCharType="end"/>
        </w:r>
      </w:hyperlink>
    </w:p>
    <w:p w14:paraId="6C3EAC45" w14:textId="18CF5879"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0" w:history="1">
        <w:r w:rsidR="004436A6" w:rsidRPr="003403F1">
          <w:rPr>
            <w:rStyle w:val="Hyperlink"/>
            <w:rFonts w:eastAsiaTheme="majorEastAsia"/>
            <w:noProof/>
          </w:rPr>
          <w:t>3.1.3.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adaptācijas procesa papildus informācija</w:t>
        </w:r>
        <w:r w:rsidR="004436A6">
          <w:rPr>
            <w:noProof/>
            <w:webHidden/>
          </w:rPr>
          <w:tab/>
        </w:r>
        <w:r w:rsidR="004436A6">
          <w:rPr>
            <w:noProof/>
            <w:webHidden/>
          </w:rPr>
          <w:fldChar w:fldCharType="begin"/>
        </w:r>
        <w:r w:rsidR="004436A6">
          <w:rPr>
            <w:noProof/>
            <w:webHidden/>
          </w:rPr>
          <w:instrText xml:space="preserve"> PAGEREF _Toc41246090 \h </w:instrText>
        </w:r>
        <w:r w:rsidR="004436A6">
          <w:rPr>
            <w:noProof/>
            <w:webHidden/>
          </w:rPr>
        </w:r>
        <w:r w:rsidR="004436A6">
          <w:rPr>
            <w:noProof/>
            <w:webHidden/>
          </w:rPr>
          <w:fldChar w:fldCharType="separate"/>
        </w:r>
        <w:r w:rsidR="00595EF2">
          <w:rPr>
            <w:noProof/>
            <w:webHidden/>
          </w:rPr>
          <w:t>37</w:t>
        </w:r>
        <w:r w:rsidR="004436A6">
          <w:rPr>
            <w:noProof/>
            <w:webHidden/>
          </w:rPr>
          <w:fldChar w:fldCharType="end"/>
        </w:r>
      </w:hyperlink>
    </w:p>
    <w:p w14:paraId="3B63C33C" w14:textId="427BCCEC"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91" w:history="1">
        <w:r w:rsidR="004436A6" w:rsidRPr="003403F1">
          <w:rPr>
            <w:rStyle w:val="Hyperlink"/>
            <w:rFonts w:eastAsiaTheme="majorEastAsia"/>
            <w:noProof/>
          </w:rPr>
          <w:t>3.2.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Evolūcijas apstrādes funkcionalitāte</w:t>
        </w:r>
        <w:r w:rsidR="004436A6">
          <w:rPr>
            <w:noProof/>
            <w:webHidden/>
          </w:rPr>
          <w:tab/>
        </w:r>
        <w:r w:rsidR="004436A6">
          <w:rPr>
            <w:noProof/>
            <w:webHidden/>
          </w:rPr>
          <w:fldChar w:fldCharType="begin"/>
        </w:r>
        <w:r w:rsidR="004436A6">
          <w:rPr>
            <w:noProof/>
            <w:webHidden/>
          </w:rPr>
          <w:instrText xml:space="preserve"> PAGEREF _Toc41246091 \h </w:instrText>
        </w:r>
        <w:r w:rsidR="004436A6">
          <w:rPr>
            <w:noProof/>
            <w:webHidden/>
          </w:rPr>
        </w:r>
        <w:r w:rsidR="004436A6">
          <w:rPr>
            <w:noProof/>
            <w:webHidden/>
          </w:rPr>
          <w:fldChar w:fldCharType="separate"/>
        </w:r>
        <w:r w:rsidR="00595EF2">
          <w:rPr>
            <w:noProof/>
            <w:webHidden/>
          </w:rPr>
          <w:t>38</w:t>
        </w:r>
        <w:r w:rsidR="004436A6">
          <w:rPr>
            <w:noProof/>
            <w:webHidden/>
          </w:rPr>
          <w:fldChar w:fldCharType="end"/>
        </w:r>
      </w:hyperlink>
    </w:p>
    <w:p w14:paraId="7D45AB7C" w14:textId="729FA90D"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2" w:history="1">
        <w:r w:rsidR="004436A6" w:rsidRPr="003403F1">
          <w:rPr>
            <w:rStyle w:val="Hyperlink"/>
            <w:rFonts w:eastAsiaTheme="majorEastAsia"/>
            <w:noProof/>
          </w:rPr>
          <w:t>3.2.1.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Pirmreizējā izmaiņas apstrāde</w:t>
        </w:r>
        <w:r w:rsidR="004436A6">
          <w:rPr>
            <w:noProof/>
            <w:webHidden/>
          </w:rPr>
          <w:tab/>
        </w:r>
        <w:r w:rsidR="004436A6">
          <w:rPr>
            <w:noProof/>
            <w:webHidden/>
          </w:rPr>
          <w:fldChar w:fldCharType="begin"/>
        </w:r>
        <w:r w:rsidR="004436A6">
          <w:rPr>
            <w:noProof/>
            <w:webHidden/>
          </w:rPr>
          <w:instrText xml:space="preserve"> PAGEREF _Toc41246092 \h </w:instrText>
        </w:r>
        <w:r w:rsidR="004436A6">
          <w:rPr>
            <w:noProof/>
            <w:webHidden/>
          </w:rPr>
        </w:r>
        <w:r w:rsidR="004436A6">
          <w:rPr>
            <w:noProof/>
            <w:webHidden/>
          </w:rPr>
          <w:fldChar w:fldCharType="separate"/>
        </w:r>
        <w:r w:rsidR="00595EF2">
          <w:rPr>
            <w:noProof/>
            <w:webHidden/>
          </w:rPr>
          <w:t>38</w:t>
        </w:r>
        <w:r w:rsidR="004436A6">
          <w:rPr>
            <w:noProof/>
            <w:webHidden/>
          </w:rPr>
          <w:fldChar w:fldCharType="end"/>
        </w:r>
      </w:hyperlink>
    </w:p>
    <w:p w14:paraId="74D0BA51" w14:textId="1CE779A4"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3" w:history="1">
        <w:r w:rsidR="004436A6" w:rsidRPr="003403F1">
          <w:rPr>
            <w:rStyle w:val="Hyperlink"/>
            <w:rFonts w:eastAsiaTheme="majorEastAsia"/>
            <w:noProof/>
          </w:rPr>
          <w:t>3.2.2.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Scenārija iegūšana</w:t>
        </w:r>
        <w:r w:rsidR="004436A6">
          <w:rPr>
            <w:noProof/>
            <w:webHidden/>
          </w:rPr>
          <w:tab/>
        </w:r>
        <w:r w:rsidR="004436A6">
          <w:rPr>
            <w:noProof/>
            <w:webHidden/>
          </w:rPr>
          <w:fldChar w:fldCharType="begin"/>
        </w:r>
        <w:r w:rsidR="004436A6">
          <w:rPr>
            <w:noProof/>
            <w:webHidden/>
          </w:rPr>
          <w:instrText xml:space="preserve"> PAGEREF _Toc41246093 \h </w:instrText>
        </w:r>
        <w:r w:rsidR="004436A6">
          <w:rPr>
            <w:noProof/>
            <w:webHidden/>
          </w:rPr>
        </w:r>
        <w:r w:rsidR="004436A6">
          <w:rPr>
            <w:noProof/>
            <w:webHidden/>
          </w:rPr>
          <w:fldChar w:fldCharType="separate"/>
        </w:r>
        <w:r w:rsidR="00595EF2">
          <w:rPr>
            <w:noProof/>
            <w:webHidden/>
          </w:rPr>
          <w:t>41</w:t>
        </w:r>
        <w:r w:rsidR="004436A6">
          <w:rPr>
            <w:noProof/>
            <w:webHidden/>
          </w:rPr>
          <w:fldChar w:fldCharType="end"/>
        </w:r>
      </w:hyperlink>
    </w:p>
    <w:p w14:paraId="0688A273" w14:textId="5FF41733"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4" w:history="1">
        <w:r w:rsidR="004436A6" w:rsidRPr="003403F1">
          <w:rPr>
            <w:rStyle w:val="Hyperlink"/>
            <w:rFonts w:eastAsiaTheme="majorEastAsia"/>
            <w:noProof/>
          </w:rPr>
          <w:t>3.2.3.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Scenārija izpilde</w:t>
        </w:r>
        <w:r w:rsidR="004436A6">
          <w:rPr>
            <w:noProof/>
            <w:webHidden/>
          </w:rPr>
          <w:tab/>
        </w:r>
        <w:r w:rsidR="004436A6">
          <w:rPr>
            <w:noProof/>
            <w:webHidden/>
          </w:rPr>
          <w:fldChar w:fldCharType="begin"/>
        </w:r>
        <w:r w:rsidR="004436A6">
          <w:rPr>
            <w:noProof/>
            <w:webHidden/>
          </w:rPr>
          <w:instrText xml:space="preserve"> PAGEREF _Toc41246094 \h </w:instrText>
        </w:r>
        <w:r w:rsidR="004436A6">
          <w:rPr>
            <w:noProof/>
            <w:webHidden/>
          </w:rPr>
        </w:r>
        <w:r w:rsidR="004436A6">
          <w:rPr>
            <w:noProof/>
            <w:webHidden/>
          </w:rPr>
          <w:fldChar w:fldCharType="separate"/>
        </w:r>
        <w:r w:rsidR="00595EF2">
          <w:rPr>
            <w:noProof/>
            <w:webHidden/>
          </w:rPr>
          <w:t>42</w:t>
        </w:r>
        <w:r w:rsidR="004436A6">
          <w:rPr>
            <w:noProof/>
            <w:webHidden/>
          </w:rPr>
          <w:fldChar w:fldCharType="end"/>
        </w:r>
      </w:hyperlink>
    </w:p>
    <w:p w14:paraId="42CCD458" w14:textId="355F8917" w:rsidR="004436A6" w:rsidRDefault="00D849E2" w:rsidP="004436A6">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1246095" w:history="1">
        <w:r w:rsidR="004436A6" w:rsidRPr="003403F1">
          <w:rPr>
            <w:rStyle w:val="Hyperlink"/>
            <w:rFonts w:eastAsiaTheme="majorEastAsia"/>
            <w:noProof/>
          </w:rPr>
          <w:t>3.3.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Izmaiņu adaptācijas scenāriji</w:t>
        </w:r>
        <w:r w:rsidR="004436A6">
          <w:rPr>
            <w:noProof/>
            <w:webHidden/>
          </w:rPr>
          <w:tab/>
        </w:r>
        <w:r w:rsidR="004436A6">
          <w:rPr>
            <w:noProof/>
            <w:webHidden/>
          </w:rPr>
          <w:fldChar w:fldCharType="begin"/>
        </w:r>
        <w:r w:rsidR="004436A6">
          <w:rPr>
            <w:noProof/>
            <w:webHidden/>
          </w:rPr>
          <w:instrText xml:space="preserve"> PAGEREF _Toc41246095 \h </w:instrText>
        </w:r>
        <w:r w:rsidR="004436A6">
          <w:rPr>
            <w:noProof/>
            <w:webHidden/>
          </w:rPr>
        </w:r>
        <w:r w:rsidR="004436A6">
          <w:rPr>
            <w:noProof/>
            <w:webHidden/>
          </w:rPr>
          <w:fldChar w:fldCharType="separate"/>
        </w:r>
        <w:r w:rsidR="00595EF2">
          <w:rPr>
            <w:noProof/>
            <w:webHidden/>
          </w:rPr>
          <w:t>43</w:t>
        </w:r>
        <w:r w:rsidR="004436A6">
          <w:rPr>
            <w:noProof/>
            <w:webHidden/>
          </w:rPr>
          <w:fldChar w:fldCharType="end"/>
        </w:r>
      </w:hyperlink>
    </w:p>
    <w:p w14:paraId="46FB0125" w14:textId="028C3B8C"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6" w:history="1">
        <w:r w:rsidR="004436A6" w:rsidRPr="003403F1">
          <w:rPr>
            <w:rStyle w:val="Hyperlink"/>
            <w:rFonts w:eastAsiaTheme="majorEastAsia"/>
            <w:noProof/>
          </w:rPr>
          <w:t>3.3.1.</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maģistrāles līmeņa pievienošana</w:t>
        </w:r>
        <w:r w:rsidR="004436A6">
          <w:rPr>
            <w:noProof/>
            <w:webHidden/>
          </w:rPr>
          <w:tab/>
        </w:r>
        <w:r w:rsidR="004436A6">
          <w:rPr>
            <w:noProof/>
            <w:webHidden/>
          </w:rPr>
          <w:fldChar w:fldCharType="begin"/>
        </w:r>
        <w:r w:rsidR="004436A6">
          <w:rPr>
            <w:noProof/>
            <w:webHidden/>
          </w:rPr>
          <w:instrText xml:space="preserve"> PAGEREF _Toc41246096 \h </w:instrText>
        </w:r>
        <w:r w:rsidR="004436A6">
          <w:rPr>
            <w:noProof/>
            <w:webHidden/>
          </w:rPr>
        </w:r>
        <w:r w:rsidR="004436A6">
          <w:rPr>
            <w:noProof/>
            <w:webHidden/>
          </w:rPr>
          <w:fldChar w:fldCharType="separate"/>
        </w:r>
        <w:r w:rsidR="00595EF2">
          <w:rPr>
            <w:noProof/>
            <w:webHidden/>
          </w:rPr>
          <w:t>43</w:t>
        </w:r>
        <w:r w:rsidR="004436A6">
          <w:rPr>
            <w:noProof/>
            <w:webHidden/>
          </w:rPr>
          <w:fldChar w:fldCharType="end"/>
        </w:r>
      </w:hyperlink>
    </w:p>
    <w:p w14:paraId="2667C5BB" w14:textId="0254C39C"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7" w:history="1">
        <w:r w:rsidR="004436A6" w:rsidRPr="003403F1">
          <w:rPr>
            <w:rStyle w:val="Hyperlink"/>
            <w:rFonts w:eastAsiaTheme="majorEastAsia"/>
            <w:noProof/>
          </w:rPr>
          <w:t>3.3.2.</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avota pievienošana</w:t>
        </w:r>
        <w:r w:rsidR="004436A6">
          <w:rPr>
            <w:noProof/>
            <w:webHidden/>
          </w:rPr>
          <w:tab/>
        </w:r>
        <w:r w:rsidR="004436A6">
          <w:rPr>
            <w:noProof/>
            <w:webHidden/>
          </w:rPr>
          <w:fldChar w:fldCharType="begin"/>
        </w:r>
        <w:r w:rsidR="004436A6">
          <w:rPr>
            <w:noProof/>
            <w:webHidden/>
          </w:rPr>
          <w:instrText xml:space="preserve"> PAGEREF _Toc41246097 \h </w:instrText>
        </w:r>
        <w:r w:rsidR="004436A6">
          <w:rPr>
            <w:noProof/>
            <w:webHidden/>
          </w:rPr>
        </w:r>
        <w:r w:rsidR="004436A6">
          <w:rPr>
            <w:noProof/>
            <w:webHidden/>
          </w:rPr>
          <w:fldChar w:fldCharType="separate"/>
        </w:r>
        <w:r w:rsidR="00595EF2">
          <w:rPr>
            <w:noProof/>
            <w:webHidden/>
          </w:rPr>
          <w:t>45</w:t>
        </w:r>
        <w:r w:rsidR="004436A6">
          <w:rPr>
            <w:noProof/>
            <w:webHidden/>
          </w:rPr>
          <w:fldChar w:fldCharType="end"/>
        </w:r>
      </w:hyperlink>
    </w:p>
    <w:p w14:paraId="76194FE0" w14:textId="3978ADA8"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8" w:history="1">
        <w:r w:rsidR="004436A6" w:rsidRPr="003403F1">
          <w:rPr>
            <w:rStyle w:val="Hyperlink"/>
            <w:rFonts w:eastAsiaTheme="majorEastAsia"/>
            <w:noProof/>
          </w:rPr>
          <w:t>3.3.3.</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kopas pievienošana</w:t>
        </w:r>
        <w:r w:rsidR="004436A6">
          <w:rPr>
            <w:noProof/>
            <w:webHidden/>
          </w:rPr>
          <w:tab/>
        </w:r>
        <w:r w:rsidR="004436A6">
          <w:rPr>
            <w:noProof/>
            <w:webHidden/>
          </w:rPr>
          <w:fldChar w:fldCharType="begin"/>
        </w:r>
        <w:r w:rsidR="004436A6">
          <w:rPr>
            <w:noProof/>
            <w:webHidden/>
          </w:rPr>
          <w:instrText xml:space="preserve"> PAGEREF _Toc41246098 \h </w:instrText>
        </w:r>
        <w:r w:rsidR="004436A6">
          <w:rPr>
            <w:noProof/>
            <w:webHidden/>
          </w:rPr>
        </w:r>
        <w:r w:rsidR="004436A6">
          <w:rPr>
            <w:noProof/>
            <w:webHidden/>
          </w:rPr>
          <w:fldChar w:fldCharType="separate"/>
        </w:r>
        <w:r w:rsidR="00595EF2">
          <w:rPr>
            <w:noProof/>
            <w:webHidden/>
          </w:rPr>
          <w:t>46</w:t>
        </w:r>
        <w:r w:rsidR="004436A6">
          <w:rPr>
            <w:noProof/>
            <w:webHidden/>
          </w:rPr>
          <w:fldChar w:fldCharType="end"/>
        </w:r>
      </w:hyperlink>
    </w:p>
    <w:p w14:paraId="441A4660" w14:textId="690A1045"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099" w:history="1">
        <w:r w:rsidR="004436A6" w:rsidRPr="003403F1">
          <w:rPr>
            <w:rStyle w:val="Hyperlink"/>
            <w:rFonts w:eastAsiaTheme="majorEastAsia"/>
            <w:noProof/>
          </w:rPr>
          <w:t>3.3.4.</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Metadatu īpašības pievienošana</w:t>
        </w:r>
        <w:r w:rsidR="004436A6">
          <w:rPr>
            <w:noProof/>
            <w:webHidden/>
          </w:rPr>
          <w:tab/>
        </w:r>
        <w:r w:rsidR="004436A6">
          <w:rPr>
            <w:noProof/>
            <w:webHidden/>
          </w:rPr>
          <w:fldChar w:fldCharType="begin"/>
        </w:r>
        <w:r w:rsidR="004436A6">
          <w:rPr>
            <w:noProof/>
            <w:webHidden/>
          </w:rPr>
          <w:instrText xml:space="preserve"> PAGEREF _Toc41246099 \h </w:instrText>
        </w:r>
        <w:r w:rsidR="004436A6">
          <w:rPr>
            <w:noProof/>
            <w:webHidden/>
          </w:rPr>
        </w:r>
        <w:r w:rsidR="004436A6">
          <w:rPr>
            <w:noProof/>
            <w:webHidden/>
          </w:rPr>
          <w:fldChar w:fldCharType="separate"/>
        </w:r>
        <w:r w:rsidR="00595EF2">
          <w:rPr>
            <w:noProof/>
            <w:webHidden/>
          </w:rPr>
          <w:t>47</w:t>
        </w:r>
        <w:r w:rsidR="004436A6">
          <w:rPr>
            <w:noProof/>
            <w:webHidden/>
          </w:rPr>
          <w:fldChar w:fldCharType="end"/>
        </w:r>
      </w:hyperlink>
    </w:p>
    <w:p w14:paraId="3F0AB069" w14:textId="3F29DFA3"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100" w:history="1">
        <w:r w:rsidR="004436A6" w:rsidRPr="003403F1">
          <w:rPr>
            <w:rStyle w:val="Hyperlink"/>
            <w:rFonts w:eastAsiaTheme="majorEastAsia"/>
            <w:noProof/>
          </w:rPr>
          <w:t>3.3.5.</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vienības pievienošana</w:t>
        </w:r>
        <w:r w:rsidR="004436A6">
          <w:rPr>
            <w:noProof/>
            <w:webHidden/>
          </w:rPr>
          <w:tab/>
        </w:r>
        <w:r w:rsidR="004436A6">
          <w:rPr>
            <w:noProof/>
            <w:webHidden/>
          </w:rPr>
          <w:fldChar w:fldCharType="begin"/>
        </w:r>
        <w:r w:rsidR="004436A6">
          <w:rPr>
            <w:noProof/>
            <w:webHidden/>
          </w:rPr>
          <w:instrText xml:space="preserve"> PAGEREF _Toc41246100 \h </w:instrText>
        </w:r>
        <w:r w:rsidR="004436A6">
          <w:rPr>
            <w:noProof/>
            <w:webHidden/>
          </w:rPr>
        </w:r>
        <w:r w:rsidR="004436A6">
          <w:rPr>
            <w:noProof/>
            <w:webHidden/>
          </w:rPr>
          <w:fldChar w:fldCharType="separate"/>
        </w:r>
        <w:r w:rsidR="00595EF2">
          <w:rPr>
            <w:noProof/>
            <w:webHidden/>
          </w:rPr>
          <w:t>47</w:t>
        </w:r>
        <w:r w:rsidR="004436A6">
          <w:rPr>
            <w:noProof/>
            <w:webHidden/>
          </w:rPr>
          <w:fldChar w:fldCharType="end"/>
        </w:r>
      </w:hyperlink>
    </w:p>
    <w:p w14:paraId="181E7654" w14:textId="61E9154B"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101" w:history="1">
        <w:r w:rsidR="004436A6" w:rsidRPr="003403F1">
          <w:rPr>
            <w:rStyle w:val="Hyperlink"/>
            <w:rFonts w:eastAsiaTheme="majorEastAsia"/>
            <w:noProof/>
          </w:rPr>
          <w:t>3.3.6.</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avota dzēšana</w:t>
        </w:r>
        <w:r w:rsidR="004436A6">
          <w:rPr>
            <w:noProof/>
            <w:webHidden/>
          </w:rPr>
          <w:tab/>
        </w:r>
        <w:r w:rsidR="004436A6">
          <w:rPr>
            <w:noProof/>
            <w:webHidden/>
          </w:rPr>
          <w:fldChar w:fldCharType="begin"/>
        </w:r>
        <w:r w:rsidR="004436A6">
          <w:rPr>
            <w:noProof/>
            <w:webHidden/>
          </w:rPr>
          <w:instrText xml:space="preserve"> PAGEREF _Toc41246101 \h </w:instrText>
        </w:r>
        <w:r w:rsidR="004436A6">
          <w:rPr>
            <w:noProof/>
            <w:webHidden/>
          </w:rPr>
        </w:r>
        <w:r w:rsidR="004436A6">
          <w:rPr>
            <w:noProof/>
            <w:webHidden/>
          </w:rPr>
          <w:fldChar w:fldCharType="separate"/>
        </w:r>
        <w:r w:rsidR="00595EF2">
          <w:rPr>
            <w:noProof/>
            <w:webHidden/>
          </w:rPr>
          <w:t>49</w:t>
        </w:r>
        <w:r w:rsidR="004436A6">
          <w:rPr>
            <w:noProof/>
            <w:webHidden/>
          </w:rPr>
          <w:fldChar w:fldCharType="end"/>
        </w:r>
      </w:hyperlink>
    </w:p>
    <w:p w14:paraId="63AE213F" w14:textId="262FF07E" w:rsidR="004436A6" w:rsidRDefault="00D849E2" w:rsidP="004436A6">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1246102" w:history="1">
        <w:r w:rsidR="004436A6" w:rsidRPr="003403F1">
          <w:rPr>
            <w:rStyle w:val="Hyperlink"/>
            <w:rFonts w:eastAsiaTheme="majorEastAsia"/>
            <w:noProof/>
          </w:rPr>
          <w:t>3.3.7.</w:t>
        </w:r>
        <w:r w:rsidR="004436A6">
          <w:rPr>
            <w:rFonts w:asciiTheme="minorHAnsi" w:eastAsiaTheme="minorEastAsia" w:hAnsiTheme="minorHAnsi" w:cstheme="minorBidi"/>
            <w:noProof/>
            <w:sz w:val="22"/>
            <w:szCs w:val="22"/>
            <w:lang w:val="en-US" w:eastAsia="en-US"/>
          </w:rPr>
          <w:tab/>
        </w:r>
        <w:r w:rsidR="004436A6" w:rsidRPr="003403F1">
          <w:rPr>
            <w:rStyle w:val="Hyperlink"/>
            <w:rFonts w:eastAsiaTheme="majorEastAsia"/>
            <w:noProof/>
          </w:rPr>
          <w:t>Datu maģistrāles līmeņa dzēšana</w:t>
        </w:r>
        <w:r w:rsidR="004436A6">
          <w:rPr>
            <w:noProof/>
            <w:webHidden/>
          </w:rPr>
          <w:tab/>
        </w:r>
        <w:r w:rsidR="004436A6">
          <w:rPr>
            <w:noProof/>
            <w:webHidden/>
          </w:rPr>
          <w:fldChar w:fldCharType="begin"/>
        </w:r>
        <w:r w:rsidR="004436A6">
          <w:rPr>
            <w:noProof/>
            <w:webHidden/>
          </w:rPr>
          <w:instrText xml:space="preserve"> PAGEREF _Toc41246102 \h </w:instrText>
        </w:r>
        <w:r w:rsidR="004436A6">
          <w:rPr>
            <w:noProof/>
            <w:webHidden/>
          </w:rPr>
        </w:r>
        <w:r w:rsidR="004436A6">
          <w:rPr>
            <w:noProof/>
            <w:webHidden/>
          </w:rPr>
          <w:fldChar w:fldCharType="separate"/>
        </w:r>
        <w:r w:rsidR="00595EF2">
          <w:rPr>
            <w:noProof/>
            <w:webHidden/>
          </w:rPr>
          <w:t>50</w:t>
        </w:r>
        <w:r w:rsidR="004436A6">
          <w:rPr>
            <w:noProof/>
            <w:webHidden/>
          </w:rPr>
          <w:fldChar w:fldCharType="end"/>
        </w:r>
      </w:hyperlink>
    </w:p>
    <w:p w14:paraId="2A3E5896" w14:textId="197A8C25" w:rsidR="004436A6" w:rsidRDefault="00D849E2" w:rsidP="004436A6">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1246103" w:history="1">
        <w:r w:rsidR="004436A6" w:rsidRPr="003403F1">
          <w:rPr>
            <w:rStyle w:val="Hyperlink"/>
            <w:rFonts w:eastAsiaTheme="majorEastAsia"/>
            <w:noProof/>
          </w:rPr>
          <w:t>Rezultāti</w:t>
        </w:r>
        <w:r w:rsidR="004436A6">
          <w:rPr>
            <w:noProof/>
            <w:webHidden/>
          </w:rPr>
          <w:tab/>
        </w:r>
        <w:r w:rsidR="004436A6">
          <w:rPr>
            <w:noProof/>
            <w:webHidden/>
          </w:rPr>
          <w:fldChar w:fldCharType="begin"/>
        </w:r>
        <w:r w:rsidR="004436A6">
          <w:rPr>
            <w:noProof/>
            <w:webHidden/>
          </w:rPr>
          <w:instrText xml:space="preserve"> PAGEREF _Toc41246103 \h </w:instrText>
        </w:r>
        <w:r w:rsidR="004436A6">
          <w:rPr>
            <w:noProof/>
            <w:webHidden/>
          </w:rPr>
        </w:r>
        <w:r w:rsidR="004436A6">
          <w:rPr>
            <w:noProof/>
            <w:webHidden/>
          </w:rPr>
          <w:fldChar w:fldCharType="separate"/>
        </w:r>
        <w:r w:rsidR="00595EF2">
          <w:rPr>
            <w:noProof/>
            <w:webHidden/>
          </w:rPr>
          <w:t>51</w:t>
        </w:r>
        <w:r w:rsidR="004436A6">
          <w:rPr>
            <w:noProof/>
            <w:webHidden/>
          </w:rPr>
          <w:fldChar w:fldCharType="end"/>
        </w:r>
      </w:hyperlink>
    </w:p>
    <w:p w14:paraId="34D93F25" w14:textId="145EFDA2" w:rsidR="004436A6" w:rsidRDefault="00D849E2" w:rsidP="004436A6">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1246104" w:history="1">
        <w:r w:rsidR="004436A6" w:rsidRPr="003403F1">
          <w:rPr>
            <w:rStyle w:val="Hyperlink"/>
            <w:rFonts w:eastAsiaTheme="majorEastAsia"/>
            <w:noProof/>
          </w:rPr>
          <w:t>Secinājumi</w:t>
        </w:r>
        <w:r w:rsidR="004436A6">
          <w:rPr>
            <w:noProof/>
            <w:webHidden/>
          </w:rPr>
          <w:tab/>
        </w:r>
        <w:r w:rsidR="004436A6">
          <w:rPr>
            <w:noProof/>
            <w:webHidden/>
          </w:rPr>
          <w:fldChar w:fldCharType="begin"/>
        </w:r>
        <w:r w:rsidR="004436A6">
          <w:rPr>
            <w:noProof/>
            <w:webHidden/>
          </w:rPr>
          <w:instrText xml:space="preserve"> PAGEREF _Toc41246104 \h </w:instrText>
        </w:r>
        <w:r w:rsidR="004436A6">
          <w:rPr>
            <w:noProof/>
            <w:webHidden/>
          </w:rPr>
        </w:r>
        <w:r w:rsidR="004436A6">
          <w:rPr>
            <w:noProof/>
            <w:webHidden/>
          </w:rPr>
          <w:fldChar w:fldCharType="separate"/>
        </w:r>
        <w:r w:rsidR="00595EF2">
          <w:rPr>
            <w:noProof/>
            <w:webHidden/>
          </w:rPr>
          <w:t>52</w:t>
        </w:r>
        <w:r w:rsidR="004436A6">
          <w:rPr>
            <w:noProof/>
            <w:webHidden/>
          </w:rPr>
          <w:fldChar w:fldCharType="end"/>
        </w:r>
      </w:hyperlink>
    </w:p>
    <w:p w14:paraId="0D584151" w14:textId="57CB1622" w:rsidR="004436A6" w:rsidRDefault="00D849E2" w:rsidP="004436A6">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1246105" w:history="1">
        <w:r w:rsidR="004436A6" w:rsidRPr="003403F1">
          <w:rPr>
            <w:rStyle w:val="Hyperlink"/>
            <w:rFonts w:eastAsiaTheme="majorEastAsia"/>
            <w:noProof/>
          </w:rPr>
          <w:t>Izmantotā literatūra un avoti</w:t>
        </w:r>
        <w:r w:rsidR="004436A6">
          <w:rPr>
            <w:noProof/>
            <w:webHidden/>
          </w:rPr>
          <w:tab/>
        </w:r>
        <w:r w:rsidR="004436A6">
          <w:rPr>
            <w:noProof/>
            <w:webHidden/>
          </w:rPr>
          <w:fldChar w:fldCharType="begin"/>
        </w:r>
        <w:r w:rsidR="004436A6">
          <w:rPr>
            <w:noProof/>
            <w:webHidden/>
          </w:rPr>
          <w:instrText xml:space="preserve"> PAGEREF _Toc41246105 \h </w:instrText>
        </w:r>
        <w:r w:rsidR="004436A6">
          <w:rPr>
            <w:noProof/>
            <w:webHidden/>
          </w:rPr>
        </w:r>
        <w:r w:rsidR="004436A6">
          <w:rPr>
            <w:noProof/>
            <w:webHidden/>
          </w:rPr>
          <w:fldChar w:fldCharType="separate"/>
        </w:r>
        <w:r w:rsidR="00595EF2">
          <w:rPr>
            <w:noProof/>
            <w:webHidden/>
          </w:rPr>
          <w:t>53</w:t>
        </w:r>
        <w:r w:rsidR="004436A6">
          <w:rPr>
            <w:noProof/>
            <w:webHidden/>
          </w:rPr>
          <w:fldChar w:fldCharType="end"/>
        </w:r>
      </w:hyperlink>
    </w:p>
    <w:p w14:paraId="6A18449B" w14:textId="0DCE6FDC"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2" w:name="_Toc41246058"/>
      <w:r>
        <w:rPr>
          <w:b w:val="0"/>
          <w:bCs/>
        </w:rPr>
        <w:lastRenderedPageBreak/>
        <w:t>Apzīmējumu saraksts</w:t>
      </w:r>
      <w:bookmarkEnd w:id="2"/>
    </w:p>
    <w:tbl>
      <w:tblPr>
        <w:tblStyle w:val="TableGrid"/>
        <w:tblW w:w="0" w:type="auto"/>
        <w:tblLook w:val="04A0" w:firstRow="1" w:lastRow="0" w:firstColumn="1" w:lastColumn="0" w:noHBand="0" w:noVBand="1"/>
      </w:tblPr>
      <w:tblGrid>
        <w:gridCol w:w="1809"/>
        <w:gridCol w:w="7478"/>
      </w:tblGrid>
      <w:tr w:rsidR="00142B63" w14:paraId="6135F4BD" w14:textId="77777777" w:rsidTr="009048E5">
        <w:tc>
          <w:tcPr>
            <w:tcW w:w="1809"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478"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9048E5">
        <w:tc>
          <w:tcPr>
            <w:tcW w:w="1809" w:type="dxa"/>
            <w:vAlign w:val="center"/>
          </w:tcPr>
          <w:p w14:paraId="6DFADE95" w14:textId="649BED75" w:rsidR="00142B63" w:rsidRDefault="00142B63" w:rsidP="00C91834">
            <w:pPr>
              <w:pStyle w:val="Teksts"/>
              <w:ind w:firstLine="0"/>
              <w:jc w:val="center"/>
            </w:pPr>
            <w:r>
              <w:t>4GL</w:t>
            </w:r>
          </w:p>
        </w:tc>
        <w:tc>
          <w:tcPr>
            <w:tcW w:w="7478" w:type="dxa"/>
          </w:tcPr>
          <w:p w14:paraId="4C39F7DC" w14:textId="21544952"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211C4E">
              <w:t>u</w:t>
            </w:r>
            <w:r w:rsidR="008065DB">
              <w:t>, kura piedāvā augstāku abstrakcijas līmeni, norobežojoties no iekšējām datora aparatūras detaļām, tādā veidā padarot programmēšanas valodu universālāku un lietotājam draudzīgāku.</w:t>
            </w:r>
          </w:p>
        </w:tc>
      </w:tr>
      <w:tr w:rsidR="00142B63" w14:paraId="485EBE52" w14:textId="77777777" w:rsidTr="009048E5">
        <w:tc>
          <w:tcPr>
            <w:tcW w:w="1809" w:type="dxa"/>
            <w:vAlign w:val="center"/>
          </w:tcPr>
          <w:p w14:paraId="3487F3F6" w14:textId="13BBC893" w:rsidR="00142B63" w:rsidRDefault="00142B63" w:rsidP="00C91834">
            <w:pPr>
              <w:pStyle w:val="Teksts"/>
              <w:ind w:firstLine="0"/>
              <w:jc w:val="center"/>
            </w:pPr>
            <w:r>
              <w:t>API</w:t>
            </w:r>
          </w:p>
        </w:tc>
        <w:tc>
          <w:tcPr>
            <w:tcW w:w="7478" w:type="dxa"/>
          </w:tcPr>
          <w:p w14:paraId="5EA70459" w14:textId="3212F8A5"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w:t>
            </w:r>
            <w:r w:rsidR="0023385E">
              <w:t>u</w:t>
            </w:r>
            <w:r w:rsidR="008065DB" w:rsidRPr="008065DB">
              <w:t>, kā arī šo funkciju izmantošanas procedūru aprakst</w:t>
            </w:r>
            <w:r w:rsidR="008065DB">
              <w:t>u</w:t>
            </w:r>
            <w:r w:rsidR="008065DB" w:rsidRPr="008065DB">
              <w:t>. Tīkla operētājsistēmās ar saskarni API tiek definēta standarta metode, kas nodrošina visu tīkla iespēju izmantošanu.</w:t>
            </w:r>
          </w:p>
        </w:tc>
      </w:tr>
      <w:tr w:rsidR="00142B63" w14:paraId="0F962761" w14:textId="77777777" w:rsidTr="009048E5">
        <w:tc>
          <w:tcPr>
            <w:tcW w:w="1809" w:type="dxa"/>
            <w:vAlign w:val="center"/>
          </w:tcPr>
          <w:p w14:paraId="75B83085" w14:textId="260A70F7" w:rsidR="00142B63" w:rsidRDefault="00142B63" w:rsidP="00C91834">
            <w:pPr>
              <w:pStyle w:val="Teksts"/>
              <w:ind w:firstLine="0"/>
              <w:jc w:val="center"/>
            </w:pPr>
            <w:r>
              <w:t>CSV</w:t>
            </w:r>
          </w:p>
        </w:tc>
        <w:tc>
          <w:tcPr>
            <w:tcW w:w="7478" w:type="dxa"/>
          </w:tcPr>
          <w:p w14:paraId="362A4B43" w14:textId="40603069"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w:t>
            </w:r>
            <w:r w:rsidR="0023385E">
              <w:t>erakstiem</w:t>
            </w:r>
            <w:r w:rsidR="008065DB">
              <w:t>, kur vērtības viena no otras atdalītas ar komatiem.</w:t>
            </w:r>
          </w:p>
        </w:tc>
      </w:tr>
      <w:tr w:rsidR="009761FB" w14:paraId="4F3366DA" w14:textId="77777777" w:rsidTr="009048E5">
        <w:tc>
          <w:tcPr>
            <w:tcW w:w="1809" w:type="dxa"/>
            <w:vAlign w:val="center"/>
          </w:tcPr>
          <w:p w14:paraId="0E716625" w14:textId="37A3689B" w:rsidR="009761FB" w:rsidRDefault="009761FB" w:rsidP="00C91834">
            <w:pPr>
              <w:pStyle w:val="Teksts"/>
              <w:ind w:firstLine="0"/>
              <w:jc w:val="center"/>
            </w:pPr>
            <w:r>
              <w:t>DBMS</w:t>
            </w:r>
          </w:p>
        </w:tc>
        <w:tc>
          <w:tcPr>
            <w:tcW w:w="7478"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9048E5">
        <w:tc>
          <w:tcPr>
            <w:tcW w:w="1809" w:type="dxa"/>
            <w:vAlign w:val="center"/>
          </w:tcPr>
          <w:p w14:paraId="01FDA5EC" w14:textId="05910FFC" w:rsidR="009761FB" w:rsidRDefault="009761FB" w:rsidP="00C91834">
            <w:pPr>
              <w:pStyle w:val="Teksts"/>
              <w:ind w:firstLine="0"/>
              <w:jc w:val="center"/>
            </w:pPr>
            <w:r>
              <w:t>DSS</w:t>
            </w:r>
          </w:p>
        </w:tc>
        <w:tc>
          <w:tcPr>
            <w:tcW w:w="7478"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9048E5">
        <w:tc>
          <w:tcPr>
            <w:tcW w:w="1809" w:type="dxa"/>
            <w:vAlign w:val="center"/>
          </w:tcPr>
          <w:p w14:paraId="568A2CE0" w14:textId="291ED831" w:rsidR="009761FB" w:rsidRDefault="009761FB" w:rsidP="00C91834">
            <w:pPr>
              <w:pStyle w:val="Teksts"/>
              <w:ind w:firstLine="0"/>
              <w:jc w:val="center"/>
            </w:pPr>
            <w:r>
              <w:t>ETL</w:t>
            </w:r>
          </w:p>
        </w:tc>
        <w:tc>
          <w:tcPr>
            <w:tcW w:w="7478"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9048E5">
        <w:tc>
          <w:tcPr>
            <w:tcW w:w="1809" w:type="dxa"/>
            <w:vAlign w:val="center"/>
          </w:tcPr>
          <w:p w14:paraId="11AC094D" w14:textId="741E7632" w:rsidR="009761FB" w:rsidRDefault="009761FB" w:rsidP="00C91834">
            <w:pPr>
              <w:pStyle w:val="Teksts"/>
              <w:ind w:firstLine="0"/>
              <w:jc w:val="center"/>
            </w:pPr>
            <w:r>
              <w:t>JSON</w:t>
            </w:r>
          </w:p>
        </w:tc>
        <w:tc>
          <w:tcPr>
            <w:tcW w:w="7478"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9048E5">
        <w:tc>
          <w:tcPr>
            <w:tcW w:w="1809" w:type="dxa"/>
            <w:vAlign w:val="center"/>
          </w:tcPr>
          <w:p w14:paraId="359F2F4B" w14:textId="0226089A" w:rsidR="009761FB" w:rsidRDefault="009761FB" w:rsidP="00C91834">
            <w:pPr>
              <w:pStyle w:val="Teksts"/>
              <w:ind w:firstLine="0"/>
              <w:jc w:val="center"/>
            </w:pPr>
            <w:r>
              <w:t>OLAP</w:t>
            </w:r>
          </w:p>
        </w:tc>
        <w:tc>
          <w:tcPr>
            <w:tcW w:w="7478" w:type="dxa"/>
          </w:tcPr>
          <w:p w14:paraId="36E62178" w14:textId="5738A8D3"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xml:space="preserve">, kas nodrošina specifisku datu bāzu indeksāciju, tādējādi paātrinot piekļuvi datiem gadījumos, kad jāpārskata lieli datu masīvi, kā arī ļaujot analizēt datus </w:t>
            </w:r>
            <w:r w:rsidR="00B92A52">
              <w:t>pēc daudziem</w:t>
            </w:r>
            <w:r w:rsidR="00C11322" w:rsidRPr="00C11322">
              <w:t xml:space="preserve"> dažād</w:t>
            </w:r>
            <w:r w:rsidR="00B92A52">
              <w:t>iem</w:t>
            </w:r>
            <w:r w:rsidR="00C11322" w:rsidRPr="00C11322">
              <w:t xml:space="preserve"> aspekt</w:t>
            </w:r>
            <w:r w:rsidR="00B92A52">
              <w:t>iem</w:t>
            </w:r>
            <w:r w:rsidR="00C11322" w:rsidRPr="00C11322">
              <w:t>.</w:t>
            </w:r>
          </w:p>
        </w:tc>
      </w:tr>
      <w:tr w:rsidR="009761FB" w14:paraId="70AAC539" w14:textId="77777777" w:rsidTr="009048E5">
        <w:tc>
          <w:tcPr>
            <w:tcW w:w="1809" w:type="dxa"/>
            <w:vAlign w:val="center"/>
          </w:tcPr>
          <w:p w14:paraId="286644B9" w14:textId="01742F97" w:rsidR="009761FB" w:rsidRDefault="009761FB" w:rsidP="00C91834">
            <w:pPr>
              <w:pStyle w:val="Teksts"/>
              <w:ind w:firstLine="0"/>
              <w:jc w:val="center"/>
            </w:pPr>
            <w:r>
              <w:t>OLTP</w:t>
            </w:r>
          </w:p>
        </w:tc>
        <w:tc>
          <w:tcPr>
            <w:tcW w:w="7478" w:type="dxa"/>
          </w:tcPr>
          <w:p w14:paraId="766736B5" w14:textId="3ACBDFBA" w:rsidR="009761FB" w:rsidRDefault="009761FB" w:rsidP="009761FB">
            <w:pPr>
              <w:pStyle w:val="Teksts"/>
              <w:ind w:firstLine="0"/>
            </w:pPr>
            <w:r>
              <w:t>Saīsinājums no angļu val. –</w:t>
            </w:r>
            <w:r w:rsidR="00EC6C48">
              <w:t xml:space="preserve"> “</w:t>
            </w:r>
            <w:r w:rsidR="00EC6C48">
              <w:rPr>
                <w:i/>
                <w:iCs/>
              </w:rPr>
              <w:t>Online transaction processing</w:t>
            </w:r>
            <w:r w:rsidR="00EC6C48">
              <w:t xml:space="preserve">”. Apzīmē </w:t>
            </w:r>
            <w:r w:rsidR="00EC6C48" w:rsidRPr="00EC6C48">
              <w:t>sistēm</w:t>
            </w:r>
            <w:r w:rsidR="00EC6C48">
              <w:t>u</w:t>
            </w:r>
            <w:r w:rsidR="00EC6C48" w:rsidRPr="00EC6C48">
              <w:t xml:space="preserve">, kas atvieglo un pārrauga tādus transakciju orientētus lietojumus kā datu ievades un izguves transakcijas dažādās jomās, t.sk. banku darījumos, gaisa satiksmē, pasta sūtījumos, </w:t>
            </w:r>
            <w:r w:rsidR="00B92A52">
              <w:t xml:space="preserve">tirdzniecībā </w:t>
            </w:r>
            <w:r w:rsidR="00EC6C48" w:rsidRPr="00EC6C48">
              <w:t>un ražošanā.</w:t>
            </w:r>
          </w:p>
        </w:tc>
      </w:tr>
      <w:tr w:rsidR="009761FB" w14:paraId="3AC69CED" w14:textId="77777777" w:rsidTr="009048E5">
        <w:tc>
          <w:tcPr>
            <w:tcW w:w="1809" w:type="dxa"/>
            <w:vAlign w:val="center"/>
          </w:tcPr>
          <w:p w14:paraId="625D0521" w14:textId="7A167BCD" w:rsidR="009761FB" w:rsidRDefault="009761FB" w:rsidP="00C91834">
            <w:pPr>
              <w:pStyle w:val="Teksts"/>
              <w:ind w:firstLine="0"/>
              <w:jc w:val="center"/>
            </w:pPr>
            <w:r>
              <w:lastRenderedPageBreak/>
              <w:t>Raw</w:t>
            </w:r>
          </w:p>
        </w:tc>
        <w:tc>
          <w:tcPr>
            <w:tcW w:w="7478"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9048E5">
        <w:tc>
          <w:tcPr>
            <w:tcW w:w="1809" w:type="dxa"/>
            <w:vAlign w:val="center"/>
          </w:tcPr>
          <w:p w14:paraId="707EFB66" w14:textId="23DCA04C" w:rsidR="009761FB" w:rsidRDefault="009761FB" w:rsidP="00C91834">
            <w:pPr>
              <w:pStyle w:val="Teksts"/>
              <w:ind w:firstLine="0"/>
              <w:jc w:val="center"/>
            </w:pPr>
            <w:r>
              <w:t>RDB</w:t>
            </w:r>
            <w:r w:rsidR="00EC6C48">
              <w:t>M</w:t>
            </w:r>
            <w:r>
              <w:t>S</w:t>
            </w:r>
          </w:p>
        </w:tc>
        <w:tc>
          <w:tcPr>
            <w:tcW w:w="7478"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9048E5">
        <w:tc>
          <w:tcPr>
            <w:tcW w:w="1809" w:type="dxa"/>
            <w:vAlign w:val="center"/>
          </w:tcPr>
          <w:p w14:paraId="396725F4" w14:textId="676D2404" w:rsidR="009761FB" w:rsidRDefault="009761FB" w:rsidP="00C91834">
            <w:pPr>
              <w:pStyle w:val="Teksts"/>
              <w:ind w:firstLine="0"/>
              <w:jc w:val="center"/>
            </w:pPr>
            <w:r>
              <w:t>SQL</w:t>
            </w:r>
          </w:p>
        </w:tc>
        <w:tc>
          <w:tcPr>
            <w:tcW w:w="7478"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23385E">
              <w:rPr>
                <w:i/>
                <w:iCs/>
              </w:rPr>
              <w:t>SQL</w:t>
            </w:r>
            <w:r w:rsidR="00EC6C48" w:rsidRPr="00EC6C48">
              <w:t xml:space="preserve">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9048E5">
        <w:tc>
          <w:tcPr>
            <w:tcW w:w="1809" w:type="dxa"/>
            <w:vAlign w:val="center"/>
          </w:tcPr>
          <w:p w14:paraId="60D1367F" w14:textId="29D6A58C" w:rsidR="009761FB" w:rsidRDefault="009761FB" w:rsidP="00C91834">
            <w:pPr>
              <w:pStyle w:val="Teksts"/>
              <w:ind w:firstLine="0"/>
              <w:jc w:val="center"/>
            </w:pPr>
            <w:r>
              <w:t>XML</w:t>
            </w:r>
          </w:p>
        </w:tc>
        <w:tc>
          <w:tcPr>
            <w:tcW w:w="7478"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3" w:name="_Toc41246059"/>
      <w:r>
        <w:lastRenderedPageBreak/>
        <w:t>Ievads</w:t>
      </w:r>
      <w:bookmarkEnd w:id="3"/>
    </w:p>
    <w:p w14:paraId="2B18C174" w14:textId="0BB707EB"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rsidR="00BB3C44">
        <w:fldChar w:fldCharType="begin"/>
      </w:r>
      <w:r w:rsidR="00BB3C44">
        <w:instrText xml:space="preserve"> REF _Ref40257521 \r \h </w:instrText>
      </w:r>
      <w:r w:rsidR="00BB3C44">
        <w:fldChar w:fldCharType="separate"/>
      </w:r>
      <w:r w:rsidR="00595EF2">
        <w:t>25</w:t>
      </w:r>
      <w:r w:rsidR="00BB3C44">
        <w:fldChar w:fldCharType="end"/>
      </w:r>
      <w:r>
        <w:t>]. Lielā datu apjoma dēļ arvien aktuālāka</w:t>
      </w:r>
      <w:r w:rsidR="009D0690">
        <w:t>s</w:t>
      </w:r>
      <w:r>
        <w:t xml:space="preserve"> kļūst datu glabāšanas, mainības un izmantošanas problēma</w:t>
      </w:r>
      <w:r w:rsidR="009D0690">
        <w:t>s</w:t>
      </w:r>
      <w:r>
        <w:t xml:space="preserve">. Nepieciešams būvēt </w:t>
      </w:r>
      <w:r w:rsidR="0013603B">
        <w:t>arvien</w:t>
      </w:r>
      <w:r>
        <w:t xml:space="preserve"> optimālākas datu noliktavas, kurās jāpielieto efektīvi algoritmi </w:t>
      </w:r>
      <w:r w:rsidR="009D0690">
        <w:t>neviendabīgu datu integrācijai</w:t>
      </w:r>
      <w:r w:rsidR="00DA64DA">
        <w:t xml:space="preserve"> un pašai datu </w:t>
      </w:r>
      <w:r w:rsidR="0023385E">
        <w:t>atlasei un analīzei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36124A11"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BB3C44">
        <w:fldChar w:fldCharType="begin"/>
      </w:r>
      <w:r w:rsidR="00BB3C44">
        <w:instrText xml:space="preserve"> REF _Ref40257540 \r \h </w:instrText>
      </w:r>
      <w:r w:rsidR="00BB3C44">
        <w:fldChar w:fldCharType="separate"/>
      </w:r>
      <w:r w:rsidR="00595EF2">
        <w:t>20</w:t>
      </w:r>
      <w:r w:rsidR="00BB3C44">
        <w:fldChar w:fldCharType="end"/>
      </w:r>
      <w:r w:rsidR="0015214C">
        <w:t>]</w:t>
      </w:r>
      <w:r w:rsidR="00643E41">
        <w:t xml:space="preserve">, </w:t>
      </w:r>
      <w:r w:rsidR="0015214C">
        <w:rPr>
          <w:i/>
          <w:iCs/>
        </w:rPr>
        <w:t>ApacheHBase</w:t>
      </w:r>
      <w:r w:rsidR="0015214C">
        <w:t xml:space="preserve"> datu bāzu pārvaldības risinājums [</w:t>
      </w:r>
      <w:r w:rsidR="00BB3C44">
        <w:fldChar w:fldCharType="begin"/>
      </w:r>
      <w:r w:rsidR="00BB3C44">
        <w:instrText xml:space="preserve"> REF _Ref40257552 \r \h </w:instrText>
      </w:r>
      <w:r w:rsidR="00BB3C44">
        <w:fldChar w:fldCharType="separate"/>
      </w:r>
      <w:r w:rsidR="00595EF2">
        <w:t>6</w:t>
      </w:r>
      <w:r w:rsidR="00BB3C44">
        <w:fldChar w:fldCharType="end"/>
      </w:r>
      <w:r w:rsidR="0015214C">
        <w:t>]</w:t>
      </w:r>
      <w:r w:rsidR="00643E41">
        <w:t xml:space="preserve"> vai </w:t>
      </w:r>
      <w:r w:rsidR="00643E41" w:rsidRPr="00643E41">
        <w:rPr>
          <w:i/>
          <w:iCs/>
        </w:rPr>
        <w:t>Hive</w:t>
      </w:r>
      <w:r w:rsidR="00643E41">
        <w:t xml:space="preserve"> datu noliktavas risinājums </w:t>
      </w:r>
      <w:r w:rsidR="00B15C97">
        <w:t>[</w:t>
      </w:r>
      <w:r w:rsidR="00BB3C44">
        <w:fldChar w:fldCharType="begin"/>
      </w:r>
      <w:r w:rsidR="00BB3C44">
        <w:instrText xml:space="preserve"> REF _Ref40257566 \r \h </w:instrText>
      </w:r>
      <w:r w:rsidR="00BB3C44">
        <w:fldChar w:fldCharType="separate"/>
      </w:r>
      <w:r w:rsidR="00595EF2">
        <w:t>26</w:t>
      </w:r>
      <w:r w:rsidR="00BB3C44">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23385E">
        <w:t>,</w:t>
      </w:r>
      <w:r w:rsidR="00B61F50">
        <w:t xml:space="preserve"> atstājot neatrisinātas datu </w:t>
      </w:r>
      <w:r w:rsidR="0013603B">
        <w:t xml:space="preserve">un to </w:t>
      </w:r>
      <w:r w:rsidR="00B61F50">
        <w:t>struktūras evolūcijas problēmas. Turklāt, lai apstrādātu šāda veida izmaiņas, nepieciešams liels izstrādātāja manuālā darb</w:t>
      </w:r>
      <w:r w:rsidR="0023385E">
        <w:t>a</w:t>
      </w:r>
      <w:r w:rsidR="00B61F50">
        <w:t xml:space="preserve"> ieguldījums, jo esošie risinājumi neatbalsta automātisku vai daļēji automātisku datu avotu izmaiņu adaptāciju datu noliktavā [</w:t>
      </w:r>
      <w:r w:rsidR="00BB3C44">
        <w:fldChar w:fldCharType="begin"/>
      </w:r>
      <w:r w:rsidR="00BB3C44">
        <w:instrText xml:space="preserve"> REF _Ref40257578 \r \h </w:instrText>
      </w:r>
      <w:r w:rsidR="00BB3C44">
        <w:fldChar w:fldCharType="separate"/>
      </w:r>
      <w:r w:rsidR="00595EF2">
        <w:t>22</w:t>
      </w:r>
      <w:r w:rsidR="00BB3C44">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0988E495" w:rsidR="00F67496" w:rsidRDefault="004D7721" w:rsidP="00F67496">
      <w:pPr>
        <w:pStyle w:val="Teksts"/>
      </w:pPr>
      <w:r>
        <w:t>Darbā pielietotās pētniecības metodes ir literatūras analīze un praktisk</w:t>
      </w:r>
      <w:r w:rsidR="0023385E">
        <w:t>ā</w:t>
      </w:r>
      <w:r>
        <w:t xml:space="preserve">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052367" w14:textId="4630431F" w:rsidR="0010434F" w:rsidRDefault="004D7721" w:rsidP="0023385E">
      <w:pPr>
        <w:pStyle w:val="Teksts"/>
      </w:pPr>
      <w:r>
        <w:t>Izstrādātais darbs sastāv no 3 galvenajām nodaļām</w:t>
      </w:r>
      <w:r w:rsidR="00F50FC5">
        <w:t>:</w:t>
      </w:r>
      <w:r w:rsidR="0023385E">
        <w:t xml:space="preserve"> </w:t>
      </w:r>
      <w:r>
        <w:t>1.nodaļā veikta literatūras analīze par datu noliktavām, ETL procesiem un lielajiem datiem</w:t>
      </w:r>
      <w:r w:rsidR="0023385E">
        <w:t xml:space="preserve">, </w:t>
      </w:r>
      <w:r>
        <w:t>2.nodaļā aprakstīta esošā datu avotu evolūcijas sistēma</w:t>
      </w:r>
      <w:r w:rsidR="0023385E">
        <w:t xml:space="preserve">, bet </w:t>
      </w:r>
      <w:r>
        <w:t>3.nodaļā aprakstīts izstrādātais neviendabīgu</w:t>
      </w:r>
      <w:r w:rsidR="00F50FC5">
        <w:t xml:space="preserve"> integrētu</w:t>
      </w:r>
      <w:r>
        <w:t xml:space="preserve"> datu avotu evolūcijas apstrādes mehānisms.</w:t>
      </w:r>
      <w:r w:rsidR="0023385E">
        <w:t xml:space="preserve"> Nodaļās aprakstītā informācija papildināta ar 2</w:t>
      </w:r>
      <w:r w:rsidR="00F50FC5">
        <w:t>2</w:t>
      </w:r>
      <w:r w:rsidR="0023385E">
        <w:t xml:space="preserve"> attēl</w:t>
      </w:r>
      <w:r w:rsidR="00F50FC5">
        <w:t>iem un</w:t>
      </w:r>
      <w:r w:rsidR="0023385E">
        <w:t xml:space="preserve"> 10 tabulām</w:t>
      </w:r>
      <w:r w:rsidR="00F50FC5">
        <w:t>.</w:t>
      </w:r>
    </w:p>
    <w:p w14:paraId="5904AD86" w14:textId="77777777" w:rsidR="00F50FC5" w:rsidRDefault="00F50FC5" w:rsidP="0023385E">
      <w:pPr>
        <w:pStyle w:val="Teksts"/>
      </w:pPr>
    </w:p>
    <w:p w14:paraId="14ED963D" w14:textId="0EB8731D" w:rsidR="00731EAF" w:rsidRDefault="00731EAF" w:rsidP="00627D9C">
      <w:pPr>
        <w:pStyle w:val="nodaasvirsraksts"/>
        <w:numPr>
          <w:ilvl w:val="0"/>
          <w:numId w:val="1"/>
        </w:numPr>
        <w:ind w:left="426"/>
      </w:pPr>
      <w:bookmarkStart w:id="4" w:name="_Toc41246060"/>
      <w:r>
        <w:lastRenderedPageBreak/>
        <w:t>Datu noliktavas</w:t>
      </w:r>
      <w:bookmarkEnd w:id="4"/>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5" w:name="_Toc41246061"/>
      <w:r>
        <w:t>Datu noliktavu attīstība</w:t>
      </w:r>
      <w:bookmarkEnd w:id="5"/>
    </w:p>
    <w:p w14:paraId="0A0FEA00" w14:textId="0D6F1544"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BB3C44">
        <w:fldChar w:fldCharType="begin"/>
      </w:r>
      <w:r w:rsidR="00BB3C44">
        <w:instrText xml:space="preserve"> REF _Ref40257612 \r \h </w:instrText>
      </w:r>
      <w:r w:rsidR="00BB3C44">
        <w:fldChar w:fldCharType="separate"/>
      </w:r>
      <w:r w:rsidR="00595EF2">
        <w:t>9</w:t>
      </w:r>
      <w:r w:rsidR="00BB3C44">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BB3C44">
        <w:fldChar w:fldCharType="begin"/>
      </w:r>
      <w:r w:rsidR="00BB3C44">
        <w:instrText xml:space="preserve"> REF _Ref40257626 \r \h </w:instrText>
      </w:r>
      <w:r w:rsidR="00BB3C44">
        <w:fldChar w:fldCharType="separate"/>
      </w:r>
      <w:r w:rsidR="00595EF2">
        <w:t>18</w:t>
      </w:r>
      <w:r w:rsidR="00BB3C44">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6" w:name="_Ref38980109"/>
    <w:p w14:paraId="31DC522D" w14:textId="7B5678BD"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595EF2">
        <w:rPr>
          <w:b w:val="0"/>
          <w:bCs/>
          <w:i/>
          <w:iCs/>
          <w:noProof/>
        </w:rPr>
        <w:t>1</w:t>
      </w:r>
      <w:r w:rsidRPr="0043356A">
        <w:rPr>
          <w:b w:val="0"/>
          <w:bCs/>
          <w:i/>
          <w:iCs/>
        </w:rPr>
        <w:fldChar w:fldCharType="end"/>
      </w:r>
      <w:r w:rsidRPr="0043356A">
        <w:rPr>
          <w:b w:val="0"/>
          <w:bCs/>
          <w:i/>
          <w:iCs/>
        </w:rPr>
        <w:t>.1. att.</w:t>
      </w:r>
      <w:bookmarkEnd w:id="6"/>
      <w:r>
        <w:t xml:space="preserve"> Informācijas vērtības atkarība no datu daudzuma</w:t>
      </w:r>
      <w:r w:rsidR="00970536">
        <w:t xml:space="preserve"> [</w:t>
      </w:r>
      <w:r w:rsidR="00BB3C44">
        <w:fldChar w:fldCharType="begin"/>
      </w:r>
      <w:r w:rsidR="00BB3C44">
        <w:instrText xml:space="preserve"> REF _Ref40257626 \r \h </w:instrText>
      </w:r>
      <w:r w:rsidR="00BB3C44">
        <w:fldChar w:fldCharType="separate"/>
      </w:r>
      <w:r w:rsidR="00595EF2">
        <w:t>18</w:t>
      </w:r>
      <w:r w:rsidR="00BB3C44">
        <w:fldChar w:fldCharType="end"/>
      </w:r>
      <w:r w:rsidR="00970536">
        <w:t>]</w:t>
      </w:r>
    </w:p>
    <w:p w14:paraId="0B884D75" w14:textId="07103DC0" w:rsidR="0043356A" w:rsidRDefault="0043356A" w:rsidP="0043356A">
      <w:pPr>
        <w:pStyle w:val="attlavirsraksts"/>
      </w:pPr>
    </w:p>
    <w:p w14:paraId="08F6ACD9" w14:textId="544D7AB3"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007934B0">
        <w:t>1.1.</w:t>
      </w:r>
      <w:r w:rsidR="009E1AB9">
        <w:t>)</w:t>
      </w:r>
      <w:r>
        <w:t xml:space="preserve">. Vislielākais </w:t>
      </w:r>
      <w:r>
        <w:lastRenderedPageBreak/>
        <w:t xml:space="preserve">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3D1DA495"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406262">
        <w:t xml:space="preserve">- </w:t>
      </w:r>
      <w:r w:rsidR="001008A2">
        <w:t>“</w:t>
      </w:r>
      <w:r>
        <w:rPr>
          <w:i/>
          <w:iCs/>
        </w:rPr>
        <w:t>Decision support systems</w:t>
      </w:r>
      <w:r w:rsidR="001008A2">
        <w:rPr>
          <w:i/>
          <w:iCs/>
        </w:rPr>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rsidR="00BB3C44">
        <w:fldChar w:fldCharType="begin"/>
      </w:r>
      <w:r w:rsidR="00BB3C44">
        <w:instrText xml:space="preserve"> REF _Ref40257626 \r \h </w:instrText>
      </w:r>
      <w:r w:rsidR="00BB3C44">
        <w:fldChar w:fldCharType="separate"/>
      </w:r>
      <w:r w:rsidR="00595EF2">
        <w:t>18</w:t>
      </w:r>
      <w:r w:rsidR="00BB3C44">
        <w:fldChar w:fldCharType="end"/>
      </w:r>
      <w:r>
        <w:t>].</w:t>
      </w:r>
    </w:p>
    <w:p w14:paraId="0C0C376D" w14:textId="68BC4761"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rsidR="00BB3C44">
        <w:fldChar w:fldCharType="begin"/>
      </w:r>
      <w:r w:rsidR="00BB3C44">
        <w:instrText xml:space="preserve"> REF _Ref40257612 \r \h </w:instrText>
      </w:r>
      <w:r w:rsidR="00BB3C44">
        <w:fldChar w:fldCharType="separate"/>
      </w:r>
      <w:r w:rsidR="00595EF2">
        <w:t>9</w:t>
      </w:r>
      <w:r w:rsidR="00BB3C44">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7E2A52FE" w:rsidR="005A48E8" w:rsidRDefault="005A48E8" w:rsidP="005A48E8">
      <w:pPr>
        <w:pStyle w:val="attlavirsraksts"/>
      </w:pPr>
      <w:bookmarkStart w:id="7"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595EF2">
        <w:rPr>
          <w:b w:val="0"/>
          <w:bCs/>
          <w:i/>
          <w:iCs/>
          <w:noProof/>
        </w:rPr>
        <w:t>2</w:t>
      </w:r>
      <w:r w:rsidRPr="005A48E8">
        <w:rPr>
          <w:b w:val="0"/>
          <w:bCs/>
          <w:i/>
          <w:iCs/>
        </w:rPr>
        <w:fldChar w:fldCharType="end"/>
      </w:r>
      <w:r w:rsidRPr="005A48E8">
        <w:rPr>
          <w:b w:val="0"/>
          <w:bCs/>
          <w:i/>
          <w:iCs/>
        </w:rPr>
        <w:t>. att.</w:t>
      </w:r>
      <w:bookmarkEnd w:id="7"/>
      <w:r>
        <w:t xml:space="preserve"> “Zirnekļa tīkla” vides attīstība</w:t>
      </w:r>
      <w:r w:rsidR="00C21FB8">
        <w:t xml:space="preserve"> [</w:t>
      </w:r>
      <w:r w:rsidR="00BB3C44">
        <w:fldChar w:fldCharType="begin"/>
      </w:r>
      <w:r w:rsidR="00BB3C44">
        <w:instrText xml:space="preserve"> REF _Ref40257612 \r \h </w:instrText>
      </w:r>
      <w:r w:rsidR="00BB3C44">
        <w:fldChar w:fldCharType="separate"/>
      </w:r>
      <w:r w:rsidR="00595EF2">
        <w:t>9</w:t>
      </w:r>
      <w:r w:rsidR="00BB3C44">
        <w:fldChar w:fldCharType="end"/>
      </w:r>
      <w:r w:rsidR="00C21FB8">
        <w:t>]</w:t>
      </w:r>
    </w:p>
    <w:p w14:paraId="3B36F23A" w14:textId="77777777" w:rsidR="001C794D" w:rsidRDefault="001C794D" w:rsidP="005A48E8">
      <w:pPr>
        <w:pStyle w:val="attlavirsraksts"/>
      </w:pPr>
    </w:p>
    <w:p w14:paraId="1C00FB1D" w14:textId="0B5A9CE2" w:rsidR="00102245" w:rsidRDefault="008466F8" w:rsidP="008466F8">
      <w:pPr>
        <w:pStyle w:val="Teksts"/>
      </w:pPr>
      <w:r>
        <w:t xml:space="preserve">Iepriekšminētās attīstības rezultātā radās nekārtība, ko mēdz saukt par “zirnekļa tīkla” vidi (skat. att. </w:t>
      </w:r>
      <w:r w:rsidR="007934B0">
        <w:t>1.2.</w:t>
      </w:r>
      <w:r w:rsidR="00CE3A16">
        <w:t xml:space="preserve"> </w:t>
      </w:r>
      <w:r>
        <w:t>– adaptēts un latviskots no [</w:t>
      </w:r>
      <w:r w:rsidR="00BB3C44">
        <w:fldChar w:fldCharType="begin"/>
      </w:r>
      <w:r w:rsidR="00BB3C44">
        <w:instrText xml:space="preserve"> REF _Ref40257612 \r \h </w:instrText>
      </w:r>
      <w:r w:rsidR="00BB3C44">
        <w:fldChar w:fldCharType="separate"/>
      </w:r>
      <w:r w:rsidR="00595EF2">
        <w:t>9</w:t>
      </w:r>
      <w:r w:rsidR="00BB3C44">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18AA7F84"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B3C44">
        <w:fldChar w:fldCharType="begin"/>
      </w:r>
      <w:r w:rsidR="00BB3C44">
        <w:instrText xml:space="preserve"> REF _Ref40257721 \r \h </w:instrText>
      </w:r>
      <w:r w:rsidR="00BB3C44">
        <w:fldChar w:fldCharType="separate"/>
      </w:r>
      <w:r w:rsidR="00595EF2">
        <w:t>8</w:t>
      </w:r>
      <w:r w:rsidR="00BB3C44">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44FF2CAA" w:rsidR="00024A68" w:rsidRDefault="00024A68" w:rsidP="00024A68">
      <w:pPr>
        <w:pStyle w:val="attlavirsraksts"/>
      </w:pPr>
      <w:bookmarkStart w:id="8"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595EF2">
        <w:rPr>
          <w:b w:val="0"/>
          <w:bCs/>
          <w:i/>
          <w:iCs/>
          <w:noProof/>
        </w:rPr>
        <w:t>3</w:t>
      </w:r>
      <w:r w:rsidRPr="00024A68">
        <w:rPr>
          <w:b w:val="0"/>
          <w:bCs/>
          <w:i/>
          <w:iCs/>
        </w:rPr>
        <w:fldChar w:fldCharType="end"/>
      </w:r>
      <w:r w:rsidRPr="00024A68">
        <w:rPr>
          <w:b w:val="0"/>
          <w:bCs/>
          <w:i/>
          <w:iCs/>
        </w:rPr>
        <w:t>. att.</w:t>
      </w:r>
      <w:bookmarkEnd w:id="8"/>
      <w:r>
        <w:t xml:space="preserve"> Pāreja no “Zirnekļa tīkla” vides uz datu noliktavas vidi</w:t>
      </w:r>
      <w:r w:rsidR="00C21FB8">
        <w:t xml:space="preserve"> [</w:t>
      </w:r>
      <w:r w:rsidR="00BB3C44">
        <w:fldChar w:fldCharType="begin"/>
      </w:r>
      <w:r w:rsidR="00BB3C44">
        <w:instrText xml:space="preserve"> REF _Ref40257612 \r \h </w:instrText>
      </w:r>
      <w:r w:rsidR="00BB3C44">
        <w:fldChar w:fldCharType="separate"/>
      </w:r>
      <w:r w:rsidR="00595EF2">
        <w:t>9</w:t>
      </w:r>
      <w:r w:rsidR="00BB3C44">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256C8B03"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rsidR="00BB3C44">
        <w:fldChar w:fldCharType="begin"/>
      </w:r>
      <w:r w:rsidR="00BB3C44">
        <w:instrText xml:space="preserve"> REF _Ref40257626 \r \h </w:instrText>
      </w:r>
      <w:r w:rsidR="00BB3C44">
        <w:fldChar w:fldCharType="separate"/>
      </w:r>
      <w:r w:rsidR="00595EF2">
        <w:t>18</w:t>
      </w:r>
      <w:r w:rsidR="00BB3C44">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BB3C44">
        <w:fldChar w:fldCharType="begin"/>
      </w:r>
      <w:r w:rsidR="00BB3C44">
        <w:instrText xml:space="preserve"> REF _Ref40257612 \r \h </w:instrText>
      </w:r>
      <w:r w:rsidR="00BB3C44">
        <w:fldChar w:fldCharType="separate"/>
      </w:r>
      <w:r w:rsidR="00595EF2">
        <w:t>9</w:t>
      </w:r>
      <w:r w:rsidR="00BB3C44">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7934B0">
        <w:t>1.3.</w:t>
      </w:r>
      <w:r w:rsidR="00C21FB8">
        <w:t xml:space="preserve"> – adaptēts un latviskots no [</w:t>
      </w:r>
      <w:r w:rsidR="00BB3C44">
        <w:fldChar w:fldCharType="begin"/>
      </w:r>
      <w:r w:rsidR="00BB3C44">
        <w:instrText xml:space="preserve"> REF _Ref40257612 \r \h </w:instrText>
      </w:r>
      <w:r w:rsidR="00BB3C44">
        <w:fldChar w:fldCharType="separate"/>
      </w:r>
      <w:r w:rsidR="00595EF2">
        <w:t>9</w:t>
      </w:r>
      <w:r w:rsidR="00BB3C44">
        <w:fldChar w:fldCharType="end"/>
      </w:r>
      <w:r w:rsidR="00C21FB8">
        <w:t>]</w:t>
      </w:r>
      <w:r w:rsidR="00D94B2F">
        <w:t xml:space="preserve">). </w:t>
      </w:r>
    </w:p>
    <w:p w14:paraId="43E4B5F6" w14:textId="360424C3" w:rsidR="00022C84" w:rsidRDefault="000A5CCF" w:rsidP="00022C84">
      <w:pPr>
        <w:pStyle w:val="Teksts"/>
      </w:pPr>
      <w:r>
        <w:t>Datu noliktava ir datu bāze ar unikālu struktūru, kas ļauj relatīvi ātri un efektīvi apstrādāt lielus datu apjomus [</w:t>
      </w:r>
      <w:r w:rsidR="00BB3C44">
        <w:fldChar w:fldCharType="begin"/>
      </w:r>
      <w:r w:rsidR="00BB3C44">
        <w:instrText xml:space="preserve"> REF _Ref40257768 \r \h </w:instrText>
      </w:r>
      <w:r w:rsidR="00BB3C44">
        <w:fldChar w:fldCharType="separate"/>
      </w:r>
      <w:r w:rsidR="00595EF2">
        <w:t>15</w:t>
      </w:r>
      <w:r w:rsidR="00BB3C44">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BB3C44">
        <w:fldChar w:fldCharType="begin"/>
      </w:r>
      <w:r w:rsidR="00BB3C44">
        <w:instrText xml:space="preserve"> REF _Ref40257802 \r \h </w:instrText>
      </w:r>
      <w:r w:rsidR="00BB3C44">
        <w:fldChar w:fldCharType="separate"/>
      </w:r>
      <w:r w:rsidR="00595EF2">
        <w:t>16</w:t>
      </w:r>
      <w:r w:rsidR="00BB3C44">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090174A4" w:rsidR="002B32A1" w:rsidRDefault="00022C84" w:rsidP="001008A2">
      <w:pPr>
        <w:pStyle w:val="Teksts"/>
        <w:numPr>
          <w:ilvl w:val="0"/>
          <w:numId w:val="9"/>
        </w:numPr>
        <w:ind w:left="851"/>
      </w:pPr>
      <w:r>
        <w:t>nemainīga – dati, kas ienākuši noliktavā, netiek mainīti, lai nodrošinātu izmaiņu analīzi [</w:t>
      </w:r>
      <w:r w:rsidR="00BB3C44">
        <w:fldChar w:fldCharType="begin"/>
      </w:r>
      <w:r w:rsidR="00BB3C44">
        <w:instrText xml:space="preserve"> REF _Ref40257815 \r \h </w:instrText>
      </w:r>
      <w:r w:rsidR="00BB3C44">
        <w:fldChar w:fldCharType="separate"/>
      </w:r>
      <w:r w:rsidR="00595EF2">
        <w:t>14</w:t>
      </w:r>
      <w:r w:rsidR="00BB3C44">
        <w:fldChar w:fldCharType="end"/>
      </w:r>
      <w:r>
        <w:t>].</w:t>
      </w:r>
    </w:p>
    <w:p w14:paraId="5687ED99" w14:textId="50B05582" w:rsidR="00FF1FA9" w:rsidRDefault="22F6A669"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rsidR="00AC7788">
        <w:fldChar w:fldCharType="begin"/>
      </w:r>
      <w:r w:rsidR="00AC7788">
        <w:instrText xml:space="preserve"> REF _Ref40257826 \r \h </w:instrText>
      </w:r>
      <w:r w:rsidR="00AC7788">
        <w:fldChar w:fldCharType="separate"/>
      </w:r>
      <w:r w:rsidR="00595EF2">
        <w:t>3</w:t>
      </w:r>
      <w:r w:rsidR="00AC7788">
        <w:fldChar w:fldCharType="end"/>
      </w:r>
      <w:r>
        <w:t>]. Par datu noliktavas pamatvienību var uzskatīt datuvi. Tā ir primārajā datu noliktavā glabāto datu apakškopa vai apkopojums. Datuve ietver informācijas vienību, kas attiecas uz konkrētu uzņēm</w:t>
      </w:r>
      <w:ins w:id="9" w:author="Alise Maru" w:date="2020-05-23T09:54:00Z">
        <w:r>
          <w:t>ē</w:t>
        </w:r>
      </w:ins>
      <w:r>
        <w:t>jdarbības jomu, departamentu vai lietotāju grupu [</w:t>
      </w:r>
      <w:r w:rsidR="00AC7788">
        <w:fldChar w:fldCharType="begin"/>
      </w:r>
      <w:r w:rsidR="00AC7788">
        <w:instrText xml:space="preserve"> REF _Ref40257626 \r \h </w:instrText>
      </w:r>
      <w:r w:rsidR="00AC7788">
        <w:fldChar w:fldCharType="separate"/>
      </w:r>
      <w:r w:rsidR="00595EF2">
        <w:t>18</w:t>
      </w:r>
      <w:r w:rsidR="00AC7788">
        <w:fldChar w:fldCharType="end"/>
      </w:r>
      <w:r>
        <w:t>].</w:t>
      </w:r>
    </w:p>
    <w:p w14:paraId="69A6D648" w14:textId="6286F8D0" w:rsidR="00AE2775" w:rsidRDefault="00073532" w:rsidP="007046CD">
      <w:pPr>
        <w:pStyle w:val="apaknodaasvirsraksts"/>
        <w:numPr>
          <w:ilvl w:val="1"/>
          <w:numId w:val="1"/>
        </w:numPr>
        <w:ind w:left="851"/>
      </w:pPr>
      <w:r>
        <w:t xml:space="preserve"> </w:t>
      </w:r>
      <w:bookmarkStart w:id="10" w:name="_Toc41246062"/>
      <w:r w:rsidR="007046CD">
        <w:t>Datu noliktavas arhitektūra</w:t>
      </w:r>
      <w:bookmarkEnd w:id="10"/>
    </w:p>
    <w:p w14:paraId="2618FBA7" w14:textId="2861A99B" w:rsidR="007046CD" w:rsidRDefault="22F6A669" w:rsidP="22F6A669">
      <w:pPr>
        <w:pStyle w:val="Teksts"/>
        <w:ind w:firstLine="0"/>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39299E9F"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BB3C44">
        <w:fldChar w:fldCharType="begin"/>
      </w:r>
      <w:r w:rsidR="00BB3C44">
        <w:instrText xml:space="preserve"> REF _Ref40257852 \r \h </w:instrText>
      </w:r>
      <w:r w:rsidR="00BB3C44">
        <w:fldChar w:fldCharType="separate"/>
      </w:r>
      <w:r w:rsidR="00595EF2">
        <w:t>11</w:t>
      </w:r>
      <w:r w:rsidR="00BB3C44">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31322096" w:rsidR="009258B7" w:rsidRDefault="009258B7" w:rsidP="009258B7">
      <w:pPr>
        <w:pStyle w:val="attlavirsraksts"/>
        <w:ind w:left="927"/>
      </w:pPr>
      <w:bookmarkStart w:id="11"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595EF2">
        <w:rPr>
          <w:b w:val="0"/>
          <w:bCs/>
          <w:i/>
          <w:iCs/>
          <w:noProof/>
        </w:rPr>
        <w:t>4</w:t>
      </w:r>
      <w:r w:rsidRPr="009A3056">
        <w:rPr>
          <w:b w:val="0"/>
          <w:bCs/>
          <w:i/>
          <w:iCs/>
        </w:rPr>
        <w:fldChar w:fldCharType="end"/>
      </w:r>
      <w:r w:rsidRPr="009A3056">
        <w:rPr>
          <w:b w:val="0"/>
          <w:bCs/>
          <w:i/>
          <w:iCs/>
        </w:rPr>
        <w:t>. att.</w:t>
      </w:r>
      <w:bookmarkEnd w:id="11"/>
      <w:r>
        <w:t xml:space="preserve"> Datu noliktavas arhitektūru tipi</w:t>
      </w:r>
      <w:r w:rsidR="0015016B">
        <w:t xml:space="preserve"> [</w:t>
      </w:r>
      <w:r w:rsidR="00BB3C44">
        <w:fldChar w:fldCharType="begin"/>
      </w:r>
      <w:r w:rsidR="00BB3C44">
        <w:instrText xml:space="preserve"> REF _Ref40257802 \r \h </w:instrText>
      </w:r>
      <w:r w:rsidR="00BB3C44">
        <w:fldChar w:fldCharType="separate"/>
      </w:r>
      <w:r w:rsidR="00595EF2">
        <w:t>16</w:t>
      </w:r>
      <w:r w:rsidR="00BB3C44">
        <w:fldChar w:fldCharType="end"/>
      </w:r>
      <w:r w:rsidR="0015016B">
        <w:t>]</w:t>
      </w:r>
    </w:p>
    <w:p w14:paraId="4DC12852" w14:textId="77777777" w:rsidR="009258B7" w:rsidRDefault="009258B7" w:rsidP="009258B7">
      <w:pPr>
        <w:pStyle w:val="Teksts"/>
        <w:ind w:firstLine="0"/>
      </w:pPr>
    </w:p>
    <w:p w14:paraId="34A75A5C" w14:textId="6F4E306D" w:rsidR="00073532" w:rsidRDefault="22F6A669">
      <w:pPr>
        <w:pStyle w:val="Teksts"/>
      </w:pPr>
      <w:ins w:id="12" w:author="Alise Maru" w:date="2020-05-23T10:11:00Z">
        <w:r>
          <w:t xml:space="preserve">Datu noliktavām </w:t>
        </w:r>
      </w:ins>
      <w:ins w:id="13" w:author="Alise Maru" w:date="2020-05-23T10:20:00Z">
        <w:r>
          <w:t xml:space="preserve">gadu gaitā </w:t>
        </w:r>
      </w:ins>
      <w:ins w:id="14" w:author="Alise Maru" w:date="2020-05-23T10:11:00Z">
        <w:r>
          <w:t>attīstoties</w:t>
        </w:r>
      </w:ins>
      <w:r>
        <w:t xml:space="preserve">, tiek izdalīti vairāki datu noliktavu arhitektūru tipi (skat. att. </w:t>
      </w:r>
      <w:r w:rsidR="007934B0">
        <w:t>1.4.)</w:t>
      </w:r>
      <w:r>
        <w:t>. Tie ir atšķirīgi gan pēc tā, kā dati tiek glabāti, gan pēc relācijām starp datu noliktavu un datuvēm.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15" w:name="_Toc41246063"/>
      <w:r w:rsidRPr="00764F3B">
        <w:t>Centralizēta datu noliktava</w:t>
      </w:r>
      <w:bookmarkEnd w:id="15"/>
    </w:p>
    <w:p w14:paraId="0531021F" w14:textId="366DDD8B"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BB3C44">
        <w:fldChar w:fldCharType="begin"/>
      </w:r>
      <w:r w:rsidR="00BB3C44">
        <w:instrText xml:space="preserve"> REF _Ref40257802 \r \h </w:instrText>
      </w:r>
      <w:r w:rsidR="00BB3C44">
        <w:fldChar w:fldCharType="separate"/>
      </w:r>
      <w:r w:rsidR="00595EF2">
        <w:t>16</w:t>
      </w:r>
      <w:r w:rsidR="00BB3C44">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16" w:name="_Toc41246064"/>
      <w:r w:rsidRPr="00764F3B">
        <w:lastRenderedPageBreak/>
        <w:t>Neatkarīgas datuves</w:t>
      </w:r>
      <w:bookmarkEnd w:id="16"/>
    </w:p>
    <w:p w14:paraId="5D64C69F" w14:textId="7702ACD9" w:rsidR="003B1E76" w:rsidRPr="00EB02F9" w:rsidRDefault="22F6A669" w:rsidP="00EB02F9">
      <w:pPr>
        <w:pStyle w:val="Teksts"/>
      </w:pPr>
      <w:r>
        <w:t>Datu noliktavas tips, kur visa pamatā ir neatkarīgas datuves</w:t>
      </w:r>
      <w:ins w:id="17" w:author="Alise Maru" w:date="2020-05-23T10:23:00Z">
        <w:r>
          <w:t>,</w:t>
        </w:r>
      </w:ins>
      <w:r>
        <w:t xml:space="preserve"> raksturīgs uzņēmumiem, kur dažādas organizatoriskās vienības izstrādā savas datuves</w:t>
      </w:r>
      <w:ins w:id="18" w:author="Alise Maru" w:date="2020-05-23T10:26:00Z">
        <w:r>
          <w:t>, balstoties uz</w:t>
        </w:r>
      </w:ins>
      <w:r>
        <w:t xml:space="preserve"> specifiskiem mērķiem. Lai arī katra datuve paredzēta konkrētai organizatoriskajai vienībai, šīs atsevišķās datuves nesniedz vienu vienīgu patieso datu attēlojuma versiju. Datuves savā starpā ir neatkarīgas, kā rezultātā datu definīcijas un standarti var būt nekonsekventi. Šādas atšķirības var kavēt datu analīzi starp datuvēm [</w:t>
      </w:r>
      <w:r w:rsidR="006C3BED">
        <w:fldChar w:fldCharType="begin"/>
      </w:r>
      <w:r w:rsidR="006C3BED">
        <w:instrText xml:space="preserve"> REF _Ref40257802 \r \h </w:instrText>
      </w:r>
      <w:r w:rsidR="006C3BED">
        <w:fldChar w:fldCharType="separate"/>
      </w:r>
      <w:r w:rsidR="00595EF2">
        <w:t>16</w:t>
      </w:r>
      <w:r w:rsidR="006C3BED">
        <w:fldChar w:fldCharType="end"/>
      </w:r>
      <w:r>
        <w:t>]. Piemēram, ja sistēmā ir divas neatkarīgas datuves, viena klientiem, bet otra – pārdošanas datiem, klientu un pārdošanas datus kopā analizēt ir sarežģīti, neskatoties uz to, ka būtībā tie ir savā starpā cieši saistīti subjekti. Tomēr bieži vien šāda pieeja tiek aizstāta ar citām arhitektūrām, kas ir ērtākas datu integrācijai un atskaišu ģenerēšanai [</w:t>
      </w:r>
      <w:r w:rsidR="006C3BED">
        <w:fldChar w:fldCharType="begin"/>
      </w:r>
      <w:r w:rsidR="006C3BED">
        <w:instrText xml:space="preserve"> REF _Ref40257626 \r \h </w:instrText>
      </w:r>
      <w:r w:rsidR="006C3BED">
        <w:fldChar w:fldCharType="separate"/>
      </w:r>
      <w:r w:rsidR="00595EF2">
        <w:t>18</w:t>
      </w:r>
      <w:r w:rsidR="006C3BED">
        <w:fldChar w:fldCharType="end"/>
      </w:r>
      <w:r>
        <w:t>].</w:t>
      </w:r>
    </w:p>
    <w:p w14:paraId="51E0A8B1" w14:textId="15456177" w:rsidR="00764F3B" w:rsidRPr="00764F3B" w:rsidRDefault="00764F3B" w:rsidP="00276DA8">
      <w:pPr>
        <w:pStyle w:val="apak-apaknodvirsr"/>
        <w:numPr>
          <w:ilvl w:val="2"/>
          <w:numId w:val="1"/>
        </w:numPr>
        <w:ind w:left="1843" w:hanging="709"/>
      </w:pPr>
      <w:bookmarkStart w:id="19" w:name="_Toc41246065"/>
      <w:r w:rsidRPr="00764F3B">
        <w:t xml:space="preserve">Apvienotais </w:t>
      </w:r>
      <w:r w:rsidR="00F823CF">
        <w:t xml:space="preserve">datu noliktavas </w:t>
      </w:r>
      <w:r w:rsidRPr="00764F3B">
        <w:t>tips</w:t>
      </w:r>
      <w:bookmarkEnd w:id="19"/>
    </w:p>
    <w:p w14:paraId="2BAE290B" w14:textId="7A1462D2" w:rsidR="00EC3DBD" w:rsidRPr="00EB02F9" w:rsidRDefault="22F6A669" w:rsidP="00EB02F9">
      <w:pPr>
        <w:pStyle w:val="Teksts"/>
      </w:pPr>
      <w:r>
        <w:t>Dažkārt uzņēmumiem, pirms tie sāk datus glabāt datu noliktavā, ir jau pastāvošas lēmumu pieņemšanas struktūras dažādu sistēmu, jau iegūtu datu kopu vai p</w:t>
      </w:r>
      <w:ins w:id="20" w:author="Alise Maru" w:date="2020-05-23T10:30:00Z">
        <w:r>
          <w:t>ri</w:t>
        </w:r>
      </w:ins>
      <w:r>
        <w:t>mitīvu datuvju formā. Šādā gadījumā nav saprātīgi esošos datus dzēst, tāpēc tiek izmantots apvienotais arhitektūras tips</w:t>
      </w:r>
      <w:ins w:id="21" w:author="Alise Maru" w:date="2020-05-23T10:30:00Z">
        <w:r>
          <w:t>,</w:t>
        </w:r>
      </w:ins>
      <w:r>
        <w:t xml:space="preserve"> kurā datus iespējams apvienot gan fiziski, gan loģiski, izmantojot dažādus atslēgu laukus, metadatus, vaicājumus un citus mehānismus. Šim arhitektūras tipam nav vienas vispārējas datu noliktavas [</w:t>
      </w:r>
      <w:r w:rsidR="00B61BC9">
        <w:fldChar w:fldCharType="begin"/>
      </w:r>
      <w:r w:rsidR="00B61BC9">
        <w:instrText xml:space="preserve"> REF _Ref40257802 \r \h </w:instrText>
      </w:r>
      <w:r w:rsidR="00B61BC9">
        <w:fldChar w:fldCharType="separate"/>
      </w:r>
      <w:r w:rsidR="00595EF2">
        <w:t>16</w:t>
      </w:r>
      <w:r w:rsidR="00B61BC9">
        <w:fldChar w:fldCharType="end"/>
      </w:r>
      <w:r>
        <w:t>].</w:t>
      </w:r>
    </w:p>
    <w:p w14:paraId="34895D9B" w14:textId="6A23854F" w:rsidR="00764F3B" w:rsidRPr="00764F3B" w:rsidRDefault="00764F3B" w:rsidP="00276DA8">
      <w:pPr>
        <w:pStyle w:val="apak-apaknodvirsr"/>
        <w:numPr>
          <w:ilvl w:val="2"/>
          <w:numId w:val="1"/>
        </w:numPr>
        <w:ind w:left="1843" w:hanging="709"/>
      </w:pPr>
      <w:bookmarkStart w:id="22" w:name="_Toc41246066"/>
      <w:r w:rsidRPr="00764F3B">
        <w:t>Zvaigžņveida</w:t>
      </w:r>
      <w:r w:rsidR="00F823CF">
        <w:t xml:space="preserve"> datu noliktava</w:t>
      </w:r>
      <w:bookmarkEnd w:id="22"/>
    </w:p>
    <w:p w14:paraId="3F00FB87" w14:textId="23C9A914"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00BB3C44">
        <w:fldChar w:fldCharType="begin"/>
      </w:r>
      <w:r w:rsidR="00BB3C44">
        <w:instrText xml:space="preserve"> REF _Ref40257802 \r \h </w:instrText>
      </w:r>
      <w:r w:rsidR="00BB3C44">
        <w:fldChar w:fldCharType="separate"/>
      </w:r>
      <w:r w:rsidR="00595EF2">
        <w:t>16</w:t>
      </w:r>
      <w:r w:rsidR="00BB3C44">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23" w:name="_Toc41246067"/>
      <w:r w:rsidRPr="00764F3B">
        <w:lastRenderedPageBreak/>
        <w:t>Datuvju kopne</w:t>
      </w:r>
      <w:bookmarkEnd w:id="23"/>
    </w:p>
    <w:p w14:paraId="51D3B244" w14:textId="350A8EF5"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BB3C44">
        <w:fldChar w:fldCharType="begin"/>
      </w:r>
      <w:r w:rsidR="00BB3C44">
        <w:instrText xml:space="preserve"> REF _Ref40257802 \r \h </w:instrText>
      </w:r>
      <w:r w:rsidR="00BB3C44">
        <w:fldChar w:fldCharType="separate"/>
      </w:r>
      <w:r w:rsidR="00595EF2">
        <w:t>16</w:t>
      </w:r>
      <w:r w:rsidR="00BB3C44">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BB3C44">
        <w:fldChar w:fldCharType="begin"/>
      </w:r>
      <w:r w:rsidR="00BB3C44">
        <w:instrText xml:space="preserve"> REF _Ref40257626 \r \h </w:instrText>
      </w:r>
      <w:r w:rsidR="00BB3C44">
        <w:fldChar w:fldCharType="separate"/>
      </w:r>
      <w:r w:rsidR="00595EF2">
        <w:t>18</w:t>
      </w:r>
      <w:r w:rsidR="00BB3C44">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24" w:name="_Toc41246068"/>
      <w:r w:rsidR="008020AD">
        <w:t xml:space="preserve">Lielie </w:t>
      </w:r>
      <w:r w:rsidR="00E514B2">
        <w:t>d</w:t>
      </w:r>
      <w:r w:rsidR="008020AD">
        <w:t>ati</w:t>
      </w:r>
      <w:bookmarkEnd w:id="24"/>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75F316EC"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BB3C44">
        <w:fldChar w:fldCharType="begin"/>
      </w:r>
      <w:r w:rsidR="00BB3C44">
        <w:instrText xml:space="preserve"> REF _Ref40258051 \r \h </w:instrText>
      </w:r>
      <w:r w:rsidR="00BB3C44">
        <w:fldChar w:fldCharType="separate"/>
      </w:r>
      <w:r w:rsidR="00595EF2">
        <w:t>12</w:t>
      </w:r>
      <w:r w:rsidR="00BB3C44">
        <w:fldChar w:fldCharType="end"/>
      </w:r>
      <w:r w:rsidR="00E514B2">
        <w:t>]</w:t>
      </w:r>
      <w:r>
        <w:t>.</w:t>
      </w:r>
      <w:r w:rsidR="00E514B2">
        <w:t xml:space="preserve"> Līdz ar šīm pārmaiņām tika ieviests lielo datu (angļu val.</w:t>
      </w:r>
      <w:r w:rsidR="00406262">
        <w:t xml:space="preserve"> -</w:t>
      </w:r>
      <w:r w:rsidR="00E514B2">
        <w:t xml:space="preserve"> “</w:t>
      </w:r>
      <w:r w:rsidR="00E514B2" w:rsidRPr="00E514B2">
        <w:rPr>
          <w:i/>
          <w:iCs/>
        </w:rPr>
        <w:t>big data</w:t>
      </w:r>
      <w:r w:rsidR="00E514B2">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C5877A0" w:rsidR="007301FF" w:rsidRDefault="007301FF" w:rsidP="007301FF">
      <w:pPr>
        <w:pStyle w:val="attlavirsraksts"/>
      </w:pPr>
      <w:bookmarkStart w:id="25"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595EF2">
        <w:rPr>
          <w:b w:val="0"/>
          <w:bCs/>
          <w:i/>
          <w:iCs/>
          <w:noProof/>
        </w:rPr>
        <w:t>5</w:t>
      </w:r>
      <w:r w:rsidRPr="007301FF">
        <w:rPr>
          <w:b w:val="0"/>
          <w:bCs/>
          <w:i/>
          <w:iCs/>
        </w:rPr>
        <w:fldChar w:fldCharType="end"/>
      </w:r>
      <w:r w:rsidRPr="007301FF">
        <w:rPr>
          <w:b w:val="0"/>
          <w:bCs/>
          <w:i/>
          <w:iCs/>
        </w:rPr>
        <w:t>. att.</w:t>
      </w:r>
      <w:bookmarkEnd w:id="25"/>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5DB1F05F"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BB3C44">
        <w:fldChar w:fldCharType="begin"/>
      </w:r>
      <w:r w:rsidR="00BB3C44">
        <w:instrText xml:space="preserve"> REF _Ref40258051 \r \h </w:instrText>
      </w:r>
      <w:r w:rsidR="00BB3C44">
        <w:fldChar w:fldCharType="separate"/>
      </w:r>
      <w:r w:rsidR="00595EF2">
        <w:t>12</w:t>
      </w:r>
      <w:r w:rsidR="00BB3C44">
        <w:fldChar w:fldCharType="end"/>
      </w:r>
      <w:r w:rsidR="00C532A9">
        <w:t>].</w:t>
      </w:r>
      <w:r w:rsidR="00544927">
        <w:t xml:space="preserve"> Lai raksturotu lielos datus, bieži vien tiek izmantots “trīs V” princips: apjoms (angļu val. </w:t>
      </w:r>
      <w:r w:rsidR="00A55184">
        <w:t xml:space="preserve">- </w:t>
      </w:r>
      <w:r w:rsidR="00544927">
        <w:t>“</w:t>
      </w:r>
      <w:r w:rsidR="00544927">
        <w:rPr>
          <w:i/>
          <w:iCs/>
        </w:rPr>
        <w:t>volume</w:t>
      </w:r>
      <w:r w:rsidR="00544927">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544927">
        <w:t xml:space="preserve">), ātrums (angļu val. </w:t>
      </w:r>
      <w:r w:rsidR="00A55184">
        <w:t>-</w:t>
      </w:r>
      <w:r w:rsidR="00544927">
        <w:t>“</w:t>
      </w:r>
      <w:r w:rsidR="00544927">
        <w:rPr>
          <w:i/>
          <w:iCs/>
        </w:rPr>
        <w:t>velocity</w:t>
      </w:r>
      <w:r w:rsidR="00544927">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544927">
        <w:t>) un dažādība (angļu val.</w:t>
      </w:r>
      <w:r w:rsidR="00A55184">
        <w:t xml:space="preserve"> -</w:t>
      </w:r>
      <w:r w:rsidR="00544927">
        <w:t xml:space="preserve"> “</w:t>
      </w:r>
      <w:r w:rsidR="0007498E" w:rsidRPr="0007498E">
        <w:rPr>
          <w:i/>
          <w:iCs/>
        </w:rPr>
        <w:t>variety</w:t>
      </w:r>
      <w:r w:rsidR="00544927">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544927">
        <w:t>)</w:t>
      </w:r>
      <w:r w:rsidR="007301FF">
        <w:t xml:space="preserve"> (skat. att. </w:t>
      </w:r>
      <w:r w:rsidR="007934B0">
        <w:t>1.5.)</w:t>
      </w:r>
      <w:r w:rsidR="00803158">
        <w:t xml:space="preserve"> [</w:t>
      </w:r>
      <w:r w:rsidR="00BB3C44">
        <w:fldChar w:fldCharType="begin"/>
      </w:r>
      <w:r w:rsidR="00BB3C44">
        <w:instrText xml:space="preserve"> REF _Ref40258104 \r \h </w:instrText>
      </w:r>
      <w:r w:rsidR="00BB3C44">
        <w:fldChar w:fldCharType="separate"/>
      </w:r>
      <w:r w:rsidR="00595EF2">
        <w:t>4</w:t>
      </w:r>
      <w:r w:rsidR="00BB3C44">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595EF2">
        <w:t>1.3.1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595EF2">
        <w:t>1.3.2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595EF2">
        <w:t>1.3.3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26" w:name="_Ref39821642"/>
      <w:bookmarkStart w:id="27" w:name="_Toc41246069"/>
      <w:r>
        <w:t>Lielo datu a</w:t>
      </w:r>
      <w:r w:rsidR="00803158">
        <w:t>pjoms</w:t>
      </w:r>
      <w:bookmarkEnd w:id="26"/>
      <w:bookmarkEnd w:id="27"/>
    </w:p>
    <w:p w14:paraId="3214293F" w14:textId="7C594B7B" w:rsidR="0059033D" w:rsidRDefault="00803158" w:rsidP="009258B7">
      <w:pPr>
        <w:pStyle w:val="Teksts"/>
      </w:pPr>
      <w:r>
        <w:t xml:space="preserve">Datu </w:t>
      </w:r>
      <w:r w:rsidRPr="00077090">
        <w:t>apjoms</w:t>
      </w:r>
      <w:r>
        <w:t xml:space="preserve"> tiek noteikts pēc tā, cik daudz datu </w:t>
      </w:r>
      <w:r w:rsidR="00AE4FC1">
        <w:t xml:space="preserve">nepārtraukti </w:t>
      </w:r>
      <w:r>
        <w:t>tiek ģenerēts. Liela apjoma datus sastāda dažādu iekārtu radītie (gan ikdienā lietojamo, gan industriālo), lietojumsistēmu žurnalēšanas, klikšķu secības</w:t>
      </w:r>
      <w:r w:rsidR="00BD4C83">
        <w:t>, globālās pozicionēšanas sistēmas (GPS) un vēl dažādu citu veidu dati [</w:t>
      </w:r>
      <w:r w:rsidR="00BB3C44">
        <w:fldChar w:fldCharType="begin"/>
      </w:r>
      <w:r w:rsidR="00BB3C44">
        <w:instrText xml:space="preserve"> REF _Ref40258051 \r \h </w:instrText>
      </w:r>
      <w:r w:rsidR="00BB3C44">
        <w:fldChar w:fldCharType="separate"/>
      </w:r>
      <w:r w:rsidR="00595EF2">
        <w:t>12</w:t>
      </w:r>
      <w:r w:rsidR="00BB3C44">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w:t>
      </w:r>
      <w:r w:rsidR="009218A5">
        <w:t>.</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28" w:name="_Ref39821644"/>
      <w:bookmarkStart w:id="29" w:name="_Toc41246070"/>
      <w:r>
        <w:lastRenderedPageBreak/>
        <w:t>Lielo datu iepl</w:t>
      </w:r>
      <w:r w:rsidR="00355E0A">
        <w:t>ū</w:t>
      </w:r>
      <w:r>
        <w:t>šanas ā</w:t>
      </w:r>
      <w:r w:rsidR="0059033D">
        <w:t>trums</w:t>
      </w:r>
      <w:bookmarkEnd w:id="28"/>
      <w:bookmarkEnd w:id="29"/>
    </w:p>
    <w:p w14:paraId="5CE94443" w14:textId="1FDC5815"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BB3C44">
        <w:fldChar w:fldCharType="begin"/>
      </w:r>
      <w:r w:rsidR="00BB3C44">
        <w:instrText xml:space="preserve"> REF _Ref40257521 \r \h </w:instrText>
      </w:r>
      <w:r w:rsidR="00BB3C44">
        <w:fldChar w:fldCharType="separate"/>
      </w:r>
      <w:r w:rsidR="00595EF2">
        <w:t>25</w:t>
      </w:r>
      <w:r w:rsidR="00BB3C44">
        <w:fldChar w:fldCharType="end"/>
      </w:r>
      <w:r w:rsidR="00677601">
        <w:t>].</w:t>
      </w:r>
      <w:r w:rsidR="00355E0A">
        <w:t xml:space="preserve"> Dati var ieplūst dažādos ātrumos:</w:t>
      </w:r>
    </w:p>
    <w:p w14:paraId="2C2BC68C" w14:textId="26CDF862" w:rsidR="00355E0A" w:rsidRDefault="00355E0A" w:rsidP="00355E0A">
      <w:pPr>
        <w:pStyle w:val="Teksts"/>
        <w:numPr>
          <w:ilvl w:val="0"/>
          <w:numId w:val="22"/>
        </w:numPr>
        <w:ind w:left="851" w:hanging="284"/>
      </w:pPr>
      <w:r>
        <w:t>sēr</w:t>
      </w:r>
      <w:r w:rsidR="00EC13FB">
        <w:t>i</w:t>
      </w:r>
      <w:r>
        <w:t>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30" w:name="_Ref39821646"/>
      <w:bookmarkStart w:id="31" w:name="_Toc41246071"/>
      <w:r>
        <w:t>Lielo datu d</w:t>
      </w:r>
      <w:r w:rsidR="00677601">
        <w:t>ažādība</w:t>
      </w:r>
      <w:bookmarkEnd w:id="30"/>
      <w:bookmarkEnd w:id="31"/>
    </w:p>
    <w:p w14:paraId="1B2A2A18" w14:textId="23AB62DA"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BB3C44">
        <w:fldChar w:fldCharType="begin"/>
      </w:r>
      <w:r w:rsidR="00BB3C44">
        <w:instrText xml:space="preserve"> REF _Ref40258104 \r \h </w:instrText>
      </w:r>
      <w:r w:rsidR="00BB3C44">
        <w:fldChar w:fldCharType="separate"/>
      </w:r>
      <w:r w:rsidR="00595EF2">
        <w:t>4</w:t>
      </w:r>
      <w:r w:rsidR="00BB3C44">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613CE517"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621036">
        <w:t>]</w:t>
      </w:r>
      <w:r w:rsidR="00621036" w:rsidRPr="00621036">
        <w:t>.</w:t>
      </w:r>
    </w:p>
    <w:p w14:paraId="55BCA08E" w14:textId="0567D5F3"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BB3C44">
        <w:fldChar w:fldCharType="begin"/>
      </w:r>
      <w:r w:rsidR="00BB3C44">
        <w:instrText xml:space="preserve"> REF _Ref40258051 \r \h </w:instrText>
      </w:r>
      <w:r w:rsidR="00BB3C44">
        <w:fldChar w:fldCharType="separate"/>
      </w:r>
      <w:r w:rsidR="00595EF2">
        <w:t>12</w:t>
      </w:r>
      <w:r w:rsidR="00BB3C44">
        <w:fldChar w:fldCharType="end"/>
      </w:r>
      <w:r w:rsidR="007723DE">
        <w:t>].</w:t>
      </w:r>
    </w:p>
    <w:p w14:paraId="5D13433E" w14:textId="327BAE83"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rsidR="00BB3C44">
        <w:fldChar w:fldCharType="begin"/>
      </w:r>
      <w:r w:rsidR="00BB3C44">
        <w:instrText xml:space="preserve"> REF _Ref40258051 \r \h </w:instrText>
      </w:r>
      <w:r w:rsidR="00BB3C44">
        <w:fldChar w:fldCharType="separate"/>
      </w:r>
      <w:r w:rsidR="00595EF2">
        <w:t>12</w:t>
      </w:r>
      <w:r w:rsidR="00BB3C44">
        <w:fldChar w:fldCharType="end"/>
      </w:r>
      <w:r>
        <w:t xml:space="preserve">, </w:t>
      </w:r>
      <w:r w:rsidR="00BB3C44">
        <w:fldChar w:fldCharType="begin"/>
      </w:r>
      <w:r w:rsidR="00BB3C44">
        <w:instrText xml:space="preserve"> REF _Ref40257521 \r \h </w:instrText>
      </w:r>
      <w:r w:rsidR="00BB3C44">
        <w:fldChar w:fldCharType="separate"/>
      </w:r>
      <w:r w:rsidR="00595EF2">
        <w:t>25</w:t>
      </w:r>
      <w:r w:rsidR="00BB3C44">
        <w:fldChar w:fldCharType="end"/>
      </w:r>
      <w:r>
        <w:t>].</w:t>
      </w:r>
    </w:p>
    <w:p w14:paraId="64F5A545" w14:textId="0A0F0597" w:rsidR="00FA6340" w:rsidRDefault="00FA6340" w:rsidP="00B233BE">
      <w:pPr>
        <w:pStyle w:val="Teksts"/>
      </w:pPr>
      <w:r>
        <w:t xml:space="preserve">Apstrādājot datus, jārēķinās ar visām iepriekšminētajām lielo datu īpašībām. Lai dažādas struktūras, apjoma un kvalitātes datus novietotu datu noliktavā tālākai analīzei, tiek veidoti ETL (angļu val. </w:t>
      </w:r>
      <w:r w:rsidR="00282A66">
        <w:t xml:space="preserve">- </w:t>
      </w:r>
      <w:r>
        <w:t>“</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t xml:space="preserve">) procesi, kas aprakstīti nodaļā </w:t>
      </w:r>
      <w:r>
        <w:fldChar w:fldCharType="begin"/>
      </w:r>
      <w:r>
        <w:instrText xml:space="preserve"> REF _Ref39057473 \r \h </w:instrText>
      </w:r>
      <w:r>
        <w:fldChar w:fldCharType="separate"/>
      </w:r>
      <w:r w:rsidR="00595EF2">
        <w:t>1.4</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32" w:name="_Toc41246072"/>
      <w:r>
        <w:lastRenderedPageBreak/>
        <w:t>Lielie dati datu noliktav</w:t>
      </w:r>
      <w:r w:rsidR="00FC6EE3">
        <w:t>u kontekstā</w:t>
      </w:r>
      <w:bookmarkEnd w:id="32"/>
    </w:p>
    <w:p w14:paraId="23AF6708" w14:textId="6EE2A887"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B3C44">
        <w:fldChar w:fldCharType="begin"/>
      </w:r>
      <w:r w:rsidR="00BB3C44">
        <w:instrText xml:space="preserve"> REF _Ref40258213 \r \h </w:instrText>
      </w:r>
      <w:r w:rsidR="00BB3C44">
        <w:fldChar w:fldCharType="separate"/>
      </w:r>
      <w:r w:rsidR="00595EF2">
        <w:t>7</w:t>
      </w:r>
      <w:r w:rsidR="00BB3C44">
        <w:fldChar w:fldCharType="end"/>
      </w:r>
      <w:r>
        <w:t>].</w:t>
      </w:r>
      <w:r w:rsidR="00B177A1">
        <w:t xml:space="preserve"> </w:t>
      </w:r>
    </w:p>
    <w:p w14:paraId="391E718F" w14:textId="1CE707DB"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B3C44">
        <w:fldChar w:fldCharType="begin"/>
      </w:r>
      <w:r w:rsidR="00BB3C44">
        <w:instrText xml:space="preserve"> REF _Ref40258221 \r \h </w:instrText>
      </w:r>
      <w:r w:rsidR="00BB3C44">
        <w:fldChar w:fldCharType="separate"/>
      </w:r>
      <w:r w:rsidR="00595EF2">
        <w:t>19</w:t>
      </w:r>
      <w:r w:rsidR="00BB3C44">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rsidR="00BB3C44">
        <w:fldChar w:fldCharType="begin"/>
      </w:r>
      <w:r w:rsidR="00BB3C44">
        <w:instrText xml:space="preserve"> REF _Ref40258232 \r \h </w:instrText>
      </w:r>
      <w:r w:rsidR="00BB3C44">
        <w:fldChar w:fldCharType="separate"/>
      </w:r>
      <w:r w:rsidR="00595EF2">
        <w:t>5</w:t>
      </w:r>
      <w:r w:rsidR="00BB3C44">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BB3C44">
        <w:fldChar w:fldCharType="begin"/>
      </w:r>
      <w:r w:rsidR="00BB3C44">
        <w:instrText xml:space="preserve"> REF _Ref40258244 \r \h </w:instrText>
      </w:r>
      <w:r w:rsidR="00BB3C44">
        <w:fldChar w:fldCharType="separate"/>
      </w:r>
      <w:r w:rsidR="00595EF2">
        <w:t>27</w:t>
      </w:r>
      <w:r w:rsidR="00BB3C44">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BB3C44">
        <w:fldChar w:fldCharType="begin"/>
      </w:r>
      <w:r w:rsidR="00BB3C44">
        <w:instrText xml:space="preserve"> REF _Ref40258253 \r \h </w:instrText>
      </w:r>
      <w:r w:rsidR="00BB3C44">
        <w:fldChar w:fldCharType="separate"/>
      </w:r>
      <w:r w:rsidR="00595EF2">
        <w:t>24</w:t>
      </w:r>
      <w:r w:rsidR="00BB3C44">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BB3C44">
        <w:fldChar w:fldCharType="begin"/>
      </w:r>
      <w:r w:rsidR="00BB3C44">
        <w:instrText xml:space="preserve"> REF _Ref40258244 \r \h </w:instrText>
      </w:r>
      <w:r w:rsidR="00BB3C44">
        <w:fldChar w:fldCharType="separate"/>
      </w:r>
      <w:r w:rsidR="00595EF2">
        <w:t>27</w:t>
      </w:r>
      <w:r w:rsidR="00BB3C44">
        <w:fldChar w:fldCharType="end"/>
      </w:r>
      <w:r w:rsidR="000B4C45">
        <w:t>].</w:t>
      </w:r>
    </w:p>
    <w:p w14:paraId="05DE6093" w14:textId="390FC1FB"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w:t>
      </w:r>
      <w:r w:rsidR="00826B32">
        <w:t>s</w:t>
      </w:r>
      <w:r>
        <w:t xml:space="preserve"> vienlīdz darbojas gan </w:t>
      </w:r>
      <w:r>
        <w:rPr>
          <w:i/>
          <w:iCs/>
        </w:rPr>
        <w:t>Apache Hadoop</w:t>
      </w:r>
      <w:r>
        <w:t>, gan tradicionālās datu noliktavas [</w:t>
      </w:r>
      <w:r w:rsidR="00BB3C44">
        <w:fldChar w:fldCharType="begin"/>
      </w:r>
      <w:r w:rsidR="00BB3C44">
        <w:instrText xml:space="preserve"> REF _Ref40258232 \r \h </w:instrText>
      </w:r>
      <w:r w:rsidR="00BB3C44">
        <w:fldChar w:fldCharType="separate"/>
      </w:r>
      <w:r w:rsidR="00595EF2">
        <w:t>5</w:t>
      </w:r>
      <w:r w:rsidR="00BB3C44">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33" w:name="_Ref39057473"/>
      <w:bookmarkStart w:id="34" w:name="_Toc41246073"/>
      <w:r w:rsidR="008020AD">
        <w:t>ETL procesi</w:t>
      </w:r>
      <w:bookmarkEnd w:id="33"/>
      <w:bookmarkEnd w:id="34"/>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lastRenderedPageBreak/>
        <w:t>ierakstu apvienošana;</w:t>
      </w:r>
    </w:p>
    <w:p w14:paraId="50BDBB01" w14:textId="69610AE8" w:rsidR="00077090" w:rsidRDefault="00077090" w:rsidP="00077090">
      <w:pPr>
        <w:pStyle w:val="Teksts"/>
        <w:numPr>
          <w:ilvl w:val="0"/>
          <w:numId w:val="15"/>
        </w:numPr>
      </w:pPr>
      <w:r>
        <w:t>nevajadzīgu vai lieku datu dzēšana [</w:t>
      </w:r>
      <w:r w:rsidR="00BB3C44">
        <w:fldChar w:fldCharType="begin"/>
      </w:r>
      <w:r w:rsidR="00BB3C44">
        <w:instrText xml:space="preserve"> REF _Ref40257612 \r \h </w:instrText>
      </w:r>
      <w:r w:rsidR="00BB3C44">
        <w:fldChar w:fldCharType="separate"/>
      </w:r>
      <w:r w:rsidR="00595EF2">
        <w:t>9</w:t>
      </w:r>
      <w:r w:rsidR="00BB3C44">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7E20B6CC" w:rsidR="00E57272" w:rsidRDefault="00E57272" w:rsidP="00E57272">
      <w:pPr>
        <w:pStyle w:val="attlavirsraksts"/>
      </w:pPr>
      <w:bookmarkStart w:id="35"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595EF2">
        <w:rPr>
          <w:b w:val="0"/>
          <w:bCs/>
          <w:i/>
          <w:iCs/>
          <w:noProof/>
        </w:rPr>
        <w:t>6</w:t>
      </w:r>
      <w:r w:rsidRPr="00E57272">
        <w:rPr>
          <w:b w:val="0"/>
          <w:bCs/>
          <w:i/>
          <w:iCs/>
        </w:rPr>
        <w:fldChar w:fldCharType="end"/>
      </w:r>
      <w:r w:rsidRPr="00E57272">
        <w:rPr>
          <w:b w:val="0"/>
          <w:bCs/>
          <w:i/>
          <w:iCs/>
        </w:rPr>
        <w:t>. att.</w:t>
      </w:r>
      <w:bookmarkEnd w:id="35"/>
      <w:r>
        <w:t xml:space="preserve"> ETL procesi datu pārveidošanā ievietošanai datu noliktavā</w:t>
      </w:r>
      <w:r w:rsidR="00391BD4">
        <w:t xml:space="preserve"> [</w:t>
      </w:r>
      <w:r w:rsidR="00BB3C44">
        <w:fldChar w:fldCharType="begin"/>
      </w:r>
      <w:r w:rsidR="00BB3C44">
        <w:instrText xml:space="preserve"> REF _Ref40257612 \r \h </w:instrText>
      </w:r>
      <w:r w:rsidR="00BB3C44">
        <w:fldChar w:fldCharType="separate"/>
      </w:r>
      <w:r w:rsidR="00595EF2">
        <w:t>9</w:t>
      </w:r>
      <w:r w:rsidR="00BB3C44">
        <w:fldChar w:fldCharType="end"/>
      </w:r>
      <w:r w:rsidR="00391BD4">
        <w:t>]</w:t>
      </w:r>
    </w:p>
    <w:p w14:paraId="77639E37" w14:textId="77777777" w:rsidR="009258B7" w:rsidRDefault="009258B7" w:rsidP="00E57272">
      <w:pPr>
        <w:pStyle w:val="attlavirsraksts"/>
      </w:pPr>
    </w:p>
    <w:p w14:paraId="54272F7E" w14:textId="66BD3B64" w:rsidR="000A696B" w:rsidRDefault="000A696B" w:rsidP="000A696B">
      <w:pPr>
        <w:pStyle w:val="Teksts"/>
        <w:rPr>
          <w:ins w:id="36" w:author="Lauma Svilpe" w:date="2020-05-24T09:17:00Z"/>
        </w:rPr>
      </w:pPr>
      <w:r>
        <w:t xml:space="preserve">ETL procesi ir kā pāreja starp datiem no dažādiem ārējiem avotiem uz datu noliktavu (skat. att. </w:t>
      </w:r>
      <w:r w:rsidR="007934B0">
        <w:t>1.6.)</w:t>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rsidR="00595EF2">
        <w:t>1.4.1</w:t>
      </w:r>
      <w:r>
        <w:fldChar w:fldCharType="end"/>
      </w:r>
      <w:r>
        <w:t xml:space="preserve">., </w:t>
      </w:r>
      <w:r>
        <w:fldChar w:fldCharType="begin"/>
      </w:r>
      <w:r>
        <w:instrText xml:space="preserve"> REF _Ref39060291 \r \h </w:instrText>
      </w:r>
      <w:r>
        <w:fldChar w:fldCharType="separate"/>
      </w:r>
      <w:r w:rsidR="00595EF2">
        <w:t>1.4.2</w:t>
      </w:r>
      <w:r>
        <w:fldChar w:fldCharType="end"/>
      </w:r>
      <w:r>
        <w:t xml:space="preserve">. un </w:t>
      </w:r>
      <w:r>
        <w:fldChar w:fldCharType="begin"/>
      </w:r>
      <w:r>
        <w:instrText xml:space="preserve"> REF _Ref39060292 \r \h </w:instrText>
      </w:r>
      <w:r>
        <w:fldChar w:fldCharType="separate"/>
      </w:r>
      <w:r w:rsidR="00595EF2">
        <w:t>1.4.3</w:t>
      </w:r>
      <w:r>
        <w:fldChar w:fldCharType="end"/>
      </w:r>
      <w:r>
        <w:t>.</w:t>
      </w:r>
    </w:p>
    <w:p w14:paraId="261AD05A" w14:textId="77777777" w:rsidR="00E95569" w:rsidRDefault="00E95569" w:rsidP="000A696B">
      <w:pPr>
        <w:pStyle w:val="Teksts"/>
      </w:pPr>
    </w:p>
    <w:p w14:paraId="7A8BF4EF" w14:textId="342978A0" w:rsidR="000A696B" w:rsidRDefault="000A696B" w:rsidP="00276DA8">
      <w:pPr>
        <w:pStyle w:val="apak-apaknodvirsr"/>
        <w:numPr>
          <w:ilvl w:val="2"/>
          <w:numId w:val="1"/>
        </w:numPr>
        <w:ind w:left="1843" w:hanging="709"/>
      </w:pPr>
      <w:bookmarkStart w:id="37" w:name="_Ref39060289"/>
      <w:bookmarkStart w:id="38" w:name="_Toc41246074"/>
      <w:r>
        <w:lastRenderedPageBreak/>
        <w:t>Ievākšana</w:t>
      </w:r>
      <w:bookmarkEnd w:id="37"/>
      <w:bookmarkEnd w:id="38"/>
    </w:p>
    <w:p w14:paraId="34554C39" w14:textId="32BB1DA6"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rsidR="00BB3C44">
        <w:fldChar w:fldCharType="begin"/>
      </w:r>
      <w:r w:rsidR="00BB3C44">
        <w:instrText xml:space="preserve"> REF _Ref40258358 \r \h </w:instrText>
      </w:r>
      <w:r w:rsidR="00BB3C44">
        <w:fldChar w:fldCharType="separate"/>
      </w:r>
      <w:r w:rsidR="00595EF2">
        <w:t>13</w:t>
      </w:r>
      <w:r w:rsidR="00BB3C44">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BB3C44">
        <w:fldChar w:fldCharType="begin"/>
      </w:r>
      <w:r w:rsidR="00BB3C44">
        <w:instrText xml:space="preserve"> REF _Ref40258379 \r \h </w:instrText>
      </w:r>
      <w:r w:rsidR="00BB3C44">
        <w:fldChar w:fldCharType="separate"/>
      </w:r>
      <w:r w:rsidR="00595EF2">
        <w:t>17</w:t>
      </w:r>
      <w:r w:rsidR="00BB3C44">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39" w:name="_Ref39060291"/>
      <w:bookmarkStart w:id="40" w:name="_Toc41246075"/>
      <w:r>
        <w:t>Transformācija</w:t>
      </w:r>
      <w:bookmarkEnd w:id="39"/>
      <w:bookmarkEnd w:id="40"/>
    </w:p>
    <w:p w14:paraId="559E1ABF" w14:textId="2D87B62F"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w:t>
      </w:r>
      <w:r w:rsidR="00826B32">
        <w:t>arp</w:t>
      </w:r>
      <w:r w:rsidR="00CF1CD4">
        <w:t>rezultāts (tipiski tie ir kādi jauni metadati vai transformētas datu kopas</w:t>
      </w:r>
      <w:r w:rsidR="00843A95">
        <w:t>)</w:t>
      </w:r>
      <w:r w:rsidR="00CF1CD4">
        <w:t xml:space="preserve"> [</w:t>
      </w:r>
      <w:r w:rsidR="00BB3C44">
        <w:fldChar w:fldCharType="begin"/>
      </w:r>
      <w:r w:rsidR="00BB3C44">
        <w:instrText xml:space="preserve"> REF _Ref40258051 \r \h </w:instrText>
      </w:r>
      <w:r w:rsidR="00BB3C44">
        <w:fldChar w:fldCharType="separate"/>
      </w:r>
      <w:r w:rsidR="00595EF2">
        <w:t>12</w:t>
      </w:r>
      <w:r w:rsidR="00BB3C44">
        <w:fldChar w:fldCharType="end"/>
      </w:r>
      <w:r w:rsidR="00CF1CD4">
        <w:t>].</w:t>
      </w:r>
    </w:p>
    <w:p w14:paraId="674C2250" w14:textId="24941BC2" w:rsidR="00CF1CD4" w:rsidRDefault="22F6A669" w:rsidP="001161A3">
      <w:pPr>
        <w:pStyle w:val="Teksts"/>
      </w:pPr>
      <w:r>
        <w:t>Būtībā datu trans</w:t>
      </w:r>
      <w:ins w:id="41" w:author="Alise Maru" w:date="2020-05-23T10:41:00Z">
        <w:r>
          <w:t>f</w:t>
        </w:r>
      </w:ins>
      <w:r>
        <w:t>ormācijas fāzē tiek atrisināta datu neviendabīguma problēma. Par neviendabīgiem sauc jebkādus datus, kuriem ir dažādi datu tipi un formāti [</w:t>
      </w:r>
      <w:r w:rsidR="00CF1CD4">
        <w:fldChar w:fldCharType="begin"/>
      </w:r>
      <w:r w:rsidR="00CF1CD4">
        <w:instrText xml:space="preserve"> REF _Ref40258403 \r \h </w:instrText>
      </w:r>
      <w:r w:rsidR="00CF1CD4">
        <w:fldChar w:fldCharType="separate"/>
      </w:r>
      <w:r w:rsidR="00595EF2">
        <w:t>28</w:t>
      </w:r>
      <w:r w:rsidR="00CF1CD4">
        <w:fldChar w:fldCharType="end"/>
      </w:r>
      <w:r>
        <w:t>], bet datu noliktavu kontekstā tie ir dati, kuri ir iegūti no atšķirīgiem avotiem, taču tiek uzkrāti un attēloti vienotā stilā [</w:t>
      </w:r>
      <w:r w:rsidR="00CF1CD4">
        <w:fldChar w:fldCharType="begin"/>
      </w:r>
      <w:r w:rsidR="00CF1CD4">
        <w:instrText xml:space="preserve"> REF _Ref40258416 \r \h </w:instrText>
      </w:r>
      <w:r w:rsidR="00CF1CD4">
        <w:fldChar w:fldCharType="separate"/>
      </w:r>
      <w:r w:rsidR="00595EF2">
        <w:t>2</w:t>
      </w:r>
      <w:r w:rsidR="00CF1CD4">
        <w:fldChar w:fldCharType="end"/>
      </w:r>
      <w:r>
        <w:t>]. Pamatuzdevumi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1F4317E" w:rsidR="006566A9" w:rsidRDefault="007044B7" w:rsidP="006566A9">
      <w:pPr>
        <w:pStyle w:val="Teksts"/>
        <w:numPr>
          <w:ilvl w:val="0"/>
          <w:numId w:val="16"/>
        </w:numPr>
      </w:pPr>
      <w:r>
        <w:t>konvertācija – tiek veiktas plašas datu lauku izmaiņas, lai standartizētu datu ieguvi no atšķirīgiem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642A0B69"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BB3C44">
        <w:fldChar w:fldCharType="begin"/>
      </w:r>
      <w:r w:rsidR="00BB3C44">
        <w:instrText xml:space="preserve"> REF _Ref40257802 \r \h </w:instrText>
      </w:r>
      <w:r w:rsidR="00BB3C44">
        <w:fldChar w:fldCharType="separate"/>
      </w:r>
      <w:r w:rsidR="00595EF2">
        <w:t>16</w:t>
      </w:r>
      <w:r w:rsidR="00BB3C44">
        <w:fldChar w:fldCharType="end"/>
      </w:r>
      <w:r>
        <w:t>].</w:t>
      </w:r>
    </w:p>
    <w:p w14:paraId="23A58270" w14:textId="41D1F297" w:rsidR="003964EF" w:rsidRDefault="00F80615" w:rsidP="00276DA8">
      <w:pPr>
        <w:pStyle w:val="apak-apaknodvirsr"/>
        <w:numPr>
          <w:ilvl w:val="2"/>
          <w:numId w:val="1"/>
        </w:numPr>
        <w:ind w:left="1843" w:hanging="709"/>
      </w:pPr>
      <w:bookmarkStart w:id="42" w:name="_Ref39060292"/>
      <w:bookmarkStart w:id="43" w:name="_Toc41246076"/>
      <w:r>
        <w:t>Ievietošana</w:t>
      </w:r>
      <w:r w:rsidR="000A696B">
        <w:t xml:space="preserve"> datu noliktavā</w:t>
      </w:r>
      <w:bookmarkEnd w:id="42"/>
      <w:bookmarkEnd w:id="43"/>
    </w:p>
    <w:p w14:paraId="33580E5E" w14:textId="1A88EE8B"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rsidR="00BB3C44">
        <w:fldChar w:fldCharType="begin"/>
      </w:r>
      <w:r w:rsidR="00BB3C44">
        <w:instrText xml:space="preserve"> REF _Ref40258517 \r \h </w:instrText>
      </w:r>
      <w:r w:rsidR="00BB3C44">
        <w:fldChar w:fldCharType="separate"/>
      </w:r>
      <w:r w:rsidR="00595EF2">
        <w:t>10</w:t>
      </w:r>
      <w:r w:rsidR="00BB3C44">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69CD62A0" w:rsidR="00EC445F" w:rsidRDefault="00EC445F" w:rsidP="00EC445F">
      <w:pPr>
        <w:pStyle w:val="attlavirsraksts"/>
      </w:pPr>
      <w:bookmarkStart w:id="44"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595EF2">
        <w:rPr>
          <w:b w:val="0"/>
          <w:bCs/>
          <w:i/>
          <w:iCs/>
          <w:noProof/>
        </w:rPr>
        <w:t>7</w:t>
      </w:r>
      <w:r w:rsidRPr="00EC445F">
        <w:rPr>
          <w:b w:val="0"/>
          <w:bCs/>
          <w:i/>
          <w:iCs/>
        </w:rPr>
        <w:fldChar w:fldCharType="end"/>
      </w:r>
      <w:r w:rsidRPr="00EC445F">
        <w:rPr>
          <w:b w:val="0"/>
          <w:bCs/>
          <w:i/>
          <w:iCs/>
        </w:rPr>
        <w:t>.att.</w:t>
      </w:r>
      <w:bookmarkEnd w:id="44"/>
      <w:r>
        <w:t xml:space="preserve"> Datu ievietošanas datu noliktavā veidi</w:t>
      </w:r>
      <w:r w:rsidR="00990F0E">
        <w:t xml:space="preserve"> [</w:t>
      </w:r>
      <w:r w:rsidR="00BB3C44">
        <w:fldChar w:fldCharType="begin"/>
      </w:r>
      <w:r w:rsidR="00BB3C44">
        <w:instrText xml:space="preserve"> REF _Ref40257802 \r \h </w:instrText>
      </w:r>
      <w:r w:rsidR="00BB3C44">
        <w:fldChar w:fldCharType="separate"/>
      </w:r>
      <w:r w:rsidR="00595EF2">
        <w:t>16</w:t>
      </w:r>
      <w:r w:rsidR="00BB3C44">
        <w:fldChar w:fldCharType="end"/>
      </w:r>
      <w:r w:rsidR="00990F0E">
        <w:t>]</w:t>
      </w:r>
    </w:p>
    <w:p w14:paraId="34AA1238" w14:textId="77777777" w:rsidR="00185239" w:rsidRDefault="00185239" w:rsidP="00EC445F">
      <w:pPr>
        <w:pStyle w:val="attlavirsraksts"/>
      </w:pPr>
    </w:p>
    <w:p w14:paraId="7AC9CE88" w14:textId="415804B4" w:rsidR="007044B7" w:rsidRDefault="007044B7" w:rsidP="007044B7">
      <w:pPr>
        <w:pStyle w:val="Teksts"/>
      </w:pPr>
      <w:r>
        <w:t>Pirms nonākšanas datu noliktavā dati atrodas izstādīšanas fāzē (angļu val.</w:t>
      </w:r>
      <w:r w:rsidR="006A492C">
        <w:t xml:space="preserve"> -</w:t>
      </w:r>
      <w:r>
        <w:t xml:space="preserve"> “</w:t>
      </w:r>
      <w:r>
        <w:rPr>
          <w:i/>
          <w:iCs/>
        </w:rPr>
        <w:t>staging phase</w:t>
      </w:r>
      <w:r>
        <w:t>”</w:t>
      </w:r>
      <w:r w:rsidR="00EB02F9">
        <w:t xml:space="preserve"> [</w:t>
      </w:r>
      <w:r w:rsidR="00BB3C44">
        <w:fldChar w:fldCharType="begin"/>
      </w:r>
      <w:r w:rsidR="00BB3C44">
        <w:instrText xml:space="preserve"> REF _Ref40257662 \r \h </w:instrText>
      </w:r>
      <w:r w:rsidR="00BB3C44">
        <w:fldChar w:fldCharType="separate"/>
      </w:r>
      <w:r w:rsidR="00595EF2">
        <w:t>1</w:t>
      </w:r>
      <w:r w:rsidR="00BB3C44">
        <w:fldChar w:fldCharType="end"/>
      </w:r>
      <w:r w:rsidR="00EB02F9">
        <w:t>]</w:t>
      </w:r>
      <w:r>
        <w:t xml:space="preserve">), kur tie tiek transformēti. Pēc tam datu noliktavā </w:t>
      </w:r>
      <w:r w:rsidR="00843A95">
        <w:t>tie</w:t>
      </w:r>
      <w:r>
        <w:t xml:space="preserve"> var tikt ievietoti četros pamatveidos (skat. att. </w:t>
      </w:r>
      <w:r w:rsidR="007934B0">
        <w:t>1.7.)</w:t>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2689D8A2"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BB3C44">
        <w:fldChar w:fldCharType="begin"/>
      </w:r>
      <w:r w:rsidR="00BB3C44">
        <w:instrText xml:space="preserve"> REF _Ref40257802 \r \h </w:instrText>
      </w:r>
      <w:r w:rsidR="00BB3C44">
        <w:fldChar w:fldCharType="separate"/>
      </w:r>
      <w:r w:rsidR="00595EF2">
        <w:t>16</w:t>
      </w:r>
      <w:r w:rsidR="00BB3C44">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27A3C0A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BB3C44">
        <w:fldChar w:fldCharType="begin"/>
      </w:r>
      <w:r w:rsidR="00BB3C44">
        <w:instrText xml:space="preserve"> REF _Ref40257802 \r \h </w:instrText>
      </w:r>
      <w:r w:rsidR="00BB3C44">
        <w:fldChar w:fldCharType="separate"/>
      </w:r>
      <w:r w:rsidR="00595EF2">
        <w:t>16</w:t>
      </w:r>
      <w:r w:rsidR="00BB3C44">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605114E6"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rsidR="00BB3C44">
        <w:fldChar w:fldCharType="begin"/>
      </w:r>
      <w:r w:rsidR="00BB3C44">
        <w:instrText xml:space="preserve"> REF _Ref40257802 \r \h </w:instrText>
      </w:r>
      <w:r w:rsidR="00BB3C44">
        <w:fldChar w:fldCharType="separate"/>
      </w:r>
      <w:r w:rsidR="00595EF2">
        <w:t>16</w:t>
      </w:r>
      <w:r w:rsidR="00BB3C44">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6B7995EF"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rsidR="00BB3C44">
        <w:fldChar w:fldCharType="begin"/>
      </w:r>
      <w:r w:rsidR="00BB3C44">
        <w:instrText xml:space="preserve"> REF _Ref40257802 \r \h </w:instrText>
      </w:r>
      <w:r w:rsidR="00BB3C44">
        <w:fldChar w:fldCharType="separate"/>
      </w:r>
      <w:r w:rsidR="00595EF2">
        <w:t>16</w:t>
      </w:r>
      <w:r w:rsidR="00BB3C44">
        <w:fldChar w:fldCharType="end"/>
      </w:r>
      <w:r>
        <w:t>].</w:t>
      </w:r>
      <w:r w:rsidR="00731EAF">
        <w:br w:type="page"/>
      </w:r>
    </w:p>
    <w:p w14:paraId="31CF31B0" w14:textId="7286EF0E" w:rsidR="00816EC0" w:rsidRDefault="008020AD" w:rsidP="00D43BC4">
      <w:pPr>
        <w:pStyle w:val="nodaasvirsraksts"/>
        <w:numPr>
          <w:ilvl w:val="0"/>
          <w:numId w:val="1"/>
        </w:numPr>
        <w:ind w:left="426"/>
      </w:pPr>
      <w:bookmarkStart w:id="45" w:name="_Toc41246077"/>
      <w:r>
        <w:lastRenderedPageBreak/>
        <w:t>Datu avotu evolūcijas sistēma</w:t>
      </w:r>
      <w:bookmarkEnd w:id="45"/>
    </w:p>
    <w:p w14:paraId="3D8DD8E2" w14:textId="24D2F1C7"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595EF2">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595EF2">
        <w:t>2.2</w:t>
      </w:r>
      <w:r w:rsidR="00375AAB">
        <w:fldChar w:fldCharType="end"/>
      </w:r>
      <w:r w:rsidR="00375AAB">
        <w:t>.</w:t>
      </w:r>
    </w:p>
    <w:p w14:paraId="10836988" w14:textId="3E2EBE0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rsidR="00595EF2">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46" w:name="_Ref39327247"/>
      <w:bookmarkStart w:id="47" w:name="_Toc41246078"/>
      <w:r>
        <w:t>Arhitektūra</w:t>
      </w:r>
      <w:bookmarkEnd w:id="46"/>
      <w:bookmarkEnd w:id="47"/>
    </w:p>
    <w:p w14:paraId="4B5BF997" w14:textId="464EF01D"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75845684" w:rsidR="008020AD" w:rsidRDefault="00EC0036" w:rsidP="00EC0036">
      <w:pPr>
        <w:pStyle w:val="attlavirsraksts"/>
      </w:pPr>
      <w:bookmarkStart w:id="48" w:name="_Ref39573421"/>
      <w:r w:rsidRPr="00EC0036">
        <w:rPr>
          <w:b w:val="0"/>
          <w:bCs/>
          <w:i/>
          <w:iCs/>
        </w:rPr>
        <w:t>2.</w:t>
      </w:r>
      <w:r w:rsidR="009D7378">
        <w:rPr>
          <w:b w:val="0"/>
          <w:bCs/>
          <w:i/>
          <w:iCs/>
        </w:rPr>
        <w:t>1</w:t>
      </w:r>
      <w:r w:rsidRPr="00EC0036">
        <w:rPr>
          <w:b w:val="0"/>
          <w:bCs/>
          <w:i/>
          <w:iCs/>
        </w:rPr>
        <w:t>. att.</w:t>
      </w:r>
      <w:bookmarkEnd w:id="48"/>
      <w:r>
        <w:t xml:space="preserve"> Datu avotu evolūcijas sistēmas arhitektūra</w:t>
      </w:r>
      <w:r w:rsidR="004354AA">
        <w:t xml:space="preserve"> [</w:t>
      </w:r>
      <w:r w:rsidR="00BB3C44">
        <w:fldChar w:fldCharType="begin"/>
      </w:r>
      <w:r w:rsidR="00BB3C44">
        <w:instrText xml:space="preserve"> REF _Ref40258632 \r \h </w:instrText>
      </w:r>
      <w:r w:rsidR="00BB3C44">
        <w:fldChar w:fldCharType="separate"/>
      </w:r>
      <w:r w:rsidR="00595EF2">
        <w:t>23</w:t>
      </w:r>
      <w:r w:rsidR="00BB3C44">
        <w:fldChar w:fldCharType="end"/>
      </w:r>
      <w:r w:rsidR="004354AA">
        <w:t>]</w:t>
      </w:r>
    </w:p>
    <w:p w14:paraId="16AE5E41" w14:textId="3AAEFAFE" w:rsidR="00EC0036" w:rsidRDefault="00EC0036" w:rsidP="00EC0036">
      <w:pPr>
        <w:pStyle w:val="Teksts"/>
      </w:pPr>
    </w:p>
    <w:p w14:paraId="65DFBECF" w14:textId="79B30EF2" w:rsidR="00EC0036" w:rsidRDefault="00EC0036" w:rsidP="00EC0036">
      <w:pPr>
        <w:pStyle w:val="Teksts"/>
      </w:pPr>
      <w:r>
        <w:t xml:space="preserve">Datu avotu evolūcijas sistēmas arhitektūras (skat. att. </w:t>
      </w:r>
      <w:r w:rsidR="007934B0">
        <w:t>2.1.</w:t>
      </w:r>
      <w:r w:rsidR="006A492C">
        <w:t xml:space="preserve"> </w:t>
      </w:r>
      <w:r>
        <w:t>– adaptēts un latviskots no</w:t>
      </w:r>
      <w:r w:rsidR="00094101">
        <w:t xml:space="preserve"> [</w:t>
      </w:r>
      <w:r w:rsidR="00BB3C44">
        <w:fldChar w:fldCharType="begin"/>
      </w:r>
      <w:r w:rsidR="00BB3C44">
        <w:instrText xml:space="preserve"> REF _Ref40258632 \r \h </w:instrText>
      </w:r>
      <w:r w:rsidR="00BB3C44">
        <w:fldChar w:fldCharType="separate"/>
      </w:r>
      <w:r w:rsidR="00595EF2">
        <w:t>23</w:t>
      </w:r>
      <w:r w:rsidR="00BB3C44">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 xml:space="preserve">OLAP </w:t>
      </w:r>
      <w:r w:rsidR="00884E46" w:rsidRPr="00884E46">
        <w:t>kubiem</w:t>
      </w:r>
      <w:r w:rsidR="00884E46">
        <w:t xml:space="preserve"> (angļu val. – “</w:t>
      </w:r>
      <w:r w:rsidR="00884E46">
        <w:rPr>
          <w:i/>
          <w:iCs/>
        </w:rPr>
        <w:t>OLAP cubes</w:t>
      </w:r>
      <w:r w:rsidR="00884E46">
        <w:t>” [</w:t>
      </w:r>
      <w:r w:rsidR="00884E46">
        <w:fldChar w:fldCharType="begin"/>
      </w:r>
      <w:r w:rsidR="00884E46">
        <w:instrText xml:space="preserve"> REF _Ref40257662 \r \h </w:instrText>
      </w:r>
      <w:r w:rsidR="00884E46">
        <w:fldChar w:fldCharType="separate"/>
      </w:r>
      <w:r w:rsidR="00595EF2">
        <w:t>1</w:t>
      </w:r>
      <w:r w:rsidR="00884E46">
        <w:fldChar w:fldCharType="end"/>
      </w:r>
      <w:r w:rsidR="00884E46">
        <w:t>])</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595EF2">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595EF2">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595EF2">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595EF2">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49" w:name="_Ref39574053"/>
      <w:bookmarkStart w:id="50" w:name="_Toc41246079"/>
      <w:r>
        <w:t>Datu avotu līmenis</w:t>
      </w:r>
      <w:bookmarkEnd w:id="49"/>
      <w:bookmarkEnd w:id="50"/>
    </w:p>
    <w:p w14:paraId="4A35F09C" w14:textId="3587C4B0" w:rsidR="00FE49D7" w:rsidRDefault="00BD0155" w:rsidP="00FE49D7">
      <w:pPr>
        <w:pStyle w:val="Teksts"/>
      </w:pPr>
      <w:r>
        <w:t>Datu avotu līmenī neviendabīgi dati tiek iegūti no dažādiem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2960FC79"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D731B2">
        <w:fldChar w:fldCharType="begin"/>
      </w:r>
      <w:r w:rsidR="00D731B2">
        <w:instrText xml:space="preserve"> REF _Ref40257662 \r \h </w:instrText>
      </w:r>
      <w:r w:rsidR="00D731B2">
        <w:fldChar w:fldCharType="separate"/>
      </w:r>
      <w:r w:rsidR="00595EF2">
        <w:t>1</w:t>
      </w:r>
      <w:r w:rsidR="00D731B2">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D731B2">
        <w:fldChar w:fldCharType="begin"/>
      </w:r>
      <w:r w:rsidR="00D731B2">
        <w:instrText xml:space="preserve"> REF _Ref40257578 \r \h </w:instrText>
      </w:r>
      <w:r w:rsidR="00D731B2">
        <w:fldChar w:fldCharType="separate"/>
      </w:r>
      <w:r w:rsidR="00595EF2">
        <w:t>22</w:t>
      </w:r>
      <w:r w:rsidR="00D731B2">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595EF2">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51" w:name="_Ref39574056"/>
      <w:bookmarkStart w:id="52" w:name="_Toc41246080"/>
      <w:r>
        <w:t>Datu maģistrāle</w:t>
      </w:r>
      <w:bookmarkEnd w:id="51"/>
      <w:bookmarkEnd w:id="52"/>
    </w:p>
    <w:p w14:paraId="58BC2821" w14:textId="0C8A248F"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maģistrāles līmeņa dati tiek iegūti no iepriekšējā līmeņa un tiek atjaunināti arvien retāk. Līmeņu skaitu un to atjaunināšanas biežumu nosaka konkrētās sistēmas prasības. Tā kā gan </w:t>
      </w:r>
      <w:r w:rsidR="007A707C">
        <w:t xml:space="preserve">pirmajā </w:t>
      </w:r>
      <w:r>
        <w:t xml:space="preserve">datu maģistrāles līmenī, gan pārējos starpposmos dati tiek glabāti to sākotnējā formātā un ir tikai daļēji integrēti, </w:t>
      </w:r>
      <w:r w:rsidR="007A707C">
        <w:t>to</w:t>
      </w:r>
      <w:r>
        <w:t xml:space="preserve"> glabāšanai tiek izmantota </w:t>
      </w:r>
      <w:r>
        <w:rPr>
          <w:i/>
          <w:iCs/>
        </w:rPr>
        <w:t xml:space="preserve">Data Lake </w:t>
      </w:r>
      <w:r>
        <w:t>struktūra</w:t>
      </w:r>
      <w:r w:rsidR="007A707C">
        <w:t xml:space="preserve"> [</w:t>
      </w:r>
      <w:r w:rsidR="007A707C">
        <w:fldChar w:fldCharType="begin"/>
      </w:r>
      <w:r w:rsidR="007A707C">
        <w:instrText xml:space="preserve"> REF _Ref40257578 \r \h </w:instrText>
      </w:r>
      <w:r w:rsidR="007A707C">
        <w:fldChar w:fldCharType="separate"/>
      </w:r>
      <w:r w:rsidR="00595EF2">
        <w:t>22</w:t>
      </w:r>
      <w:r w:rsidR="007A707C">
        <w:fldChar w:fldCharType="end"/>
      </w:r>
      <w:r w:rsidR="007A707C">
        <w:t>]</w:t>
      </w:r>
      <w:r>
        <w:t xml:space="preserve">. </w:t>
      </w:r>
      <w:r w:rsidR="001538B7">
        <w:t>Datu maģistrāles līmeņi tiek iegūti izmantojot ETL procesus, kas veic datu pārveidi, apkopošanu</w:t>
      </w:r>
      <w:r w:rsidR="007722D6">
        <w:t xml:space="preserve"> un</w:t>
      </w:r>
      <w:r w:rsidR="001538B7">
        <w:t xml:space="preserve"> saistīto datu vienību integrēšanu</w:t>
      </w:r>
      <w:r w:rsidR="007A707C">
        <w:t xml:space="preserve"> [</w:t>
      </w:r>
      <w:r w:rsidR="007A707C">
        <w:fldChar w:fldCharType="begin"/>
      </w:r>
      <w:r w:rsidR="007A707C">
        <w:instrText xml:space="preserve"> REF _Ref40258689 \r \h </w:instrText>
      </w:r>
      <w:r w:rsidR="007A707C">
        <w:fldChar w:fldCharType="separate"/>
      </w:r>
      <w:r w:rsidR="00595EF2">
        <w:t>21</w:t>
      </w:r>
      <w:r w:rsidR="007A707C">
        <w:fldChar w:fldCharType="end"/>
      </w:r>
      <w:r w:rsidR="007A707C">
        <w:t>]</w:t>
      </w:r>
      <w:r w:rsidR="001538B7">
        <w:t xml:space="preserve">. </w:t>
      </w:r>
    </w:p>
    <w:p w14:paraId="3485F51D" w14:textId="3B28291A"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007A707C">
        <w:t xml:space="preserve"> [</w:t>
      </w:r>
      <w:r w:rsidR="007A707C">
        <w:fldChar w:fldCharType="begin"/>
      </w:r>
      <w:r w:rsidR="007A707C">
        <w:instrText xml:space="preserve"> REF _Ref40257578 \r \h </w:instrText>
      </w:r>
      <w:r w:rsidR="007A707C">
        <w:fldChar w:fldCharType="separate"/>
      </w:r>
      <w:r w:rsidR="00595EF2">
        <w:t>22</w:t>
      </w:r>
      <w:r w:rsidR="007A707C">
        <w:fldChar w:fldCharType="end"/>
      </w:r>
      <w:r w:rsidR="007A707C">
        <w:t>]</w:t>
      </w:r>
      <w:r>
        <w:t>.</w:t>
      </w:r>
      <w:r w:rsidRPr="001538B7">
        <w:t xml:space="preserve"> </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53" w:name="_Ref39574057"/>
      <w:bookmarkStart w:id="54" w:name="_Toc41246081"/>
      <w:r>
        <w:lastRenderedPageBreak/>
        <w:t>Metadatu glabātuve</w:t>
      </w:r>
      <w:bookmarkEnd w:id="53"/>
      <w:bookmarkEnd w:id="54"/>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4499735E" w:rsidR="001538B7" w:rsidRDefault="00F02D01" w:rsidP="001538B7">
      <w:pPr>
        <w:pStyle w:val="Teksts"/>
        <w:numPr>
          <w:ilvl w:val="0"/>
          <w:numId w:val="21"/>
        </w:numPr>
      </w:pPr>
      <w:r>
        <w:rPr>
          <w:i/>
          <w:iCs/>
        </w:rPr>
        <w:t xml:space="preserve">OLAP </w:t>
      </w:r>
      <w:r>
        <w:t>kubu (angļu val. – “</w:t>
      </w:r>
      <w:r w:rsidRPr="00F02D01">
        <w:rPr>
          <w:i/>
          <w:iCs/>
        </w:rPr>
        <w:t>OLAP cubes</w:t>
      </w:r>
      <w:r>
        <w:t>” [</w:t>
      </w:r>
      <w:r>
        <w:fldChar w:fldCharType="begin"/>
      </w:r>
      <w:r>
        <w:instrText xml:space="preserve"> REF _Ref40257662 \r \h </w:instrText>
      </w:r>
      <w:r>
        <w:fldChar w:fldCharType="separate"/>
      </w:r>
      <w:r w:rsidR="00595EF2">
        <w:t>1</w:t>
      </w:r>
      <w:r>
        <w:fldChar w:fldCharType="end"/>
      </w:r>
      <w:r>
        <w:t>])</w:t>
      </w:r>
      <w:r w:rsidR="001538B7">
        <w:rPr>
          <w:i/>
          <w:iCs/>
        </w:rPr>
        <w:t xml:space="preserve"> </w:t>
      </w:r>
      <w:r w:rsidR="001538B7">
        <w:t xml:space="preserve">metadati – tiek izmantoti </w:t>
      </w:r>
      <w:r w:rsidRPr="00F02D01">
        <w:t>kubu dzinējos</w:t>
      </w:r>
      <w:r>
        <w:t xml:space="preserve"> (angļu val. – “</w:t>
      </w:r>
      <w:r w:rsidRPr="00F02D01">
        <w:rPr>
          <w:i/>
          <w:iCs/>
        </w:rPr>
        <w:t>cube engine</w:t>
      </w:r>
      <w:r>
        <w:t>” [</w:t>
      </w:r>
      <w:r>
        <w:fldChar w:fldCharType="begin"/>
      </w:r>
      <w:r>
        <w:instrText xml:space="preserve"> REF _Ref40257662 \r \h </w:instrText>
      </w:r>
      <w:r>
        <w:fldChar w:fldCharType="separate"/>
      </w:r>
      <w:r w:rsidR="00595EF2">
        <w:t>1</w:t>
      </w:r>
      <w:r>
        <w:fldChar w:fldCharType="end"/>
      </w:r>
      <w:r>
        <w:t>])</w:t>
      </w:r>
      <w:r w:rsidR="001538B7">
        <w:t xml:space="preserve">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668FFCD0" w:rsidR="001309EE" w:rsidRDefault="001309EE" w:rsidP="001538B7">
      <w:pPr>
        <w:pStyle w:val="Teksts"/>
        <w:numPr>
          <w:ilvl w:val="0"/>
          <w:numId w:val="21"/>
        </w:numPr>
      </w:pPr>
      <w:r>
        <w:t>shematiskie metadati – tiek izmantoti sistēmas datu struktūru glabāšanai.</w:t>
      </w:r>
      <w:r w:rsidR="001D285F">
        <w:t xml:space="preserve"> [</w:t>
      </w:r>
      <w:r w:rsidR="00D731B2">
        <w:fldChar w:fldCharType="begin"/>
      </w:r>
      <w:r w:rsidR="00D731B2">
        <w:instrText xml:space="preserve"> REF _Ref40257578 \r \h </w:instrText>
      </w:r>
      <w:r w:rsidR="00D731B2">
        <w:fldChar w:fldCharType="separate"/>
      </w:r>
      <w:r w:rsidR="00595EF2">
        <w:t>22</w:t>
      </w:r>
      <w:r w:rsidR="00D731B2">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5ED0A179" w:rsidR="00E56DE7" w:rsidRDefault="00E56DE7" w:rsidP="00E56DE7">
      <w:pPr>
        <w:pStyle w:val="attlavirsraksts"/>
      </w:pPr>
      <w:bookmarkStart w:id="55" w:name="_Ref39582207"/>
      <w:r w:rsidRPr="00E56DE7">
        <w:rPr>
          <w:b w:val="0"/>
          <w:bCs/>
          <w:i/>
          <w:iCs/>
        </w:rPr>
        <w:t>2.</w:t>
      </w:r>
      <w:r w:rsidR="009D7378">
        <w:rPr>
          <w:b w:val="0"/>
          <w:bCs/>
          <w:i/>
          <w:iCs/>
        </w:rPr>
        <w:t>2</w:t>
      </w:r>
      <w:r w:rsidRPr="00E56DE7">
        <w:rPr>
          <w:b w:val="0"/>
          <w:bCs/>
          <w:i/>
          <w:iCs/>
        </w:rPr>
        <w:t>. att.</w:t>
      </w:r>
      <w:bookmarkEnd w:id="55"/>
      <w:r>
        <w:t xml:space="preserve"> Konceptuālais metadatu </w:t>
      </w:r>
      <w:r w:rsidR="000D2515">
        <w:t xml:space="preserve">glabātuves </w:t>
      </w:r>
      <w:r>
        <w:t>modelis</w:t>
      </w:r>
      <w:r w:rsidR="001D466F">
        <w:t xml:space="preserve"> [</w:t>
      </w:r>
      <w:r w:rsidR="00D731B2">
        <w:fldChar w:fldCharType="begin"/>
      </w:r>
      <w:r w:rsidR="00D731B2">
        <w:instrText xml:space="preserve"> REF _Ref40258632 \r \h </w:instrText>
      </w:r>
      <w:r w:rsidR="00D731B2">
        <w:fldChar w:fldCharType="separate"/>
      </w:r>
      <w:r w:rsidR="00595EF2">
        <w:t>23</w:t>
      </w:r>
      <w:r w:rsidR="00D731B2">
        <w:fldChar w:fldCharType="end"/>
      </w:r>
      <w:r w:rsidR="001D466F">
        <w:t>]</w:t>
      </w:r>
    </w:p>
    <w:p w14:paraId="04F29B8C" w14:textId="25EFA091" w:rsidR="00E56DE7" w:rsidRDefault="22F6A669" w:rsidP="00E56DE7">
      <w:pPr>
        <w:pStyle w:val="Teksts"/>
      </w:pPr>
      <w:r>
        <w:lastRenderedPageBreak/>
        <w:t xml:space="preserve">Konceptuālo metadatu modeli skatīt attēlā </w:t>
      </w:r>
      <w:r w:rsidR="007934B0">
        <w:t>2.2.</w:t>
      </w:r>
      <w:r w:rsidR="006A492C">
        <w:t xml:space="preserve"> </w:t>
      </w:r>
      <w:r>
        <w:t>(adaptēts no [</w:t>
      </w:r>
      <w:r w:rsidR="00E56DE7">
        <w:fldChar w:fldCharType="begin"/>
      </w:r>
      <w:r w:rsidR="00E56DE7">
        <w:instrText xml:space="preserve"> REF _Ref40258632 \r \h </w:instrText>
      </w:r>
      <w:r w:rsidR="00E56DE7">
        <w:fldChar w:fldCharType="separate"/>
      </w:r>
      <w:r w:rsidR="00595EF2">
        <w:t>23</w:t>
      </w:r>
      <w:r w:rsidR="00E56DE7">
        <w:fldChar w:fldCharType="end"/>
      </w:r>
      <w:r>
        <w:t xml:space="preserve">]). Datu kopa (klase </w:t>
      </w:r>
      <w:r w:rsidRPr="22F6A669">
        <w:rPr>
          <w:i/>
          <w:iCs/>
        </w:rPr>
        <w:t>Data Set</w:t>
      </w:r>
      <w:r>
        <w:t>) tiek apzīmēta kā datu vienību (</w:t>
      </w:r>
      <w:r w:rsidRPr="22F6A669">
        <w:rPr>
          <w:i/>
          <w:iCs/>
        </w:rPr>
        <w:t>Data Item</w:t>
      </w:r>
      <w:r>
        <w:t>) kopums un ir sadalīta trīs apakšklasēs – strukturēta datu kopa (</w:t>
      </w:r>
      <w:r w:rsidRPr="22F6A669">
        <w:rPr>
          <w:i/>
          <w:iCs/>
        </w:rPr>
        <w:t>Structured Data Set</w:t>
      </w:r>
      <w:r>
        <w:t>), daļēji strukturēta datu kopa (</w:t>
      </w:r>
      <w:r w:rsidRPr="22F6A669">
        <w:rPr>
          <w:i/>
          <w:iCs/>
        </w:rPr>
        <w:t>Semi-structured Data Set</w:t>
      </w:r>
      <w:r>
        <w:t>) un nestrukturēta datu kopa (</w:t>
      </w:r>
      <w:r w:rsidRPr="22F6A669">
        <w:rPr>
          <w:i/>
          <w:iCs/>
        </w:rPr>
        <w:t>Unstructured Data Set</w:t>
      </w:r>
      <w:r>
        <w:t>). Datu kopa var tikt iegūta no datu avota (</w:t>
      </w:r>
      <w:r w:rsidRPr="22F6A669">
        <w:rPr>
          <w:i/>
          <w:iCs/>
        </w:rPr>
        <w:t>Data Source</w:t>
      </w:r>
      <w:r>
        <w:t>) vai tā var būt kāda datu maģistrāles līmeņa (</w:t>
      </w:r>
      <w:r w:rsidRPr="22F6A669">
        <w:rPr>
          <w:i/>
          <w:iCs/>
        </w:rPr>
        <w:t>Data Highway Level</w:t>
      </w:r>
      <w:r>
        <w:t>) sastāvdaļa. Tiek glabāta informācija arī par datu kopu informācijas iegūšanas ātrumu un biežumu (</w:t>
      </w:r>
      <w:r w:rsidRPr="22F6A669">
        <w:rPr>
          <w:i/>
          <w:iCs/>
        </w:rPr>
        <w:t>VelocityType</w:t>
      </w:r>
      <w:r>
        <w:t xml:space="preserve">). Ja pastāv saite starp datu vienībām vienā un tajā pašā vai dažādās datu kopās, tiek izmantota klase </w:t>
      </w:r>
      <w:r w:rsidRPr="22F6A669">
        <w:rPr>
          <w:i/>
          <w:iCs/>
        </w:rPr>
        <w:t>Relationship</w:t>
      </w:r>
      <w:r>
        <w:t xml:space="preserve">, kas savieno attiecīgos bērnu un vecāku objektus. Kartēšanas metadati (klase </w:t>
      </w:r>
      <w:r w:rsidRPr="22F6A669">
        <w:rPr>
          <w:i/>
          <w:iCs/>
        </w:rPr>
        <w:t>Mapping</w:t>
      </w:r>
      <w:r>
        <w:t xml:space="preserve">) norāda, kādas transformācijas pielietojamas, lai no zemāka datu maģistrāles līmeņa datu vienība tiktu pārvietota uz augstāku maģistrāles līmeni. Klase </w:t>
      </w:r>
      <w:r w:rsidRPr="22F6A669">
        <w:rPr>
          <w:i/>
          <w:iCs/>
        </w:rPr>
        <w:t>Change</w:t>
      </w:r>
      <w:r>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2AB66015" w:rsidR="00512FD8" w:rsidRPr="00D238ED" w:rsidRDefault="00512FD8" w:rsidP="00512FD8">
      <w:pPr>
        <w:pStyle w:val="attlavirsraksts"/>
      </w:pPr>
      <w:bookmarkStart w:id="56" w:name="_Ref39746333"/>
      <w:r w:rsidRPr="00512FD8">
        <w:rPr>
          <w:b w:val="0"/>
          <w:bCs/>
          <w:i/>
          <w:iCs/>
        </w:rPr>
        <w:t>2.</w:t>
      </w:r>
      <w:bookmarkEnd w:id="56"/>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D731B2">
        <w:fldChar w:fldCharType="begin"/>
      </w:r>
      <w:r w:rsidR="00D731B2">
        <w:instrText xml:space="preserve"> REF _Ref40258689 \r \h </w:instrText>
      </w:r>
      <w:r w:rsidR="00D731B2">
        <w:fldChar w:fldCharType="separate"/>
      </w:r>
      <w:r w:rsidR="00595EF2">
        <w:t>21</w:t>
      </w:r>
      <w:r w:rsidR="00D731B2">
        <w:fldChar w:fldCharType="end"/>
      </w:r>
      <w:r w:rsidR="001D466F">
        <w:t>]</w:t>
      </w:r>
    </w:p>
    <w:p w14:paraId="399F4B11" w14:textId="36F6D5A0" w:rsidR="008F2160" w:rsidRDefault="008F2160" w:rsidP="008F2160">
      <w:pPr>
        <w:pStyle w:val="ListParagraph"/>
      </w:pPr>
    </w:p>
    <w:p w14:paraId="07A32B2E" w14:textId="1E07CE33"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7934B0">
        <w:t>2.3.</w:t>
      </w:r>
      <w:r w:rsidR="000D2515">
        <w:t xml:space="preserve"> – adaptēts no [</w:t>
      </w:r>
      <w:r w:rsidR="00D731B2">
        <w:fldChar w:fldCharType="begin"/>
      </w:r>
      <w:r w:rsidR="00D731B2">
        <w:instrText xml:space="preserve"> REF _Ref40258689 \r \h </w:instrText>
      </w:r>
      <w:r w:rsidR="00D731B2">
        <w:fldChar w:fldCharType="separate"/>
      </w:r>
      <w:r w:rsidR="00595EF2">
        <w:t>21</w:t>
      </w:r>
      <w:r w:rsidR="00D731B2">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lastRenderedPageBreak/>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01445C31"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rsidR="00D731B2">
        <w:fldChar w:fldCharType="begin"/>
      </w:r>
      <w:r w:rsidR="00D731B2">
        <w:instrText xml:space="preserve"> REF _Ref40258689 \r \h </w:instrText>
      </w:r>
      <w:r w:rsidR="00D731B2">
        <w:fldChar w:fldCharType="separate"/>
      </w:r>
      <w:r w:rsidR="00595EF2">
        <w:t>21</w:t>
      </w:r>
      <w:r w:rsidR="00D731B2">
        <w:fldChar w:fldCharType="end"/>
      </w:r>
      <w:r>
        <w:t>]</w:t>
      </w:r>
      <w:r w:rsidR="005D530A">
        <w:t>.</w:t>
      </w:r>
    </w:p>
    <w:p w14:paraId="7A5C1505" w14:textId="74F55B51" w:rsidR="008F2160" w:rsidRDefault="008F2160" w:rsidP="00276DA8">
      <w:pPr>
        <w:pStyle w:val="apak-apaknodvirsr"/>
        <w:numPr>
          <w:ilvl w:val="2"/>
          <w:numId w:val="1"/>
        </w:numPr>
        <w:ind w:left="1843"/>
      </w:pPr>
      <w:bookmarkStart w:id="57" w:name="_Ref39575434"/>
      <w:bookmarkStart w:id="58" w:name="_Toc41246082"/>
      <w:r>
        <w:t>Adaptācijas komponente</w:t>
      </w:r>
      <w:bookmarkEnd w:id="57"/>
      <w:bookmarkEnd w:id="58"/>
    </w:p>
    <w:p w14:paraId="41B57E18" w14:textId="090B68E7" w:rsidR="008020AD" w:rsidRDefault="22F6A669" w:rsidP="00E14293">
      <w:pPr>
        <w:pStyle w:val="Teksts"/>
      </w:pPr>
      <w:r>
        <w:t>Lielo datu noliktavas pamatelements, kas atbild par datu avotu un informācijas prasību izmaiņu apstrādi</w:t>
      </w:r>
      <w:ins w:id="59" w:author="Alise Maru" w:date="2020-05-23T10:53:00Z">
        <w:r>
          <w:t>,</w:t>
        </w:r>
      </w:ins>
      <w:r>
        <w:t xml:space="preserve"> ir adaptācijas komponente. Tās galvenais uzdevums ir atpazīt notikušās vai ģenerēt potenciālās izmaiņas un pēc tam ļaut izstrādātājam izvēlēties vispiemērotākās izmaiņas, kas jāievieš. Lai nodrošinātu vēlamo funkcionalitāti, adaptācijas komponente izmanto metadatu glabātuvē esošos datus, kā arī var tikt izmantoti papildus dati, kurus nevar automātiski identificēt – šādā gadījumā izstrādātājs šos datus piegādā manuāli, izmantojot adaptācijas komponenti [</w:t>
      </w:r>
      <w:r w:rsidR="007762E1">
        <w:fldChar w:fldCharType="begin"/>
      </w:r>
      <w:r w:rsidR="007762E1">
        <w:instrText xml:space="preserve"> REF _Ref40257578 \r \h </w:instrText>
      </w:r>
      <w:r w:rsidR="007762E1">
        <w:fldChar w:fldCharType="separate"/>
      </w:r>
      <w:r w:rsidR="00595EF2">
        <w:t>22</w:t>
      </w:r>
      <w:r w:rsidR="007762E1">
        <w:fldChar w:fldCharType="end"/>
      </w:r>
      <w:r>
        <w:t xml:space="preserve">]. Datu izmaiņu noteikšana un apstrāde detalizēti aprakstīta nodaļās </w:t>
      </w:r>
      <w:r w:rsidR="007762E1">
        <w:fldChar w:fldCharType="begin"/>
      </w:r>
      <w:r w:rsidR="007762E1">
        <w:instrText xml:space="preserve"> REF _Ref39581637 \r \h </w:instrText>
      </w:r>
      <w:r w:rsidR="007762E1">
        <w:fldChar w:fldCharType="separate"/>
      </w:r>
      <w:r w:rsidR="00595EF2">
        <w:t>2.2</w:t>
      </w:r>
      <w:r w:rsidR="007762E1">
        <w:fldChar w:fldCharType="end"/>
      </w:r>
      <w:r>
        <w:t xml:space="preserve">. un </w:t>
      </w:r>
      <w:r w:rsidR="007762E1">
        <w:fldChar w:fldCharType="begin"/>
      </w:r>
      <w:r w:rsidR="007762E1">
        <w:instrText xml:space="preserve"> REF _Ref39824990 \r \h </w:instrText>
      </w:r>
      <w:r w:rsidR="007762E1">
        <w:fldChar w:fldCharType="separate"/>
      </w:r>
      <w:r w:rsidR="00595EF2">
        <w:t>2.3</w:t>
      </w:r>
      <w:r w:rsidR="007762E1">
        <w:fldChar w:fldCharType="end"/>
      </w:r>
      <w:r>
        <w:t>.</w:t>
      </w:r>
    </w:p>
    <w:p w14:paraId="65C65025" w14:textId="3262B738" w:rsidR="00B91B9E" w:rsidRDefault="22F6A669" w:rsidP="00E14293">
      <w:pPr>
        <w:pStyle w:val="Teksts"/>
      </w:pPr>
      <w:r>
        <w:t>Bakalaura darba ietvaros adaptācijas komponente papildināta ar mehānismu, kas datu avotu evolūcijas rezultātā radušās izmaiņas adaptē sistēmas metadatos</w:t>
      </w:r>
      <w:ins w:id="60" w:author="Alise Maru" w:date="2020-05-23T10:54:00Z">
        <w:r>
          <w:t>.</w:t>
        </w:r>
      </w:ins>
    </w:p>
    <w:p w14:paraId="08E32BDF" w14:textId="04F25E32" w:rsidR="008020AD" w:rsidRDefault="008020AD" w:rsidP="008020AD">
      <w:pPr>
        <w:pStyle w:val="apaknodaasvirsraksts"/>
        <w:numPr>
          <w:ilvl w:val="1"/>
          <w:numId w:val="1"/>
        </w:numPr>
        <w:ind w:left="851"/>
      </w:pPr>
      <w:r>
        <w:t xml:space="preserve"> </w:t>
      </w:r>
      <w:bookmarkStart w:id="61" w:name="_Ref39327248"/>
      <w:bookmarkStart w:id="62" w:name="_Ref39581637"/>
      <w:bookmarkStart w:id="63" w:name="_Toc41246083"/>
      <w:r>
        <w:t xml:space="preserve">Izmaiņu </w:t>
      </w:r>
      <w:r w:rsidR="00F3147A">
        <w:t>identificēšana</w:t>
      </w:r>
      <w:bookmarkEnd w:id="61"/>
      <w:bookmarkEnd w:id="62"/>
      <w:bookmarkEnd w:id="63"/>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574F34FF" w:rsidR="00476CC6" w:rsidRDefault="22F6A669" w:rsidP="00476CC6">
      <w:pPr>
        <w:pStyle w:val="Teksts"/>
      </w:pPr>
      <w:r>
        <w:t>Apstrādājot datu avotus, tiek izmantota procedūra, kas atklāj jaunus vai nepieejamos datu avotus, kā arī identificē izma</w:t>
      </w:r>
      <w:ins w:id="64" w:author="Alise Maru" w:date="2020-05-23T10:54:00Z">
        <w:r>
          <w:t>i</w:t>
        </w:r>
      </w:ins>
      <w:r>
        <w:t>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 īpašības pievienošanu, dzēšanu vai vērtības atjaunināšanu.</w:t>
      </w:r>
    </w:p>
    <w:p w14:paraId="744ACC89" w14:textId="0434F662" w:rsidR="00476CC6" w:rsidRDefault="00476CC6" w:rsidP="00476CC6">
      <w:pPr>
        <w:pStyle w:val="Teksts"/>
      </w:pPr>
      <w:r>
        <w:lastRenderedPageBreak/>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3CBE92A" w:rsidR="00ED17DC" w:rsidRDefault="22F6A669" w:rsidP="00476CC6">
      <w:pPr>
        <w:pStyle w:val="Teksts"/>
      </w:pPr>
      <w:r>
        <w:t>Kartēšanas metadatu izmaiņu identificēšanai svarīgi ir tas, ka pirms tās tiek apstrādātas datu vienību izmaiņas, jo šajā algoritmā tiek pārbaudīts, vai neviena no kartēšanas metadatos izmantotajām datu vienībām nav atzīmēta kā dzēsta kādā no algoritma iep</w:t>
      </w:r>
      <w:ins w:id="65" w:author="Alise Maru" w:date="2020-05-23T10:56:00Z">
        <w:r>
          <w:t>r</w:t>
        </w:r>
      </w:ins>
      <w:r>
        <w:t>iekšējiem soļiem.</w:t>
      </w:r>
    </w:p>
    <w:p w14:paraId="0F857A65" w14:textId="20737954"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D731B2">
        <w:fldChar w:fldCharType="begin"/>
      </w:r>
      <w:r w:rsidR="00D731B2">
        <w:instrText xml:space="preserve"> REF _Ref40258689 \r \h </w:instrText>
      </w:r>
      <w:r w:rsidR="00D731B2">
        <w:fldChar w:fldCharType="separate"/>
      </w:r>
      <w:r w:rsidR="00595EF2">
        <w:t>21</w:t>
      </w:r>
      <w:r w:rsidR="00D731B2">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66" w:name="_Ref39824990"/>
      <w:bookmarkStart w:id="67" w:name="_Toc41246084"/>
      <w:r>
        <w:t>Izmaiņu apstrāde</w:t>
      </w:r>
      <w:bookmarkEnd w:id="66"/>
      <w:bookmarkEnd w:id="67"/>
    </w:p>
    <w:p w14:paraId="61115410" w14:textId="76E3E75B" w:rsidR="00D43BC4" w:rsidRDefault="00A105AF" w:rsidP="00D43BC4">
      <w:pPr>
        <w:pStyle w:val="Teksts"/>
      </w:pPr>
      <w:r>
        <w:t>Par reģistrēto izmaiņu apstrādi tiek uzskatīta tās adaptācija sistēm</w:t>
      </w:r>
      <w:r w:rsidR="00503A11">
        <w:t>as metadatos</w:t>
      </w:r>
      <w:r>
        <w:t>. Izmaiņas adaptācijas soļi var būt gan automātiski, gan manuāli veicami, kā arī izstrādātājs var pieņemt lēmumus par izmaiņas adaptācijas gaitu.</w:t>
      </w:r>
    </w:p>
    <w:p w14:paraId="4EC7E5B5" w14:textId="7FBC0BE7" w:rsidR="00D55EFF" w:rsidRPr="00D55EFF" w:rsidRDefault="00D55EFF" w:rsidP="00D55EFF">
      <w:pPr>
        <w:pStyle w:val="Teksts"/>
        <w:jc w:val="right"/>
        <w:rPr>
          <w:i/>
          <w:iCs/>
          <w:szCs w:val="32"/>
        </w:rPr>
      </w:pPr>
      <w:bookmarkStart w:id="68"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595EF2">
        <w:rPr>
          <w:i/>
          <w:iCs/>
          <w:noProof/>
        </w:rPr>
        <w:t>1</w:t>
      </w:r>
      <w:r w:rsidRPr="00D55EFF">
        <w:rPr>
          <w:i/>
          <w:iCs/>
        </w:rPr>
        <w:fldChar w:fldCharType="end"/>
      </w:r>
      <w:bookmarkEnd w:id="68"/>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22F6A669">
        <w:trPr>
          <w:tblHeader/>
        </w:trPr>
        <w:tc>
          <w:tcPr>
            <w:tcW w:w="2943" w:type="dxa"/>
            <w:shd w:val="clear" w:color="auto" w:fill="D9D9D9" w:themeFill="background1" w:themeFillShade="D9"/>
          </w:tcPr>
          <w:p w14:paraId="2A9F257A" w14:textId="5C9838DC"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D731B2">
              <w:rPr>
                <w:b/>
                <w:bCs/>
              </w:rPr>
              <w:fldChar w:fldCharType="begin"/>
            </w:r>
            <w:r w:rsidR="00D731B2">
              <w:rPr>
                <w:b/>
                <w:bCs/>
              </w:rPr>
              <w:instrText xml:space="preserve"> REF _Ref40258632 \r \h </w:instrText>
            </w:r>
            <w:r w:rsidR="00D731B2">
              <w:rPr>
                <w:b/>
                <w:bCs/>
              </w:rPr>
            </w:r>
            <w:r w:rsidR="00D731B2">
              <w:rPr>
                <w:b/>
                <w:bCs/>
              </w:rPr>
              <w:fldChar w:fldCharType="separate"/>
            </w:r>
            <w:r w:rsidR="00595EF2">
              <w:rPr>
                <w:b/>
                <w:bCs/>
              </w:rPr>
              <w:t>23</w:t>
            </w:r>
            <w:r w:rsidR="00D731B2">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22F6A669">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22F6A669">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22F6A669">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22F6A669">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22F6A669">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22F6A669">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22F6A669">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22F6A669">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lastRenderedPageBreak/>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22F6A669">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22F6A669">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22F6A669">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22F6A669">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52937D85" w:rsidR="00A12069" w:rsidRPr="00956BE7" w:rsidRDefault="22F6A669" w:rsidP="00956BE7">
            <w:pPr>
              <w:pStyle w:val="Teksts"/>
              <w:spacing w:line="276" w:lineRule="auto"/>
              <w:ind w:firstLine="0"/>
              <w:jc w:val="left"/>
              <w:rPr>
                <w:sz w:val="22"/>
                <w:szCs w:val="22"/>
              </w:rPr>
            </w:pPr>
            <w:r w:rsidRPr="22F6A669">
              <w:rPr>
                <w:sz w:val="22"/>
                <w:szCs w:val="22"/>
              </w:rPr>
              <w:t>Datu vienību aizstāj ar datiem no citiem avotiem vai datu kopām</w:t>
            </w:r>
            <w:ins w:id="69" w:author="Alise Maru" w:date="2020-05-23T10:58:00Z">
              <w:r w:rsidRPr="22F6A669">
                <w:rPr>
                  <w:sz w:val="22"/>
                  <w:szCs w:val="22"/>
                </w:rPr>
                <w:t>,</w:t>
              </w:r>
            </w:ins>
            <w:r w:rsidRPr="22F6A669">
              <w:rPr>
                <w:sz w:val="22"/>
                <w:szCs w:val="22"/>
              </w:rPr>
              <w:t xml:space="preserve"> vai pavisam dzēš datu vienību.</w:t>
            </w:r>
          </w:p>
        </w:tc>
      </w:tr>
      <w:tr w:rsidR="00A12069" w:rsidRPr="002E0EC1" w14:paraId="54F39587" w14:textId="77777777" w:rsidTr="22F6A669">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22F6A669">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22F6A669">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22F6A669">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22F6A669">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22F6A669">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22F6A669">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7CAA4692"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00595EF2" w:rsidRPr="00595EF2">
        <w:t>2.1</w:t>
      </w:r>
      <w:r w:rsidRPr="00D55EFF">
        <w:fldChar w:fldCharType="end"/>
      </w:r>
      <w:r>
        <w:t>. Izmaiņā</w:t>
      </w:r>
      <w:r w:rsidR="00922242">
        <w:t>s</w:t>
      </w:r>
      <w:r>
        <w:t xml:space="preserve"> iesaistītās klases kontekstā skat.</w:t>
      </w:r>
      <w:r w:rsidR="00922242">
        <w:t xml:space="preserve"> att.</w:t>
      </w:r>
      <w:r w:rsidR="007934B0">
        <w:rPr>
          <w:sz w:val="22"/>
          <w:szCs w:val="22"/>
        </w:rPr>
        <w:t xml:space="preserve"> 2.2. </w:t>
      </w:r>
    </w:p>
    <w:p w14:paraId="3BB0C9A4" w14:textId="750B34C1"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w:t>
      </w:r>
      <w:r w:rsidR="00503A11">
        <w:rPr>
          <w:szCs w:val="24"/>
        </w:rPr>
        <w:t xml:space="preserve">glabāšanas un izpildes </w:t>
      </w:r>
      <w:r w:rsidRPr="008740B3">
        <w:rPr>
          <w:szCs w:val="24"/>
        </w:rPr>
        <w:t xml:space="preserve">tehnisko realizāciju skatīt </w:t>
      </w:r>
      <w:r w:rsidRPr="008740B3">
        <w:rPr>
          <w:szCs w:val="24"/>
        </w:rPr>
        <w:fldChar w:fldCharType="begin"/>
      </w:r>
      <w:r w:rsidRPr="008740B3">
        <w:rPr>
          <w:szCs w:val="24"/>
        </w:rPr>
        <w:instrText xml:space="preserve"> REF _Ref39737960 \r \h </w:instrText>
      </w:r>
      <w:r w:rsidR="008740B3">
        <w:rPr>
          <w:szCs w:val="24"/>
        </w:rPr>
        <w:instrText xml:space="preserve"> \* MERGEFORMAT </w:instrText>
      </w:r>
      <w:r w:rsidRPr="008740B3">
        <w:rPr>
          <w:szCs w:val="24"/>
        </w:rPr>
      </w:r>
      <w:r w:rsidRPr="008740B3">
        <w:rPr>
          <w:szCs w:val="24"/>
        </w:rPr>
        <w:fldChar w:fldCharType="separate"/>
      </w:r>
      <w:r w:rsidR="00595EF2">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70" w:name="_Toc41246085"/>
      <w:r>
        <w:t>Datu avotu evolūcijas sistēmas pielietojums</w:t>
      </w:r>
      <w:bookmarkEnd w:id="70"/>
    </w:p>
    <w:p w14:paraId="4DF08431" w14:textId="2749BF3E"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D731B2">
        <w:fldChar w:fldCharType="begin"/>
      </w:r>
      <w:r w:rsidR="00D731B2">
        <w:instrText xml:space="preserve"> REF _Ref40258632 \r \h </w:instrText>
      </w:r>
      <w:r w:rsidR="00D731B2">
        <w:fldChar w:fldCharType="separate"/>
      </w:r>
      <w:r w:rsidR="00595EF2">
        <w:t>23</w:t>
      </w:r>
      <w:r w:rsidR="00D731B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07147036" w:rsidR="00E10B2E" w:rsidRDefault="00E10B2E" w:rsidP="00E10B2E">
      <w:pPr>
        <w:pStyle w:val="attlavirsraksts"/>
      </w:pPr>
      <w:bookmarkStart w:id="71" w:name="_Ref40186277"/>
      <w:r w:rsidRPr="00E10B2E">
        <w:rPr>
          <w:b w:val="0"/>
          <w:bCs/>
          <w:i/>
          <w:iCs/>
        </w:rPr>
        <w:t>2.</w:t>
      </w:r>
      <w:del w:id="72" w:author="Lauma Svilpe" w:date="2020-05-23T23:42:00Z">
        <w:r w:rsidRPr="00E10B2E" w:rsidDel="00984E87">
          <w:rPr>
            <w:b w:val="0"/>
            <w:bCs/>
            <w:i/>
            <w:iCs/>
          </w:rPr>
          <w:fldChar w:fldCharType="begin"/>
        </w:r>
        <w:r w:rsidRPr="00E10B2E" w:rsidDel="00984E87">
          <w:rPr>
            <w:b w:val="0"/>
            <w:bCs/>
            <w:i/>
            <w:iCs/>
          </w:rPr>
          <w:delInstrText xml:space="preserve"> SEQ att. \* ARABIC </w:delInstrText>
        </w:r>
        <w:r w:rsidRPr="00E10B2E" w:rsidDel="00984E87">
          <w:rPr>
            <w:b w:val="0"/>
            <w:bCs/>
            <w:i/>
            <w:iCs/>
          </w:rPr>
          <w:fldChar w:fldCharType="separate"/>
        </w:r>
        <w:r w:rsidRPr="00E10B2E" w:rsidDel="00984E87">
          <w:rPr>
            <w:b w:val="0"/>
            <w:bCs/>
            <w:i/>
            <w:iCs/>
            <w:noProof/>
          </w:rPr>
          <w:delText>8</w:delText>
        </w:r>
        <w:r w:rsidRPr="00E10B2E" w:rsidDel="00984E87">
          <w:rPr>
            <w:b w:val="0"/>
            <w:bCs/>
            <w:i/>
            <w:iCs/>
          </w:rPr>
          <w:fldChar w:fldCharType="end"/>
        </w:r>
      </w:del>
      <w:ins w:id="73" w:author="Lauma Svilpe" w:date="2020-05-23T23:42:00Z">
        <w:r w:rsidR="00984E87">
          <w:rPr>
            <w:b w:val="0"/>
            <w:bCs/>
            <w:i/>
            <w:iCs/>
          </w:rPr>
          <w:t>4</w:t>
        </w:r>
      </w:ins>
      <w:r w:rsidRPr="00E10B2E">
        <w:rPr>
          <w:b w:val="0"/>
          <w:bCs/>
          <w:i/>
          <w:iCs/>
        </w:rPr>
        <w:t>.att.</w:t>
      </w:r>
      <w:bookmarkEnd w:id="71"/>
      <w:r>
        <w:t xml:space="preserve"> Publikāciju lielo datu sistēmas arhitektūra [</w:t>
      </w:r>
      <w:r w:rsidR="00D731B2">
        <w:fldChar w:fldCharType="begin"/>
      </w:r>
      <w:r w:rsidR="00D731B2">
        <w:instrText xml:space="preserve"> REF _Ref40258632 \r \h </w:instrText>
      </w:r>
      <w:r w:rsidR="00D731B2">
        <w:fldChar w:fldCharType="separate"/>
      </w:r>
      <w:r w:rsidR="00595EF2">
        <w:t>23</w:t>
      </w:r>
      <w:r w:rsidR="00D731B2">
        <w:fldChar w:fldCharType="end"/>
      </w:r>
      <w:r>
        <w:t>]</w:t>
      </w:r>
    </w:p>
    <w:p w14:paraId="08766A93" w14:textId="41E333AA" w:rsidR="00FE1567" w:rsidRDefault="00FE1567" w:rsidP="00E10B2E">
      <w:pPr>
        <w:pStyle w:val="attlavirsraksts"/>
      </w:pPr>
    </w:p>
    <w:p w14:paraId="7AEF454B" w14:textId="3E147289" w:rsidR="009E5FAC" w:rsidRDefault="00FE1567" w:rsidP="00FE1567">
      <w:pPr>
        <w:pStyle w:val="Teksts"/>
      </w:pPr>
      <w:r>
        <w:t xml:space="preserve">Publikāciju lielo datu sistēmas arhitektūras shēmu skatīt attēlā </w:t>
      </w:r>
      <w:r w:rsidR="00682089">
        <w:t>2.4.</w:t>
      </w:r>
      <w:r w:rsidR="00217C00">
        <w:t xml:space="preserve"> (adaptēts un latviskots no </w:t>
      </w:r>
      <w:r w:rsidR="00217C00" w:rsidRPr="00217C00">
        <w:t>[23]</w:t>
      </w:r>
      <w:r w:rsidR="00217C00">
        <w:t>).</w:t>
      </w:r>
      <w:r w:rsidR="006A492C">
        <w:t xml:space="preserve"> </w:t>
      </w:r>
      <w:r>
        <w:t xml:space="preserve">Strukturēti dati tiek iegūti no Latvijas Universitātes informācijas sistēmas </w:t>
      </w:r>
      <w:r w:rsidRPr="00FE1567">
        <w:rPr>
          <w:i/>
          <w:iCs/>
        </w:rPr>
        <w:t>LUIS</w:t>
      </w:r>
      <w:r>
        <w:t>, taču daļēji strukturēti dati</w:t>
      </w:r>
      <w:r w:rsidR="00027379">
        <w:t xml:space="preserve"> -</w:t>
      </w:r>
      <w:r>
        <w:t xml:space="preserve">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D731B2">
        <w:fldChar w:fldCharType="begin"/>
      </w:r>
      <w:r w:rsidR="00D731B2">
        <w:instrText xml:space="preserve"> REF _Ref40258632 \r \h </w:instrText>
      </w:r>
      <w:r w:rsidR="00D731B2">
        <w:fldChar w:fldCharType="separate"/>
      </w:r>
      <w:r w:rsidR="00595EF2">
        <w:t>23</w:t>
      </w:r>
      <w:r w:rsidR="00D731B2">
        <w:fldChar w:fldCharType="end"/>
      </w:r>
      <w:r w:rsidR="009E5FAC">
        <w:t>].</w:t>
      </w:r>
    </w:p>
    <w:p w14:paraId="342B9BCA" w14:textId="503C6444"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74" w:name="_Ref40188327"/>
      <w:r w:rsidR="00595EF2">
        <w:rPr>
          <w:i/>
          <w:iCs/>
          <w:noProof/>
        </w:rPr>
        <w:t>2</w:t>
      </w:r>
      <w:bookmarkEnd w:id="74"/>
      <w:r w:rsidRPr="00167DC7">
        <w:rPr>
          <w:i/>
          <w:iCs/>
        </w:rPr>
        <w:fldChar w:fldCharType="end"/>
      </w:r>
      <w:r w:rsidRPr="00167DC7">
        <w:rPr>
          <w:i/>
          <w:iCs/>
        </w:rPr>
        <w:t>.2. tabula</w:t>
      </w:r>
    </w:p>
    <w:p w14:paraId="1D075B56" w14:textId="0DEA7B4D" w:rsidR="00167DC7" w:rsidRDefault="00167DC7" w:rsidP="00167DC7">
      <w:pPr>
        <w:pStyle w:val="tabulasvirsraksts"/>
        <w:jc w:val="right"/>
      </w:pPr>
      <w:r>
        <w:t>Publikāciju lielo datu sistēmas kartēšanas metadatu piemērs</w:t>
      </w:r>
      <w:r w:rsidR="00F936A9">
        <w:t xml:space="preserve"> [</w:t>
      </w:r>
      <w:r w:rsidR="00D731B2">
        <w:fldChar w:fldCharType="begin"/>
      </w:r>
      <w:r w:rsidR="00D731B2">
        <w:instrText xml:space="preserve"> REF _Ref40258632 \r \h </w:instrText>
      </w:r>
      <w:r w:rsidR="00D731B2">
        <w:fldChar w:fldCharType="separate"/>
      </w:r>
      <w:r w:rsidR="00595EF2">
        <w:t>23</w:t>
      </w:r>
      <w:r w:rsidR="00D731B2">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1389098E" w:rsidR="0006179B" w:rsidRPr="00F936A9" w:rsidRDefault="00167DC7" w:rsidP="00F936A9">
            <w:pPr>
              <w:pStyle w:val="Teksts"/>
              <w:spacing w:line="240" w:lineRule="auto"/>
              <w:ind w:firstLine="0"/>
              <w:jc w:val="left"/>
              <w:rPr>
                <w:szCs w:val="24"/>
              </w:rPr>
            </w:pPr>
            <w:r w:rsidRPr="00F936A9">
              <w:rPr>
                <w:szCs w:val="24"/>
              </w:rPr>
              <w:t>Scopus citātu skaits tiek izrēķināts kā individuālo publikāciju skaita summa</w:t>
            </w:r>
            <w:r w:rsidR="009302BE">
              <w:rPr>
                <w:szCs w:val="24"/>
              </w:rPr>
              <w:t>s</w:t>
            </w:r>
            <w:r w:rsidRPr="00F936A9">
              <w:rPr>
                <w:szCs w:val="24"/>
              </w:rPr>
              <w:t xml:space="preserve">,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1B121C03" w:rsidR="00FE1567" w:rsidRDefault="00167DC7" w:rsidP="00FE1567">
      <w:pPr>
        <w:pStyle w:val="Teksts"/>
      </w:pPr>
      <w:r>
        <w:lastRenderedPageBreak/>
        <w:t>Publikāciju lielo datu sistēmas kartēšanas metadatu piemēru</w:t>
      </w:r>
      <w:r w:rsidR="004215D3">
        <w:t>s</w:t>
      </w:r>
      <w:r>
        <w:t xml:space="preserve"> skatīt tabulā </w:t>
      </w:r>
      <w:r w:rsidRPr="00167DC7">
        <w:fldChar w:fldCharType="begin"/>
      </w:r>
      <w:r w:rsidRPr="00167DC7">
        <w:instrText xml:space="preserve"> REF _Ref40188327 \h  \* MERGEFORMAT </w:instrText>
      </w:r>
      <w:r w:rsidRPr="00167DC7">
        <w:fldChar w:fldCharType="separate"/>
      </w:r>
      <w:r w:rsidR="00595EF2" w:rsidRPr="00595EF2">
        <w:rPr>
          <w:noProof/>
        </w:rPr>
        <w:t>2</w:t>
      </w:r>
      <w:r w:rsidRPr="00167DC7">
        <w:fldChar w:fldCharType="end"/>
      </w:r>
      <w:r w:rsidRPr="00167DC7">
        <w:t>.2</w:t>
      </w:r>
      <w:r>
        <w:t>.</w:t>
      </w:r>
      <w:r w:rsidR="00F936A9">
        <w:t xml:space="preserve"> (adaptēts un latviskots no [</w:t>
      </w:r>
      <w:r w:rsidR="00D731B2">
        <w:fldChar w:fldCharType="begin"/>
      </w:r>
      <w:r w:rsidR="00D731B2">
        <w:instrText xml:space="preserve"> REF _Ref40258632 \r \h </w:instrText>
      </w:r>
      <w:r w:rsidR="00D731B2">
        <w:fldChar w:fldCharType="separate"/>
      </w:r>
      <w:r w:rsidR="00595EF2">
        <w:t>23</w:t>
      </w:r>
      <w:r w:rsidR="00D731B2">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2951613F" w:rsidR="004C38A0" w:rsidRPr="004C38A0" w:rsidRDefault="004C38A0" w:rsidP="004C38A0">
      <w:pPr>
        <w:pStyle w:val="Teksts"/>
        <w:jc w:val="right"/>
        <w:rPr>
          <w:i/>
          <w:iCs/>
        </w:rPr>
      </w:pPr>
      <w:bookmarkStart w:id="75"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00595EF2">
        <w:rPr>
          <w:i/>
          <w:iCs/>
          <w:noProof/>
        </w:rPr>
        <w:t>3</w:t>
      </w:r>
      <w:r w:rsidRPr="004C38A0">
        <w:rPr>
          <w:i/>
          <w:iCs/>
        </w:rPr>
        <w:fldChar w:fldCharType="end"/>
      </w:r>
      <w:bookmarkEnd w:id="75"/>
      <w:r w:rsidRPr="004C38A0">
        <w:rPr>
          <w:i/>
          <w:iCs/>
        </w:rPr>
        <w:t>. tabula</w:t>
      </w:r>
    </w:p>
    <w:p w14:paraId="2729A2F8" w14:textId="327B2F56" w:rsidR="004C38A0" w:rsidRDefault="004C38A0" w:rsidP="004C38A0">
      <w:pPr>
        <w:pStyle w:val="tabulasvirsraksts"/>
        <w:jc w:val="right"/>
      </w:pPr>
      <w:r>
        <w:t>Publikāciju lielo datu sistēmas izmaiņu piemēri [</w:t>
      </w:r>
      <w:r w:rsidR="00D731B2">
        <w:fldChar w:fldCharType="begin"/>
      </w:r>
      <w:r w:rsidR="00D731B2">
        <w:instrText xml:space="preserve"> REF _Ref40258632 \r \h </w:instrText>
      </w:r>
      <w:r w:rsidR="00D731B2">
        <w:fldChar w:fldCharType="separate"/>
      </w:r>
      <w:r w:rsidR="00595EF2">
        <w:t>23</w:t>
      </w:r>
      <w:r w:rsidR="00D731B2">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22F6A669">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22F6A669">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22F6A669">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22F6A669">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67A98C6A" w:rsidR="00645BA4" w:rsidRDefault="22F6A669" w:rsidP="00B57367">
            <w:pPr>
              <w:pStyle w:val="Teksts"/>
              <w:spacing w:line="276" w:lineRule="auto"/>
              <w:ind w:firstLine="0"/>
              <w:jc w:val="left"/>
            </w:pPr>
            <w:r>
              <w:t>Saskaņā ar jaunajām analīzes prasībām</w:t>
            </w:r>
            <w:ins w:id="76" w:author="Alise Maru" w:date="2020-05-23T11:03:00Z">
              <w:r>
                <w:t>,</w:t>
              </w:r>
            </w:ins>
            <w:r>
              <w:t xml:space="preserve"> sistēma ir jāpapildina ar datiem, kas satur pirmsdrukas vai publicētus darbu</w:t>
            </w:r>
            <w:ins w:id="77" w:author="Alise Maru" w:date="2020-05-23T11:03:00Z">
              <w:r>
                <w:t>s</w:t>
              </w:r>
            </w:ins>
            <w:r>
              <w:t xml:space="preserve"> pilnos tekstus. Jaunais datu avots satur nestrukturētus datus (pilna teksta failus) un ar tiem saistītos metadatus kā birkas (angļu val.</w:t>
            </w:r>
            <w:r w:rsidR="00406262">
              <w:t xml:space="preserve"> -</w:t>
            </w:r>
            <w:r>
              <w:t xml:space="preserve"> “</w:t>
            </w:r>
            <w:r w:rsidRPr="22F6A669">
              <w:rPr>
                <w:i/>
                <w:iCs/>
              </w:rPr>
              <w:t>tags</w:t>
            </w:r>
            <w:r>
              <w:t>” [</w:t>
            </w:r>
            <w:r w:rsidR="007F1424">
              <w:fldChar w:fldCharType="begin"/>
            </w:r>
            <w:r w:rsidR="007F1424">
              <w:instrText xml:space="preserve"> REF _Ref40257662 \r \h </w:instrText>
            </w:r>
            <w:r w:rsidR="007F1424">
              <w:fldChar w:fldCharType="separate"/>
            </w:r>
            <w:r w:rsidR="00595EF2">
              <w:t>1</w:t>
            </w:r>
            <w:r w:rsidR="007F1424">
              <w:fldChar w:fldCharType="end"/>
            </w:r>
            <w:r>
              <w:t>]).</w:t>
            </w:r>
          </w:p>
        </w:tc>
      </w:tr>
      <w:tr w:rsidR="00645BA4" w14:paraId="1CF83A96" w14:textId="77777777" w:rsidTr="22F6A669">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274FDA0C" w:rsidR="00E10B2E" w:rsidRPr="00895928" w:rsidRDefault="00895928" w:rsidP="00895928">
      <w:pPr>
        <w:pStyle w:val="Teksts"/>
      </w:pPr>
      <w:r>
        <w:t xml:space="preserve">Datu avotu evolūcijas rezultātā iespējamas izmaiņas datu avotos. Lai </w:t>
      </w:r>
      <w:r w:rsidR="001C340C">
        <w:t>būtu iespējams</w:t>
      </w:r>
      <w:r>
        <w:t xml:space="preserve"> turpināt datu ielasīšanu datu noliktavā no evolucionējušiem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rsidR="00595EF2">
        <w:t>3</w:t>
      </w:r>
      <w:r>
        <w:fldChar w:fldCharType="end"/>
      </w:r>
      <w:r>
        <w:t>.nodaļā.</w:t>
      </w:r>
      <w:r w:rsidR="009B6563">
        <w:t xml:space="preserve"> Daži izstrādātajā mehānismā iekļautie un </w:t>
      </w:r>
      <w:r w:rsidR="009B6563">
        <w:fldChar w:fldCharType="begin"/>
      </w:r>
      <w:r w:rsidR="009B6563">
        <w:instrText xml:space="preserve"> REF _Ref39737960 \r \h </w:instrText>
      </w:r>
      <w:r w:rsidR="009B6563">
        <w:fldChar w:fldCharType="separate"/>
      </w:r>
      <w:r w:rsidR="00595EF2">
        <w:t>3</w:t>
      </w:r>
      <w:r w:rsidR="009B6563">
        <w:fldChar w:fldCharType="end"/>
      </w:r>
      <w:r w:rsidR="009B6563">
        <w:t xml:space="preserve">.nodaļā aprakstītie izmaiņu veidi kā </w:t>
      </w:r>
      <w:r w:rsidR="001C340C">
        <w:t xml:space="preserve">konkrēti publikāciju lielo datu sistēmas </w:t>
      </w:r>
      <w:r w:rsidR="009B6563">
        <w:t xml:space="preserve">piemēri aprakstīti tabulā </w:t>
      </w:r>
      <w:r w:rsidR="009B6563" w:rsidRPr="00895928">
        <w:fldChar w:fldCharType="begin"/>
      </w:r>
      <w:r w:rsidR="009B6563" w:rsidRPr="00895928">
        <w:instrText xml:space="preserve"> REF _Ref40193593 \h  \* MERGEFORMAT </w:instrText>
      </w:r>
      <w:r w:rsidR="009B6563" w:rsidRPr="00895928">
        <w:fldChar w:fldCharType="separate"/>
      </w:r>
      <w:r w:rsidR="00595EF2" w:rsidRPr="00595EF2">
        <w:t>2.3</w:t>
      </w:r>
      <w:r w:rsidR="009B6563" w:rsidRPr="00895928">
        <w:fldChar w:fldCharType="end"/>
      </w:r>
      <w:r w:rsidR="009B6563" w:rsidRPr="00895928">
        <w:t>.</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78" w:name="_Ref39737960"/>
      <w:bookmarkStart w:id="79" w:name="_Toc41246086"/>
      <w:r>
        <w:lastRenderedPageBreak/>
        <w:t>E</w:t>
      </w:r>
      <w:r w:rsidR="00627D9C">
        <w:t>volūcijas apstrādes mehānism</w:t>
      </w:r>
      <w:r w:rsidR="008340A7">
        <w:t>s</w:t>
      </w:r>
      <w:bookmarkEnd w:id="78"/>
      <w:bookmarkEnd w:id="79"/>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1000189F"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rsidR="00595EF2">
        <w:t>2.1.3</w:t>
      </w:r>
      <w:r>
        <w:fldChar w:fldCharType="end"/>
      </w:r>
      <w:r>
        <w:t>.).</w:t>
      </w:r>
    </w:p>
    <w:p w14:paraId="1C5AE40C" w14:textId="1DBA29B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80" w:name="_Toc41246087"/>
      <w:r>
        <w:t>Evolūcijas apstrādes metadati un to glabāšana</w:t>
      </w:r>
      <w:bookmarkEnd w:id="80"/>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7BD9334" w:rsidR="00E959F3" w:rsidRDefault="00ED2828" w:rsidP="001902A8">
      <w:pPr>
        <w:pStyle w:val="attlavirsraksts"/>
      </w:pPr>
      <w:bookmarkStart w:id="81" w:name="_Ref38383781"/>
      <w:r>
        <w:rPr>
          <w:b w:val="0"/>
          <w:bCs/>
          <w:i/>
          <w:iCs/>
        </w:rPr>
        <w:t>3</w:t>
      </w:r>
      <w:r w:rsidR="00DE5534" w:rsidRPr="00E86A29">
        <w:rPr>
          <w:b w:val="0"/>
          <w:bCs/>
          <w:i/>
          <w:iCs/>
        </w:rPr>
        <w:t>.</w:t>
      </w:r>
      <w:r w:rsidR="00AD4282">
        <w:rPr>
          <w:b w:val="0"/>
          <w:bCs/>
          <w:i/>
          <w:iCs/>
        </w:rPr>
        <w:t>1</w:t>
      </w:r>
      <w:r w:rsidR="00DE5534" w:rsidRPr="00E86A29">
        <w:rPr>
          <w:b w:val="0"/>
          <w:bCs/>
          <w:i/>
          <w:iCs/>
        </w:rPr>
        <w:t>. att.</w:t>
      </w:r>
      <w:bookmarkEnd w:id="81"/>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79CCDFF6" w:rsidR="000110E4" w:rsidRDefault="00E959F3" w:rsidP="00E959F3">
      <w:pPr>
        <w:pStyle w:val="Teksts"/>
      </w:pPr>
      <w:r>
        <w:t>Attēlā</w:t>
      </w:r>
      <w:r w:rsidR="00DE5534">
        <w:t xml:space="preserve"> </w:t>
      </w:r>
      <w:r w:rsidR="009E3B29">
        <w:t>3.1.</w:t>
      </w:r>
      <w:r w:rsidR="006A492C">
        <w:t xml:space="preserve"> </w:t>
      </w:r>
      <w:r>
        <w:t xml:space="preserve">redzama nepieciešamā datu bāzes shēma, lai glabātu </w:t>
      </w:r>
      <w:r w:rsidR="006744EA">
        <w:t xml:space="preserve">datu avotu evolūcijas apstrādes metadatus. Ar raustīto līniju apzīmētas esošās sistēmas tabulas. </w:t>
      </w:r>
    </w:p>
    <w:p w14:paraId="203C59B5" w14:textId="159B5DCC"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xml:space="preserve">, kurās jau pirms izmaiņas rašanās glabājas katram izmaiņu veidam </w:t>
      </w:r>
      <w:r w:rsidR="002A52F4">
        <w:t>atbilstošie</w:t>
      </w:r>
      <w:r w:rsidR="000110E4">
        <w:t xml:space="preserve">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01496194"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xml:space="preserve">, kur glabājas katram izmaiņu veidam jau iepriekš aprakstīti darbību nosacījumi. </w:t>
      </w:r>
      <w:r w:rsidR="002E2E79">
        <w:t>Šo</w:t>
      </w:r>
      <w:r w:rsidR="00ED448C">
        <w:t xml:space="preserve"> tabul</w:t>
      </w:r>
      <w:r w:rsidR="002E2E79">
        <w:t>u</w:t>
      </w:r>
      <w:r w:rsidR="00ED448C">
        <w:t xml:space="preserve">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595EF2">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595EF2">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595EF2">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82" w:name="_Ref38617327"/>
      <w:bookmarkStart w:id="83" w:name="_Toc41246088"/>
      <w:r>
        <w:t>Izmaiņu adaptācijas scenāriji un operācijas</w:t>
      </w:r>
      <w:bookmarkEnd w:id="82"/>
      <w:bookmarkEnd w:id="83"/>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0751FE65" w:rsidR="00E86A29" w:rsidRPr="00E86A29" w:rsidRDefault="00D805F4" w:rsidP="00E86A29">
      <w:pPr>
        <w:pStyle w:val="tabulasvirsraksts"/>
        <w:jc w:val="right"/>
        <w:rPr>
          <w:b w:val="0"/>
          <w:bCs/>
          <w:i/>
          <w:iCs/>
          <w:sz w:val="24"/>
          <w:szCs w:val="32"/>
        </w:rPr>
      </w:pPr>
      <w:bookmarkStart w:id="84" w:name="_Ref38443733"/>
      <w:r>
        <w:rPr>
          <w:b w:val="0"/>
          <w:bCs/>
          <w:i/>
          <w:iCs/>
          <w:sz w:val="24"/>
          <w:szCs w:val="32"/>
        </w:rPr>
        <w:t>3</w:t>
      </w:r>
      <w:r w:rsidR="00FC741B" w:rsidRPr="00E86A29">
        <w:rPr>
          <w:b w:val="0"/>
          <w:bCs/>
          <w:i/>
          <w:iCs/>
          <w:sz w:val="24"/>
          <w:szCs w:val="32"/>
        </w:rPr>
        <w:t>.</w:t>
      </w:r>
      <w:bookmarkEnd w:id="84"/>
      <w:r>
        <w:rPr>
          <w:b w:val="0"/>
          <w:bCs/>
          <w:i/>
          <w:iCs/>
          <w:sz w:val="24"/>
          <w:szCs w:val="32"/>
        </w:rPr>
        <w:t>1</w:t>
      </w:r>
      <w:r w:rsidR="00FC741B"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15882ACE"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595EF2" w:rsidRPr="00595EF2">
        <w:rPr>
          <w:szCs w:val="32"/>
        </w:rPr>
        <w:t>3.</w:t>
      </w:r>
      <w:r w:rsidR="00492B61" w:rsidRPr="00492B61">
        <w:fldChar w:fldCharType="end"/>
      </w:r>
      <w:r w:rsidR="00D805F4">
        <w:t>1</w:t>
      </w:r>
      <w:r w:rsidR="00492B61" w:rsidRPr="00492B61">
        <w:t>.</w:t>
      </w:r>
      <w:r w:rsidR="00492B61">
        <w:t>)</w:t>
      </w:r>
      <w:r>
        <w:t xml:space="preserve">. </w:t>
      </w:r>
      <w:r w:rsidR="00054FE3">
        <w:t>Darbībai ir</w:t>
      </w:r>
      <w:r>
        <w:t xml:space="preserve"> tips, kas norāda uz to, vai </w:t>
      </w:r>
      <w:r w:rsidR="002E2E79">
        <w:t>tā</w:t>
      </w:r>
      <w:r>
        <w:t xml:space="preserve">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36554715" w:rsidR="00E86A29" w:rsidRPr="00E86A29" w:rsidRDefault="00D805F4" w:rsidP="00E86A29">
      <w:pPr>
        <w:pStyle w:val="tabulasvirsraksts"/>
        <w:jc w:val="right"/>
        <w:rPr>
          <w:b w:val="0"/>
          <w:bCs/>
          <w:i/>
          <w:iCs/>
          <w:sz w:val="24"/>
          <w:szCs w:val="32"/>
        </w:rPr>
      </w:pPr>
      <w:bookmarkStart w:id="85" w:name="_Ref38443807"/>
      <w:r>
        <w:rPr>
          <w:b w:val="0"/>
          <w:bCs/>
          <w:i/>
          <w:iCs/>
          <w:sz w:val="24"/>
          <w:szCs w:val="32"/>
        </w:rPr>
        <w:lastRenderedPageBreak/>
        <w:t>3</w:t>
      </w:r>
      <w:r w:rsidR="00E86A29" w:rsidRPr="00E86A29">
        <w:rPr>
          <w:b w:val="0"/>
          <w:bCs/>
          <w:i/>
          <w:iCs/>
          <w:sz w:val="24"/>
          <w:szCs w:val="32"/>
        </w:rPr>
        <w:t>.</w:t>
      </w:r>
      <w:bookmarkEnd w:id="85"/>
      <w:r>
        <w:rPr>
          <w:b w:val="0"/>
          <w:bCs/>
          <w:i/>
          <w:iCs/>
          <w:sz w:val="24"/>
          <w:szCs w:val="32"/>
        </w:rPr>
        <w:t>2</w:t>
      </w:r>
      <w:r w:rsidR="00E86A29"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2EACDC6"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595EF2" w:rsidRPr="00595EF2">
        <w:rPr>
          <w:szCs w:val="32"/>
        </w:rPr>
        <w:t>3.</w:t>
      </w:r>
      <w:r w:rsidR="00492B61" w:rsidRPr="00492B61">
        <w:fldChar w:fldCharType="end"/>
      </w:r>
      <w:r w:rsidR="00D805F4">
        <w:t>2</w:t>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382BAC2F" w:rsidR="00492B61" w:rsidRPr="00492B61" w:rsidRDefault="00D805F4" w:rsidP="00492B61">
      <w:pPr>
        <w:pStyle w:val="tabulasvirsraksts"/>
        <w:jc w:val="right"/>
        <w:rPr>
          <w:b w:val="0"/>
          <w:i/>
          <w:iCs/>
          <w:sz w:val="28"/>
          <w:szCs w:val="36"/>
        </w:rPr>
      </w:pPr>
      <w:bookmarkStart w:id="86" w:name="_Ref38444014"/>
      <w:r>
        <w:rPr>
          <w:b w:val="0"/>
          <w:i/>
          <w:iCs/>
          <w:sz w:val="24"/>
          <w:szCs w:val="32"/>
        </w:rPr>
        <w:t>3</w:t>
      </w:r>
      <w:r w:rsidR="00492B61" w:rsidRPr="00492B61">
        <w:rPr>
          <w:b w:val="0"/>
          <w:i/>
          <w:iCs/>
          <w:sz w:val="28"/>
          <w:szCs w:val="36"/>
        </w:rPr>
        <w:t>.</w:t>
      </w:r>
      <w:bookmarkEnd w:id="86"/>
      <w:r>
        <w:rPr>
          <w:b w:val="0"/>
          <w:i/>
          <w:iCs/>
          <w:sz w:val="24"/>
          <w:szCs w:val="32"/>
        </w:rPr>
        <w:t>3</w:t>
      </w:r>
      <w:r w:rsidR="00492B61" w:rsidRPr="00492B61">
        <w:rPr>
          <w:b w:val="0"/>
          <w:i/>
          <w:iCs/>
          <w:sz w:val="28"/>
          <w:szCs w:val="36"/>
        </w:rPr>
        <w:t xml:space="preserve">. </w:t>
      </w:r>
      <w:r w:rsidR="00492B61"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083AA2CC"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595EF2" w:rsidRPr="00595EF2">
        <w:rPr>
          <w:szCs w:val="32"/>
        </w:rPr>
        <w:t>3.</w:t>
      </w:r>
      <w:r w:rsidR="00492B61" w:rsidRPr="00492B61">
        <w:fldChar w:fldCharType="end"/>
      </w:r>
      <w:r w:rsidR="00D805F4">
        <w:t>3</w:t>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87" w:name="_Ref38617328"/>
      <w:bookmarkStart w:id="88" w:name="_Toc41246089"/>
      <w:r>
        <w:lastRenderedPageBreak/>
        <w:t>Izmaiņu adaptācijas scenāriju zarošanās nosacījumi</w:t>
      </w:r>
      <w:bookmarkEnd w:id="87"/>
      <w:bookmarkEnd w:id="88"/>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50038066" w:rsidR="00C63AB9" w:rsidRPr="00C63AB9" w:rsidRDefault="00D805F4" w:rsidP="00C63AB9">
      <w:pPr>
        <w:pStyle w:val="tabulasvirsraksts"/>
        <w:jc w:val="right"/>
        <w:rPr>
          <w:b w:val="0"/>
          <w:bCs/>
          <w:i/>
          <w:iCs/>
          <w:sz w:val="28"/>
          <w:szCs w:val="36"/>
        </w:rPr>
      </w:pPr>
      <w:bookmarkStart w:id="89" w:name="_Ref38444648"/>
      <w:r>
        <w:rPr>
          <w:b w:val="0"/>
          <w:bCs/>
          <w:i/>
          <w:iCs/>
          <w:sz w:val="24"/>
          <w:szCs w:val="32"/>
        </w:rPr>
        <w:t>3</w:t>
      </w:r>
      <w:r w:rsidR="00C63AB9" w:rsidRPr="00C63AB9">
        <w:rPr>
          <w:b w:val="0"/>
          <w:bCs/>
          <w:i/>
          <w:iCs/>
          <w:sz w:val="24"/>
          <w:szCs w:val="32"/>
        </w:rPr>
        <w:t>.</w:t>
      </w:r>
      <w:bookmarkEnd w:id="89"/>
      <w:r>
        <w:rPr>
          <w:b w:val="0"/>
          <w:bCs/>
          <w:i/>
          <w:iCs/>
          <w:sz w:val="24"/>
          <w:szCs w:val="32"/>
        </w:rPr>
        <w:t>4</w:t>
      </w:r>
      <w:r w:rsidR="00C63AB9"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2A01DA87"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595EF2" w:rsidRPr="00595EF2">
        <w:rPr>
          <w:szCs w:val="32"/>
        </w:rPr>
        <w:t>3.</w:t>
      </w:r>
      <w:r w:rsidR="00C63AB9" w:rsidRPr="00C63AB9">
        <w:fldChar w:fldCharType="end"/>
      </w:r>
      <w:r w:rsidR="00D805F4">
        <w:t>4</w:t>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1084994D" w:rsidR="009C2848" w:rsidRPr="009C2848" w:rsidRDefault="00D805F4" w:rsidP="009C2848">
      <w:pPr>
        <w:pStyle w:val="tabulasvirsraksts"/>
        <w:jc w:val="right"/>
        <w:rPr>
          <w:b w:val="0"/>
          <w:bCs/>
          <w:i/>
          <w:iCs/>
          <w:sz w:val="32"/>
          <w:szCs w:val="40"/>
        </w:rPr>
      </w:pPr>
      <w:bookmarkStart w:id="90" w:name="_Ref38446981"/>
      <w:r>
        <w:rPr>
          <w:b w:val="0"/>
          <w:bCs/>
          <w:i/>
          <w:iCs/>
          <w:sz w:val="24"/>
          <w:szCs w:val="32"/>
        </w:rPr>
        <w:t>3</w:t>
      </w:r>
      <w:r w:rsidR="009C2848" w:rsidRPr="009C2848">
        <w:rPr>
          <w:b w:val="0"/>
          <w:bCs/>
          <w:i/>
          <w:iCs/>
          <w:sz w:val="24"/>
          <w:szCs w:val="32"/>
        </w:rPr>
        <w:t>.</w:t>
      </w:r>
      <w:bookmarkEnd w:id="90"/>
      <w:r>
        <w:rPr>
          <w:b w:val="0"/>
          <w:bCs/>
          <w:i/>
          <w:iCs/>
          <w:sz w:val="24"/>
          <w:szCs w:val="32"/>
        </w:rPr>
        <w:t>5</w:t>
      </w:r>
      <w:r w:rsidR="009C2848"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798240A6"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595EF2" w:rsidRPr="00595EF2">
        <w:rPr>
          <w:szCs w:val="32"/>
        </w:rPr>
        <w:t>3.</w:t>
      </w:r>
      <w:r w:rsidR="009C2848" w:rsidRPr="009C2848">
        <w:fldChar w:fldCharType="end"/>
      </w:r>
      <w:r w:rsidR="00D805F4">
        <w:t>5</w:t>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610552E0" w:rsidR="009C2848" w:rsidRPr="009C2848" w:rsidRDefault="00D805F4" w:rsidP="009C2848">
      <w:pPr>
        <w:pStyle w:val="tabulasvirsraksts"/>
        <w:jc w:val="right"/>
        <w:rPr>
          <w:b w:val="0"/>
          <w:bCs/>
          <w:i/>
          <w:iCs/>
          <w:sz w:val="32"/>
          <w:szCs w:val="40"/>
        </w:rPr>
      </w:pPr>
      <w:bookmarkStart w:id="91" w:name="_Ref38447346"/>
      <w:r>
        <w:rPr>
          <w:b w:val="0"/>
          <w:bCs/>
          <w:i/>
          <w:iCs/>
          <w:sz w:val="24"/>
          <w:szCs w:val="32"/>
        </w:rPr>
        <w:t>3</w:t>
      </w:r>
      <w:r w:rsidR="009C2848" w:rsidRPr="009C2848">
        <w:rPr>
          <w:b w:val="0"/>
          <w:bCs/>
          <w:i/>
          <w:iCs/>
          <w:sz w:val="24"/>
          <w:szCs w:val="32"/>
        </w:rPr>
        <w:t>.</w:t>
      </w:r>
      <w:bookmarkEnd w:id="91"/>
      <w:r>
        <w:rPr>
          <w:b w:val="0"/>
          <w:bCs/>
          <w:i/>
          <w:iCs/>
          <w:sz w:val="24"/>
          <w:szCs w:val="32"/>
        </w:rPr>
        <w:t>6</w:t>
      </w:r>
      <w:r w:rsidR="009C2848"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00FE83F3"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00595EF2" w:rsidRPr="00595EF2">
        <w:rPr>
          <w:szCs w:val="32"/>
        </w:rPr>
        <w:t>3.</w:t>
      </w:r>
      <w:r w:rsidRPr="009C2848">
        <w:fldChar w:fldCharType="end"/>
      </w:r>
      <w:r w:rsidR="00D805F4">
        <w:t>6</w:t>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92" w:name="_Ref38617330"/>
      <w:bookmarkStart w:id="93" w:name="_Toc41246090"/>
      <w:r>
        <w:t>Izmaiņu adaptācijas procesa papildus informācija</w:t>
      </w:r>
      <w:bookmarkEnd w:id="92"/>
      <w:bookmarkEnd w:id="93"/>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4A5AC3E" w:rsidR="009C2848" w:rsidRPr="009C2848" w:rsidRDefault="00D805F4" w:rsidP="009C2848">
      <w:pPr>
        <w:pStyle w:val="tabulasvirsraksts"/>
        <w:jc w:val="right"/>
        <w:rPr>
          <w:b w:val="0"/>
          <w:bCs/>
          <w:i/>
          <w:iCs/>
          <w:sz w:val="32"/>
          <w:szCs w:val="40"/>
        </w:rPr>
      </w:pPr>
      <w:bookmarkStart w:id="94" w:name="_Ref38447455"/>
      <w:r>
        <w:rPr>
          <w:b w:val="0"/>
          <w:bCs/>
          <w:i/>
          <w:iCs/>
          <w:sz w:val="24"/>
          <w:szCs w:val="32"/>
        </w:rPr>
        <w:t>3</w:t>
      </w:r>
      <w:r w:rsidR="009C2848" w:rsidRPr="009C2848">
        <w:rPr>
          <w:b w:val="0"/>
          <w:bCs/>
          <w:i/>
          <w:iCs/>
          <w:sz w:val="24"/>
          <w:szCs w:val="32"/>
        </w:rPr>
        <w:t>.</w:t>
      </w:r>
      <w:bookmarkEnd w:id="94"/>
      <w:r>
        <w:rPr>
          <w:b w:val="0"/>
          <w:bCs/>
          <w:i/>
          <w:iCs/>
          <w:sz w:val="24"/>
          <w:szCs w:val="32"/>
        </w:rPr>
        <w:t>7</w:t>
      </w:r>
      <w:r w:rsidR="009C2848"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4362E55A" w:rsidR="003E5462" w:rsidRDefault="22F6A669" w:rsidP="00187F1A">
      <w:pPr>
        <w:pStyle w:val="Teksts"/>
      </w:pPr>
      <w:r>
        <w:t xml:space="preserve">Šiem papildus datiem tiek izmantota tabula </w:t>
      </w:r>
      <w:r w:rsidRPr="22F6A669">
        <w:rPr>
          <w:i/>
          <w:iCs/>
        </w:rPr>
        <w:t xml:space="preserve">ChangeAdaptationAdditionalData </w:t>
      </w:r>
      <w:r>
        <w:t xml:space="preserve">(tabulas aprakstu skat. tabulā </w:t>
      </w:r>
      <w:r w:rsidR="00A81A23">
        <w:fldChar w:fldCharType="begin"/>
      </w:r>
      <w:r w:rsidR="00A81A23">
        <w:instrText xml:space="preserve"> REF _Ref38447455 \h  \* MERGEFORMAT </w:instrText>
      </w:r>
      <w:r w:rsidR="00A81A23">
        <w:fldChar w:fldCharType="separate"/>
      </w:r>
      <w:r w:rsidR="00595EF2" w:rsidRPr="00595EF2">
        <w:t>3.</w:t>
      </w:r>
      <w:r w:rsidR="00A81A23">
        <w:fldChar w:fldCharType="end"/>
      </w:r>
      <w:r>
        <w:t xml:space="preserve">7.), kas glabā ārējo atslēgu uz tabulu </w:t>
      </w:r>
      <w:r w:rsidRPr="22F6A669">
        <w:rPr>
          <w:i/>
          <w:iCs/>
        </w:rPr>
        <w:t>Change</w:t>
      </w:r>
      <w:r>
        <w:t>, datu tipu (informācija par to, kādam nolūkam izmantojami papildus dati), kā arī p</w:t>
      </w:r>
      <w:ins w:id="95" w:author="Alise Maru" w:date="2020-05-23T11:14:00Z">
        <w:r>
          <w:t>a</w:t>
        </w:r>
      </w:ins>
      <w:r>
        <w:t>ši glabājamie dati. Glabājamo datu formāts atkarīgs no datu veida. Piemēram</w:t>
      </w:r>
      <w:ins w:id="96" w:author="Alise Maru" w:date="2020-05-23T11:15:00Z">
        <w:r>
          <w:t>,</w:t>
        </w:r>
      </w:ins>
      <w:r>
        <w:t xml:space="preserve"> glabājot tikai identifikatoru, tas būs vienkāršs skaitlis, taču iespējamas situācijas, kad dati būs kādā citā formātā (JSON, XML, CSV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97" w:name="_Toc41246091"/>
      <w:r>
        <w:lastRenderedPageBreak/>
        <w:t>Evolūcijas apstrādes funkcionalitāte</w:t>
      </w:r>
      <w:bookmarkEnd w:id="97"/>
    </w:p>
    <w:p w14:paraId="36995138" w14:textId="76F94ECA"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iespējams sākt izmaiņu apstrādi. Lai izmaiņu veiksmīgi adaptētu sistēm</w:t>
      </w:r>
      <w:r w:rsidR="00AD5B4B">
        <w:t>as metadatos</w:t>
      </w:r>
      <w:r>
        <w:t xml:space="preserve">,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3E997660"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rsidR="00595EF2">
        <w:t>3.2.1</w:t>
      </w:r>
      <w:r>
        <w:fldChar w:fldCharType="end"/>
      </w:r>
      <w:r>
        <w:t xml:space="preserve">., </w:t>
      </w:r>
      <w:r>
        <w:fldChar w:fldCharType="begin"/>
      </w:r>
      <w:r>
        <w:instrText xml:space="preserve"> REF _Ref38612115 \r \h </w:instrText>
      </w:r>
      <w:r>
        <w:fldChar w:fldCharType="separate"/>
      </w:r>
      <w:r w:rsidR="00595EF2">
        <w:t>3.2.2</w:t>
      </w:r>
      <w:r>
        <w:fldChar w:fldCharType="end"/>
      </w:r>
      <w:r>
        <w:t xml:space="preserve">. un </w:t>
      </w:r>
      <w:r>
        <w:fldChar w:fldCharType="begin"/>
      </w:r>
      <w:r>
        <w:instrText xml:space="preserve"> REF _Ref38619279 \r \h </w:instrText>
      </w:r>
      <w:r>
        <w:fldChar w:fldCharType="separate"/>
      </w:r>
      <w:r w:rsidR="00595EF2">
        <w:t>3.2.3</w:t>
      </w:r>
      <w:r>
        <w:fldChar w:fldCharType="end"/>
      </w:r>
      <w:r>
        <w:t>.</w:t>
      </w:r>
    </w:p>
    <w:p w14:paraId="7C062231" w14:textId="2D2F71A2" w:rsidR="009D23D2" w:rsidRDefault="009D23D2" w:rsidP="00276DA8">
      <w:pPr>
        <w:pStyle w:val="apak-apaknodvirsr"/>
        <w:numPr>
          <w:ilvl w:val="2"/>
          <w:numId w:val="1"/>
        </w:numPr>
        <w:ind w:left="1701"/>
      </w:pPr>
      <w:bookmarkStart w:id="98" w:name="_Ref38619276"/>
      <w:bookmarkStart w:id="99" w:name="_Toc41246092"/>
      <w:r>
        <w:t>Pirmreizējā izmaiņas apstrāde</w:t>
      </w:r>
      <w:bookmarkEnd w:id="98"/>
      <w:bookmarkEnd w:id="99"/>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7C9C041F" w:rsidR="009D23D2" w:rsidRDefault="22F6A669" w:rsidP="009D23D2">
      <w:pPr>
        <w:pStyle w:val="Teksts"/>
      </w:pPr>
      <w:r>
        <w:t xml:space="preserve">Veicot pirmreizējo izmaiņas apstrādi (skat. att. </w:t>
      </w:r>
      <w:r w:rsidR="009E3B29">
        <w:t>3.2.</w:t>
      </w:r>
      <w:r>
        <w:t xml:space="preserve">), tiek apstrādātas tikai izmaiņas ar statusu “Jauns”. Nosakot izmaiņas tipu (izmaiņu tipus skatīt nodaļā </w:t>
      </w:r>
      <w:r w:rsidR="009D23D2">
        <w:fldChar w:fldCharType="begin"/>
      </w:r>
      <w:r w:rsidR="009D23D2">
        <w:instrText xml:space="preserve"> REF _Ref38537496 \r \h </w:instrText>
      </w:r>
      <w:r w:rsidR="009D23D2">
        <w:fldChar w:fldCharType="separate"/>
      </w:r>
      <w:r w:rsidR="00595EF2">
        <w:t>3.3</w:t>
      </w:r>
      <w:r w:rsidR="009D23D2">
        <w:fldChar w:fldCharType="end"/>
      </w:r>
      <w:r>
        <w:t>.), pareizajā secībā tiek atlasīti visi izmaiņas tipam atbilstošie scenārija soļi, pēc kā izveidoti konkrētajai izmaiņai atbilstošie procesa soļi. Pēc tam tiek atlasīti konkrētajam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100" w:name="_Ref38534090"/>
      <w:r>
        <w:rPr>
          <w:b w:val="0"/>
          <w:bCs/>
          <w:i/>
          <w:iCs/>
        </w:rPr>
        <w:t>3.3</w:t>
      </w:r>
      <w:r w:rsidR="009D23D2" w:rsidRPr="00BA76A1">
        <w:rPr>
          <w:b w:val="0"/>
          <w:bCs/>
          <w:i/>
          <w:iCs/>
        </w:rPr>
        <w:t>. att.</w:t>
      </w:r>
      <w:bookmarkEnd w:id="100"/>
      <w:r w:rsidR="009D23D2">
        <w:t xml:space="preserve"> Pirmreizējās izmaiņas apstrādes programmkoda fragments</w:t>
      </w:r>
    </w:p>
    <w:p w14:paraId="6D36EA53" w14:textId="4CBE7C81" w:rsidR="009D23D2" w:rsidRPr="00234B32" w:rsidRDefault="009D23D2" w:rsidP="009D23D2">
      <w:pPr>
        <w:pStyle w:val="Teksts"/>
        <w:spacing w:before="240"/>
      </w:pPr>
      <w:r>
        <w:t xml:space="preserve">Attēlā </w:t>
      </w:r>
      <w:r w:rsidR="009E3B29">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101" w:name="_Ref38612115"/>
      <w:bookmarkStart w:id="102" w:name="_Toc41246093"/>
      <w:r>
        <w:lastRenderedPageBreak/>
        <w:t>Scenārija iegūšana</w:t>
      </w:r>
      <w:bookmarkEnd w:id="101"/>
      <w:bookmarkEnd w:id="102"/>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103" w:name="_Ref38611078"/>
      <w:r w:rsidR="009D23D2" w:rsidRPr="00CF6492">
        <w:rPr>
          <w:b w:val="0"/>
          <w:bCs/>
          <w:i/>
          <w:iCs/>
        </w:rPr>
        <w:t>att.</w:t>
      </w:r>
      <w:r w:rsidR="009D23D2">
        <w:t xml:space="preserve"> Izmaiņai atbilstoša adaptācijas scenārija datu atlases vaicājums</w:t>
      </w:r>
      <w:bookmarkEnd w:id="103"/>
    </w:p>
    <w:p w14:paraId="1D532187" w14:textId="77777777" w:rsidR="009D23D2" w:rsidRDefault="009D23D2" w:rsidP="009D23D2">
      <w:pPr>
        <w:pStyle w:val="Teksts"/>
      </w:pPr>
    </w:p>
    <w:p w14:paraId="1939FA48" w14:textId="761B3680" w:rsidR="009D23D2" w:rsidRDefault="22F6A669" w:rsidP="009D23D2">
      <w:pPr>
        <w:pStyle w:val="Teksts"/>
      </w:pPr>
      <w:r>
        <w:t xml:space="preserve">Attēlā </w:t>
      </w:r>
      <w:r w:rsidR="009E3B29">
        <w:t>3.4.</w:t>
      </w:r>
      <w:r w:rsidR="00DA6720">
        <w:t xml:space="preserve"> </w:t>
      </w:r>
      <w:r>
        <w:t xml:space="preserve">redzams SQL datu atlases vaicājums, kas paredzēts secīga konkrētās izmaiņas scenārija atlasei. Ieejas parametrs ir izmaiņas identifikators (attēlā </w:t>
      </w:r>
      <w:r w:rsidR="009D23D2">
        <w:fldChar w:fldCharType="begin"/>
      </w:r>
      <w:r w:rsidR="009D23D2">
        <w:instrText xml:space="preserve"> REF _Ref38611078 \h  \* MERGEFORMAT </w:instrText>
      </w:r>
      <w:r w:rsidR="009D23D2">
        <w:fldChar w:fldCharType="separate"/>
      </w:r>
      <w:r w:rsidR="00595EF2" w:rsidRPr="00595EF2">
        <w:t>att</w:t>
      </w:r>
      <w:r w:rsidR="00595EF2" w:rsidRPr="00CF6492">
        <w:rPr>
          <w:bCs/>
          <w:i/>
          <w:iCs/>
        </w:rPr>
        <w:t>.</w:t>
      </w:r>
      <w:r w:rsidR="00595EF2">
        <w:t xml:space="preserve"> Izmaiņai atbilstoša adaptācijas scenārija datu atlases vaicājums</w:t>
      </w:r>
      <w:r w:rsidR="009D23D2">
        <w:fldChar w:fldCharType="end"/>
      </w:r>
      <w:r>
        <w:t xml:space="preserve"> – </w:t>
      </w:r>
      <w:r w:rsidRPr="22F6A669">
        <w:rPr>
          <w:i/>
          <w:iCs/>
        </w:rPr>
        <w:t>in_change_id</w:t>
      </w:r>
      <w:r>
        <w:t>)</w:t>
      </w:r>
      <w:ins w:id="104" w:author="Alise Maru" w:date="2020-05-23T11:21:00Z">
        <w:r>
          <w:t>.</w:t>
        </w:r>
      </w:ins>
      <w:r>
        <w:t xml:space="preserve"> Vaicājumā izmantota </w:t>
      </w:r>
      <w:r w:rsidRPr="22F6A669">
        <w:rPr>
          <w:i/>
          <w:iCs/>
        </w:rPr>
        <w:t xml:space="preserve">Oracle </w:t>
      </w:r>
      <w:r>
        <w:t xml:space="preserve">iebūvētā funkcija </w:t>
      </w:r>
      <w:r w:rsidRPr="22F6A669">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78A77524" w14:textId="3A017C96" w:rsidR="009D23D2" w:rsidRDefault="009D23D2" w:rsidP="00276DA8">
      <w:pPr>
        <w:pStyle w:val="apak-apaknodvirsr"/>
        <w:numPr>
          <w:ilvl w:val="2"/>
          <w:numId w:val="1"/>
        </w:numPr>
        <w:ind w:left="1843"/>
      </w:pPr>
      <w:bookmarkStart w:id="105" w:name="_Ref38619279"/>
      <w:bookmarkStart w:id="106" w:name="_Toc41246094"/>
      <w:r>
        <w:lastRenderedPageBreak/>
        <w:t>Scenārija izpilde</w:t>
      </w:r>
      <w:bookmarkEnd w:id="105"/>
      <w:bookmarkEnd w:id="106"/>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107" w:name="_Ref38611988"/>
      <w:r>
        <w:rPr>
          <w:b w:val="0"/>
          <w:bCs/>
          <w:i/>
          <w:iCs/>
        </w:rPr>
        <w:t>3.5</w:t>
      </w:r>
      <w:r w:rsidR="009D23D2" w:rsidRPr="00E336A4">
        <w:rPr>
          <w:b w:val="0"/>
          <w:bCs/>
          <w:i/>
          <w:iCs/>
        </w:rPr>
        <w:t>. att.</w:t>
      </w:r>
      <w:bookmarkEnd w:id="107"/>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576F5801" w:rsidR="009D23D2" w:rsidRDefault="009D23D2" w:rsidP="009D23D2">
      <w:pPr>
        <w:pStyle w:val="Teksts"/>
      </w:pPr>
      <w:r>
        <w:t xml:space="preserve">Attēlā </w:t>
      </w:r>
      <w:r w:rsidR="009E3B29">
        <w:t>3.5.</w:t>
      </w:r>
      <w:r w:rsidR="00DA6720">
        <w:t xml:space="preserve"> </w:t>
      </w:r>
      <w:r>
        <w:t xml:space="preserve">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595EF2">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sidR="000051C9">
        <w:t>dinamiskais</w:t>
      </w:r>
      <w:r>
        <w:rPr>
          <w:i/>
          <w:iCs/>
        </w:rPr>
        <w:t xml:space="preserve"> SQL</w:t>
      </w:r>
      <w:r w:rsidR="000051C9">
        <w:rPr>
          <w:i/>
          <w:iCs/>
        </w:rPr>
        <w:t xml:space="preserve"> </w:t>
      </w:r>
      <w:r w:rsidR="000051C9">
        <w:t>izsaukums</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p>
    <w:p w14:paraId="156A8E61" w14:textId="13D0B748" w:rsidR="003E5462" w:rsidRDefault="003E5462" w:rsidP="003E5462">
      <w:pPr>
        <w:pStyle w:val="apaknodaasvirsraksts"/>
        <w:numPr>
          <w:ilvl w:val="1"/>
          <w:numId w:val="1"/>
        </w:numPr>
        <w:ind w:left="1276" w:hanging="709"/>
      </w:pPr>
      <w:bookmarkStart w:id="108" w:name="_Ref38537496"/>
      <w:bookmarkStart w:id="109" w:name="_Toc41246095"/>
      <w:r>
        <w:lastRenderedPageBreak/>
        <w:t>Izmaiņu adaptācijas scenāriji</w:t>
      </w:r>
      <w:bookmarkEnd w:id="108"/>
      <w:bookmarkEnd w:id="109"/>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5F8AD08D"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595EF2">
        <w:t>2.1.3</w:t>
      </w:r>
      <w:r>
        <w:fldChar w:fldCharType="end"/>
      </w:r>
      <w:r>
        <w:t>.</w:t>
      </w:r>
    </w:p>
    <w:p w14:paraId="1BA23F60" w14:textId="685784C9" w:rsidR="0085271E" w:rsidRPr="0085271E" w:rsidRDefault="22F6A669" w:rsidP="0085271E">
      <w:pPr>
        <w:pStyle w:val="Teksts"/>
      </w:pPr>
      <w:r>
        <w:t xml:space="preserve">Ja izmaiņu adaptācijas scenārijā ietilpst kāda jauna vienuma (datu maģistrāles līmeņa, datu avota, datu kopas, datu vienības) pievienošana, metadati par to tiek aprakstīti tabulā </w:t>
      </w:r>
      <w:r w:rsidRPr="22F6A669">
        <w:rPr>
          <w:i/>
          <w:iCs/>
        </w:rPr>
        <w:t>MetadataProperty</w:t>
      </w:r>
      <w:r>
        <w:t>. Pamatdati par katru j</w:t>
      </w:r>
      <w:ins w:id="110" w:author="Alise Maru" w:date="2020-05-23T11:24:00Z">
        <w:r>
          <w:t>au</w:t>
        </w:r>
      </w:ins>
      <w:r>
        <w:t xml:space="preserve">nu vienumu tiek glabāti tiem atbilstošajās tabulās – datu vienības tabulā </w:t>
      </w:r>
      <w:r w:rsidRPr="22F6A669">
        <w:rPr>
          <w:i/>
          <w:iCs/>
        </w:rPr>
        <w:t>DataItem</w:t>
      </w:r>
      <w:r>
        <w:t xml:space="preserve">, datu kopas tabulā </w:t>
      </w:r>
      <w:r w:rsidRPr="22F6A669">
        <w:rPr>
          <w:i/>
          <w:iCs/>
        </w:rPr>
        <w:t>DataSet</w:t>
      </w:r>
      <w:r>
        <w:t xml:space="preserve">, datu avoti tabulā </w:t>
      </w:r>
      <w:r w:rsidRPr="22F6A669">
        <w:rPr>
          <w:i/>
          <w:iCs/>
        </w:rPr>
        <w:t>DataSource</w:t>
      </w:r>
      <w:r>
        <w:t xml:space="preserve">, bet datu maģistrāles līmeņi tabulā </w:t>
      </w:r>
      <w:r w:rsidRPr="22F6A669">
        <w:rPr>
          <w:i/>
          <w:iCs/>
        </w:rPr>
        <w:t>DataHighwayLevel</w:t>
      </w:r>
      <w:r>
        <w:t>. Pievienojot jaunas datu vienības, nepieciešams noteikt to savstarpējās attiecības – tās tiek aprakstī</w:t>
      </w:r>
      <w:ins w:id="111" w:author="Alise Maru" w:date="2020-05-23T11:24:00Z">
        <w:r>
          <w:t>t</w:t>
        </w:r>
      </w:ins>
      <w:r>
        <w:t xml:space="preserve">as tabulās </w:t>
      </w:r>
      <w:r w:rsidRPr="22F6A669">
        <w:rPr>
          <w:i/>
          <w:iCs/>
        </w:rPr>
        <w:t xml:space="preserve">Relationship </w:t>
      </w:r>
      <w:r>
        <w:t xml:space="preserve">un </w:t>
      </w:r>
      <w:r w:rsidRPr="22F6A669">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sidRPr="22F6A669">
        <w:rPr>
          <w:i/>
          <w:iCs/>
        </w:rPr>
        <w:t xml:space="preserve">Mapping </w:t>
      </w:r>
      <w:r>
        <w:t xml:space="preserve">un </w:t>
      </w:r>
      <w:r w:rsidRPr="22F6A669">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112" w:name="_Toc41246096"/>
      <w:r>
        <w:t>Datu maģistrāles līmeņa pievienošana</w:t>
      </w:r>
      <w:bookmarkEnd w:id="112"/>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113" w:name="_Ref38454559"/>
      <w:r>
        <w:rPr>
          <w:b w:val="0"/>
          <w:bCs/>
          <w:i/>
          <w:iCs/>
        </w:rPr>
        <w:t xml:space="preserve">3.6. </w:t>
      </w:r>
      <w:r w:rsidR="00717E0E" w:rsidRPr="00717E0E">
        <w:rPr>
          <w:b w:val="0"/>
          <w:bCs/>
          <w:i/>
          <w:iCs/>
        </w:rPr>
        <w:t>att</w:t>
      </w:r>
      <w:r w:rsidR="00717E0E">
        <w:t>.</w:t>
      </w:r>
      <w:bookmarkEnd w:id="113"/>
      <w:r w:rsidR="00717E0E">
        <w:t xml:space="preserve"> Datu maģistrāles līmeņa pievienošanas peldceliņu diagramma</w:t>
      </w:r>
    </w:p>
    <w:p w14:paraId="0538F28D" w14:textId="36C05060" w:rsidR="00717E0E" w:rsidRDefault="00717E0E" w:rsidP="00717E0E">
      <w:pPr>
        <w:pStyle w:val="Teksts"/>
      </w:pPr>
    </w:p>
    <w:p w14:paraId="0AD84FCA" w14:textId="62D76371" w:rsidR="008B1CE9" w:rsidRDefault="008B1CE9" w:rsidP="00717E0E">
      <w:pPr>
        <w:pStyle w:val="Teksts"/>
      </w:pPr>
      <w:r>
        <w:t xml:space="preserve">Attēlā </w:t>
      </w:r>
      <w:r w:rsidR="009E3B29">
        <w:t xml:space="preserve">3.6. </w:t>
      </w:r>
      <w:r>
        <w:t>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114" w:name="_Ref38618876"/>
      <w:bookmarkStart w:id="115" w:name="_Toc41246097"/>
      <w:r>
        <w:lastRenderedPageBreak/>
        <w:t>Datu avota pievienošana</w:t>
      </w:r>
      <w:bookmarkEnd w:id="114"/>
      <w:bookmarkEnd w:id="115"/>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116" w:name="_Ref38455575"/>
      <w:bookmarkStart w:id="117"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116"/>
      <w:r w:rsidR="00411667">
        <w:t xml:space="preserve"> Datu avot</w:t>
      </w:r>
      <w:r w:rsidR="00E07AB7">
        <w:t>a</w:t>
      </w:r>
      <w:r w:rsidR="00411667">
        <w:t xml:space="preserve"> pievienošanas peldceliņu diagramma</w:t>
      </w:r>
      <w:bookmarkEnd w:id="117"/>
    </w:p>
    <w:p w14:paraId="67531994" w14:textId="7A092884" w:rsidR="00F64346" w:rsidRDefault="00F64346" w:rsidP="00F64346">
      <w:pPr>
        <w:pStyle w:val="tabulasvirsraksts"/>
      </w:pPr>
    </w:p>
    <w:p w14:paraId="655FF29B" w14:textId="073C6404" w:rsidR="00F64346" w:rsidRDefault="00F64346" w:rsidP="00187F1A">
      <w:pPr>
        <w:pStyle w:val="Teksts"/>
      </w:pPr>
      <w:r>
        <w:t xml:space="preserve">Kā redzams attēlā </w:t>
      </w:r>
      <w:r w:rsidR="009E3B29">
        <w:t>3.7.</w:t>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118" w:name="_Toc41246098"/>
      <w:r>
        <w:lastRenderedPageBreak/>
        <w:t>Datu kopas pievienošana</w:t>
      </w:r>
      <w:bookmarkEnd w:id="118"/>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119" w:name="_Ref38457597"/>
      <w:r>
        <w:rPr>
          <w:b w:val="0"/>
          <w:bCs/>
          <w:i/>
          <w:iCs/>
        </w:rPr>
        <w:t>3.8</w:t>
      </w:r>
      <w:r w:rsidR="00BD1D84" w:rsidRPr="00BD1D84">
        <w:rPr>
          <w:b w:val="0"/>
          <w:bCs/>
          <w:i/>
          <w:iCs/>
        </w:rPr>
        <w:t>. att.</w:t>
      </w:r>
      <w:bookmarkEnd w:id="119"/>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3CB349E1" w:rsidR="0029525E" w:rsidRDefault="00BD1D84" w:rsidP="00187F1A">
      <w:pPr>
        <w:pStyle w:val="Teksts"/>
      </w:pPr>
      <w:r>
        <w:t xml:space="preserve">Pievienojot jaunu datu kopu (skat. att. </w:t>
      </w:r>
      <w:r w:rsidR="009E3B29">
        <w:t>3.8.</w:t>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120" w:name="_Toc41246099"/>
      <w:r>
        <w:t>Metadatu īpašības pievienošana</w:t>
      </w:r>
      <w:bookmarkEnd w:id="120"/>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121" w:name="_Toc41246100"/>
      <w:r>
        <w:t>Datu vienības pievienošana</w:t>
      </w:r>
      <w:bookmarkEnd w:id="121"/>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122" w:name="_Ref38458972"/>
      <w:r>
        <w:rPr>
          <w:b w:val="0"/>
          <w:bCs/>
          <w:i/>
          <w:iCs/>
        </w:rPr>
        <w:t>3.9</w:t>
      </w:r>
      <w:r w:rsidR="003B3004" w:rsidRPr="003B3004">
        <w:rPr>
          <w:b w:val="0"/>
          <w:bCs/>
          <w:i/>
          <w:iCs/>
        </w:rPr>
        <w:t>. att.</w:t>
      </w:r>
      <w:bookmarkEnd w:id="122"/>
      <w:r w:rsidR="003B3004">
        <w:t xml:space="preserve"> Datu vienības pievienošanas peldceliņu diagramma</w:t>
      </w:r>
    </w:p>
    <w:p w14:paraId="590C6582" w14:textId="4B9F064A" w:rsidR="003B3004" w:rsidRDefault="003B3004" w:rsidP="003B3004">
      <w:pPr>
        <w:pStyle w:val="attlavirsraksts"/>
      </w:pPr>
    </w:p>
    <w:p w14:paraId="489B27BA" w14:textId="34FF6AE7" w:rsidR="00E07AB7" w:rsidRDefault="003B3004" w:rsidP="009D23D2">
      <w:pPr>
        <w:pStyle w:val="Teksts"/>
      </w:pPr>
      <w:r>
        <w:t>Pievienojot jaunu datu kopu (skat. att.</w:t>
      </w:r>
      <w:r w:rsidR="009E3B29">
        <w:t xml:space="preserve"> 3.9.</w:t>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595EF2">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123" w:name="_Ref38619042"/>
      <w:bookmarkStart w:id="124" w:name="_Toc41246101"/>
      <w:r>
        <w:t>Datu avota dzēšana</w:t>
      </w:r>
      <w:bookmarkEnd w:id="123"/>
      <w:bookmarkEnd w:id="124"/>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125" w:name="_Ref38466442"/>
      <w:r>
        <w:rPr>
          <w:b w:val="0"/>
          <w:bCs/>
          <w:i/>
          <w:iCs/>
        </w:rPr>
        <w:t>3.10</w:t>
      </w:r>
      <w:r w:rsidR="0029525E" w:rsidRPr="0029525E">
        <w:rPr>
          <w:b w:val="0"/>
          <w:bCs/>
          <w:i/>
          <w:iCs/>
        </w:rPr>
        <w:t>. att</w:t>
      </w:r>
      <w:r w:rsidR="0029525E">
        <w:t>.</w:t>
      </w:r>
      <w:bookmarkEnd w:id="125"/>
      <w:r w:rsidR="0029525E">
        <w:t xml:space="preserve"> Datu avota dzēšanas peldceliņu diagramma</w:t>
      </w:r>
    </w:p>
    <w:p w14:paraId="373CF268" w14:textId="382C5C18" w:rsidR="00B74222" w:rsidRDefault="00B74222" w:rsidP="0029525E">
      <w:pPr>
        <w:pStyle w:val="attlavirsraksts"/>
      </w:pPr>
    </w:p>
    <w:p w14:paraId="6315D01D" w14:textId="49A7E71E" w:rsidR="00B74222" w:rsidRDefault="00B74222" w:rsidP="00B74222">
      <w:pPr>
        <w:pStyle w:val="Teksts"/>
      </w:pPr>
      <w:r>
        <w:t xml:space="preserve">Datu avota dzēšanas procesā (skat. att. </w:t>
      </w:r>
      <w:r w:rsidR="009E3B29">
        <w:t>3.10.)</w:t>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595EF2">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126" w:name="_Toc41246102"/>
      <w:r>
        <w:t>Datu maģistrāles līmeņa dzēšana</w:t>
      </w:r>
      <w:bookmarkEnd w:id="126"/>
    </w:p>
    <w:p w14:paraId="74280FAB" w14:textId="364F47DF"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w:t>
      </w:r>
      <w:r w:rsidR="003C610A">
        <w:t xml:space="preserve">lielākoties </w:t>
      </w:r>
      <w:r w:rsidR="0006479A">
        <w:t>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241B2F7E">
            <wp:extent cx="5041127" cy="3447426"/>
            <wp:effectExtent l="0" t="0" r="7620" b="63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071238" cy="3468018"/>
                    </a:xfrm>
                    <a:prstGeom prst="rect">
                      <a:avLst/>
                    </a:prstGeom>
                  </pic:spPr>
                </pic:pic>
              </a:graphicData>
            </a:graphic>
          </wp:inline>
        </w:drawing>
      </w:r>
    </w:p>
    <w:p w14:paraId="4D26B9D4" w14:textId="2BF5F254" w:rsidR="002B18FD" w:rsidRDefault="009D7378" w:rsidP="002B18FD">
      <w:pPr>
        <w:pStyle w:val="attlavirsraksts"/>
      </w:pPr>
      <w:bookmarkStart w:id="127" w:name="_Ref38463881"/>
      <w:r>
        <w:rPr>
          <w:b w:val="0"/>
          <w:bCs/>
          <w:i/>
          <w:iCs/>
        </w:rPr>
        <w:t>3.11</w:t>
      </w:r>
      <w:r w:rsidR="002B18FD" w:rsidRPr="002B18FD">
        <w:rPr>
          <w:b w:val="0"/>
          <w:bCs/>
          <w:i/>
          <w:iCs/>
        </w:rPr>
        <w:t>. att.</w:t>
      </w:r>
      <w:bookmarkEnd w:id="127"/>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2489D67E" w:rsidR="002B18FD" w:rsidRDefault="002B18FD" w:rsidP="00717E0E">
      <w:pPr>
        <w:pStyle w:val="Teksts"/>
      </w:pPr>
      <w:r>
        <w:t xml:space="preserve">Datu maģistrāles līmeņa dzēšanas procesā (skat. att. </w:t>
      </w:r>
      <w:r w:rsidR="009E3B29">
        <w:t>3.11.</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595EF2">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128" w:name="_Toc41246103"/>
      <w:r>
        <w:lastRenderedPageBreak/>
        <w:t>Rezultāti</w:t>
      </w:r>
      <w:bookmarkEnd w:id="128"/>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79F1F375" w:rsidR="007977B7" w:rsidRPr="005B3FEA" w:rsidRDefault="007977B7" w:rsidP="005B3FEA">
      <w:pPr>
        <w:pStyle w:val="Teksts"/>
      </w:pPr>
      <w:r>
        <w:t>Balstoties uz esošās sistēmas datu bāzes struktūr</w:t>
      </w:r>
      <w:r w:rsidR="00842E02">
        <w:t>as</w:t>
      </w:r>
      <w:r>
        <w:t>, kā arī pastāvošo metadatu glabāšanas mehānismu, izstrādāts risinājums, kas paredzēts datu avotu evolūcijas rezultātā radušos izmaiņu adaptācijai sistēm</w:t>
      </w:r>
      <w:r w:rsidR="007124B4">
        <w:t>as metadatos</w:t>
      </w:r>
      <w:r>
        <w:t>. Izstrādāta datu bāzes struktūra izmaiņu adaptācijas procesā radušos metadatu glabāšanai, kā arī datu atlases vaicājumi un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r w:rsidR="00C14DA9">
        <w:t xml:space="preserve"> Izstrādātais risinājums ir universāls, tāpēc tas izmantojams arī nākotnē jaunu izmaiņu veidu adaptācijas scenāriju glabāšanai un adaptēšanai sistēmas metadatos.</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129" w:name="_Toc41246104"/>
      <w:r>
        <w:lastRenderedPageBreak/>
        <w:t>Secinājumi</w:t>
      </w:r>
      <w:bookmarkEnd w:id="129"/>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0E835C7C" w:rsidR="00650B0B" w:rsidRDefault="00650B0B" w:rsidP="00650B0B">
      <w:pPr>
        <w:pStyle w:val="Teksts"/>
      </w:pPr>
      <w:r>
        <w:t>Lai nodrošinātu neviendabīgu integrētu datu avotu izmaiņu adaptāciju sistēm</w:t>
      </w:r>
      <w:r w:rsidR="00F85B60">
        <w:t>as met</w:t>
      </w:r>
      <w:r w:rsidR="00F8368D">
        <w:t>a</w:t>
      </w:r>
      <w:r w:rsidR="00F85B60">
        <w:t>datos</w:t>
      </w:r>
      <w:r>
        <w:t>,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2AB6E3A8" w:rsidR="0010434F" w:rsidRDefault="00650B0B" w:rsidP="00650B0B">
      <w:pPr>
        <w:pStyle w:val="Teksts"/>
      </w:pPr>
      <w:r>
        <w:t xml:space="preserve">Darbā sasniegtais rezultāts izmantojams gan kā esošās sistēmas papildinājums, gan kā </w:t>
      </w:r>
      <w:r w:rsidR="00C14DA9">
        <w:t xml:space="preserve">universāls </w:t>
      </w:r>
      <w:r>
        <w:t>konceptuāls piemērs citu līdzīgu sistēmu papildināšanai ar šādu izmaiņu adaptācijas komponenti. Turpmāk plānots attīstīt sistēmu, iekļaujot visu iespējmo datu avotu izmaiņu veidu adaptācijas scenāriju realizāciju</w:t>
      </w:r>
      <w:r w:rsidR="00C14DA9">
        <w:t>.</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130" w:name="_Toc41246105"/>
      <w:bookmarkStart w:id="131" w:name="_Hlk40201792"/>
      <w:r>
        <w:lastRenderedPageBreak/>
        <w:t>Izmantotā literatūra un avoti</w:t>
      </w:r>
      <w:bookmarkEnd w:id="130"/>
    </w:p>
    <w:p w14:paraId="40398F03" w14:textId="5112740B" w:rsidR="004E6CA7" w:rsidRPr="004E6CA7" w:rsidRDefault="004E6CA7" w:rsidP="002E0CE2">
      <w:pPr>
        <w:pStyle w:val="Teksts"/>
        <w:numPr>
          <w:ilvl w:val="0"/>
          <w:numId w:val="27"/>
        </w:numPr>
        <w:spacing w:after="240"/>
        <w:ind w:left="425"/>
        <w:rPr>
          <w:rStyle w:val="Hyperlink"/>
          <w:color w:val="auto"/>
        </w:rPr>
      </w:pPr>
      <w:bookmarkStart w:id="132" w:name="_Ref40257662"/>
      <w:bookmarkEnd w:id="131"/>
      <w:r w:rsidRPr="009F5F58">
        <w:rPr>
          <w:rStyle w:val="Hyperlink"/>
          <w:color w:val="auto"/>
          <w:u w:val="none"/>
        </w:rPr>
        <w:t>Akadēmiskā terminu datubāze “</w:t>
      </w:r>
      <w:r w:rsidRPr="004E6CA7">
        <w:rPr>
          <w:rStyle w:val="Hyperlink"/>
          <w:b/>
          <w:bCs/>
          <w:i/>
          <w:iCs/>
          <w:color w:val="auto"/>
          <w:u w:val="none"/>
        </w:rPr>
        <w:t>AkadTerm</w:t>
      </w:r>
      <w:r w:rsidRPr="009F5F58">
        <w:rPr>
          <w:rStyle w:val="Hyperlink"/>
          <w:color w:val="auto"/>
          <w:u w:val="none"/>
        </w:rPr>
        <w:t xml:space="preserve">”. [Tiešsaiste] – [Pārbaudīts 08.05.2020]. Pieejams: </w:t>
      </w:r>
      <w:hyperlink r:id="rId31" w:history="1">
        <w:r w:rsidRPr="004E6CA7">
          <w:rPr>
            <w:rStyle w:val="Hyperlink"/>
            <w:color w:val="auto"/>
          </w:rPr>
          <w:t>http://termini.lza.lv/term.php</w:t>
        </w:r>
      </w:hyperlink>
      <w:bookmarkEnd w:id="132"/>
    </w:p>
    <w:p w14:paraId="4BFAB7FE" w14:textId="30515DF1" w:rsidR="004E6CA7" w:rsidRDefault="004E6CA7" w:rsidP="002E0CE2">
      <w:pPr>
        <w:pStyle w:val="Teksts"/>
        <w:numPr>
          <w:ilvl w:val="0"/>
          <w:numId w:val="27"/>
        </w:numPr>
        <w:spacing w:after="240"/>
        <w:ind w:left="425"/>
      </w:pPr>
      <w:bookmarkStart w:id="133" w:name="_Ref40258416"/>
      <w:r w:rsidRPr="009F5F58">
        <w:rPr>
          <w:b/>
          <w:bCs/>
        </w:rPr>
        <w:t>Alfredo Cuzzocrea, Laura Puglisi</w:t>
      </w:r>
      <w:r w:rsidRPr="009F5F58">
        <w:t>, “</w:t>
      </w:r>
      <w:r w:rsidRPr="009F5F58">
        <w:rPr>
          <w:i/>
          <w:iCs/>
        </w:rPr>
        <w:t>Encyclopedia of Information Science and Technology, Third Edition</w:t>
      </w:r>
      <w:r w:rsidRPr="009F5F58">
        <w:t>”, IGI Global (2015)</w:t>
      </w:r>
      <w:bookmarkEnd w:id="133"/>
    </w:p>
    <w:p w14:paraId="7CC0D261" w14:textId="77777777" w:rsidR="004E6CA7" w:rsidRPr="009F5F58" w:rsidRDefault="004E6CA7" w:rsidP="002E0CE2">
      <w:pPr>
        <w:pStyle w:val="Teksts"/>
        <w:numPr>
          <w:ilvl w:val="0"/>
          <w:numId w:val="27"/>
        </w:numPr>
        <w:ind w:left="419" w:hanging="357"/>
      </w:pPr>
      <w:bookmarkStart w:id="134" w:name="_Ref40257826"/>
      <w:bookmarkStart w:id="135" w:name="_Hlk40256642"/>
      <w:r w:rsidRPr="009F5F58">
        <w:rPr>
          <w:b/>
          <w:bCs/>
        </w:rPr>
        <w:t>Amber Lee Dennis</w:t>
      </w:r>
      <w:r w:rsidRPr="009F5F58">
        <w:t>, “</w:t>
      </w:r>
      <w:r w:rsidRPr="009F5F58">
        <w:rPr>
          <w:i/>
          <w:iCs/>
        </w:rPr>
        <w:t>The Data Warehouse: From the Past to the Present</w:t>
      </w:r>
      <w:r w:rsidRPr="009F5F58">
        <w:t>” (2017). [Tiešsaiste] – [Pārbaudīts 27.04.2020]</w:t>
      </w:r>
      <w:bookmarkEnd w:id="134"/>
    </w:p>
    <w:p w14:paraId="3C8DA3C5" w14:textId="037F4F3B" w:rsidR="004E6CA7" w:rsidRPr="004E6CA7" w:rsidRDefault="004E6CA7" w:rsidP="002E0CE2">
      <w:pPr>
        <w:pStyle w:val="Teksts"/>
        <w:spacing w:after="240"/>
        <w:ind w:left="425" w:firstLine="0"/>
        <w:rPr>
          <w:rStyle w:val="Hyperlink"/>
          <w:color w:val="auto"/>
        </w:rPr>
      </w:pPr>
      <w:r w:rsidRPr="009F5F58">
        <w:t xml:space="preserve">Pieejams: </w:t>
      </w:r>
      <w:hyperlink r:id="rId32" w:history="1">
        <w:r w:rsidRPr="004E6CA7">
          <w:rPr>
            <w:rStyle w:val="Hyperlink"/>
            <w:color w:val="auto"/>
          </w:rPr>
          <w:t>https://www.dataversity.net/data-warehouse-past-present/</w:t>
        </w:r>
      </w:hyperlink>
      <w:bookmarkEnd w:id="135"/>
    </w:p>
    <w:p w14:paraId="4C710DC3" w14:textId="773C9756" w:rsidR="004E6CA7" w:rsidRPr="009F5F58" w:rsidRDefault="004E6CA7" w:rsidP="002E0CE2">
      <w:pPr>
        <w:pStyle w:val="Teksts"/>
        <w:numPr>
          <w:ilvl w:val="0"/>
          <w:numId w:val="27"/>
        </w:numPr>
        <w:spacing w:after="240"/>
        <w:ind w:left="425"/>
      </w:pPr>
      <w:bookmarkStart w:id="136" w:name="_Ref40258104"/>
      <w:r w:rsidRPr="009F5F58">
        <w:rPr>
          <w:rStyle w:val="Hyperlink"/>
          <w:color w:val="auto"/>
          <w:u w:val="none"/>
        </w:rPr>
        <w:t>“</w:t>
      </w:r>
      <w:r w:rsidRPr="009F5F58">
        <w:rPr>
          <w:rStyle w:val="Hyperlink"/>
          <w:i/>
          <w:iCs/>
          <w:color w:val="auto"/>
          <w:u w:val="none"/>
        </w:rPr>
        <w:t>Big Data Now: 2012 Edition</w:t>
      </w:r>
      <w:r w:rsidRPr="009F5F58">
        <w:rPr>
          <w:rStyle w:val="Hyperlink"/>
          <w:color w:val="auto"/>
          <w:u w:val="none"/>
        </w:rPr>
        <w:t>”, O’Reilly Media, Inc. (2012)</w:t>
      </w:r>
      <w:bookmarkEnd w:id="136"/>
    </w:p>
    <w:p w14:paraId="19D2C0BF" w14:textId="77777777" w:rsidR="004E6CA7" w:rsidRDefault="004E6CA7" w:rsidP="002E0CE2">
      <w:pPr>
        <w:pStyle w:val="Teksts"/>
        <w:numPr>
          <w:ilvl w:val="0"/>
          <w:numId w:val="27"/>
        </w:numPr>
        <w:spacing w:after="240"/>
        <w:ind w:left="425"/>
      </w:pPr>
      <w:bookmarkStart w:id="137" w:name="_Ref40258232"/>
      <w:r w:rsidRPr="004E6CA7">
        <w:rPr>
          <w:b/>
          <w:bCs/>
        </w:rPr>
        <w:t>Wayne W. Eckerson</w:t>
      </w:r>
      <w:r>
        <w:t>, “The Role of Big Data and Data Warehousing in the Modern Analytics Ecosystem”, Eckerson Group (2018)</w:t>
      </w:r>
      <w:bookmarkEnd w:id="137"/>
    </w:p>
    <w:p w14:paraId="45391749" w14:textId="77777777" w:rsidR="004E6CA7" w:rsidRDefault="004E6CA7" w:rsidP="002E0CE2">
      <w:pPr>
        <w:pStyle w:val="Teksts"/>
        <w:numPr>
          <w:ilvl w:val="0"/>
          <w:numId w:val="27"/>
        </w:numPr>
        <w:spacing w:after="240"/>
        <w:ind w:left="425"/>
      </w:pPr>
      <w:bookmarkStart w:id="138" w:name="_Ref40257552"/>
      <w:r w:rsidRPr="004E6CA7">
        <w:rPr>
          <w:b/>
          <w:bCs/>
        </w:rPr>
        <w:t>Lars George,</w:t>
      </w:r>
      <w:r>
        <w:t xml:space="preserve"> “</w:t>
      </w:r>
      <w:r w:rsidRPr="004E6CA7">
        <w:rPr>
          <w:i/>
          <w:iCs/>
        </w:rPr>
        <w:t>HBase: The Definitive Guide</w:t>
      </w:r>
      <w:r>
        <w:t>”, O’Reilly Media, Inc. (2011)</w:t>
      </w:r>
      <w:bookmarkEnd w:id="138"/>
    </w:p>
    <w:p w14:paraId="3A3F1254" w14:textId="77777777" w:rsidR="004E6CA7" w:rsidRDefault="004E6CA7" w:rsidP="002E0CE2">
      <w:pPr>
        <w:pStyle w:val="Teksts"/>
        <w:numPr>
          <w:ilvl w:val="0"/>
          <w:numId w:val="27"/>
        </w:numPr>
        <w:spacing w:after="240"/>
        <w:ind w:left="425"/>
      </w:pPr>
      <w:bookmarkStart w:id="139" w:name="_Ref40258213"/>
      <w:r w:rsidRPr="004E6CA7">
        <w:rPr>
          <w:b/>
          <w:bCs/>
        </w:rPr>
        <w:t>Judith Hurwitz, Alan Nugent, Dr.Fern Halper, Marcia Kaufman</w:t>
      </w:r>
      <w:r>
        <w:t>, “</w:t>
      </w:r>
      <w:r w:rsidRPr="004E6CA7">
        <w:rPr>
          <w:i/>
          <w:iCs/>
        </w:rPr>
        <w:t>Big Data For Dummies</w:t>
      </w:r>
      <w:r>
        <w:t>”, John Wiley &amp; Sons, Inc. (2013)</w:t>
      </w:r>
      <w:bookmarkEnd w:id="139"/>
    </w:p>
    <w:p w14:paraId="20AEECF2" w14:textId="77777777" w:rsidR="004E6CA7" w:rsidRDefault="004E6CA7" w:rsidP="002E0CE2">
      <w:pPr>
        <w:pStyle w:val="Teksts"/>
        <w:numPr>
          <w:ilvl w:val="0"/>
          <w:numId w:val="27"/>
        </w:numPr>
        <w:spacing w:after="240"/>
        <w:ind w:left="425"/>
      </w:pPr>
      <w:bookmarkStart w:id="140" w:name="_Ref40257721"/>
      <w:r w:rsidRPr="004E6CA7">
        <w:rPr>
          <w:b/>
          <w:bCs/>
        </w:rPr>
        <w:t>William Inmon</w:t>
      </w:r>
      <w:r>
        <w:t>, “</w:t>
      </w:r>
      <w:r w:rsidRPr="004E6CA7">
        <w:rPr>
          <w:i/>
          <w:iCs/>
        </w:rPr>
        <w:t>Building the Data Warehouse, Third Edition</w:t>
      </w:r>
      <w:r>
        <w:t>”, John Wiley &amp; Sons, Inc. (2002) .</w:t>
      </w:r>
      <w:bookmarkEnd w:id="140"/>
    </w:p>
    <w:p w14:paraId="71C4BDE1" w14:textId="77777777" w:rsidR="004E6CA7" w:rsidRDefault="004E6CA7" w:rsidP="002E0CE2">
      <w:pPr>
        <w:pStyle w:val="Teksts"/>
        <w:numPr>
          <w:ilvl w:val="0"/>
          <w:numId w:val="27"/>
        </w:numPr>
        <w:spacing w:after="240"/>
        <w:ind w:left="425"/>
      </w:pPr>
      <w:bookmarkStart w:id="141" w:name="_Ref40257612"/>
      <w:r w:rsidRPr="004E6CA7">
        <w:rPr>
          <w:b/>
          <w:bCs/>
        </w:rPr>
        <w:t>William Inmon, Derek Strauss, Genia Neushloss</w:t>
      </w:r>
      <w:r>
        <w:t>, “</w:t>
      </w:r>
      <w:r w:rsidRPr="004E6CA7">
        <w:rPr>
          <w:i/>
          <w:iCs/>
        </w:rPr>
        <w:t>The Architecture for the Next Generation of Data Warehousing</w:t>
      </w:r>
      <w:r>
        <w:t>”, Morgan Kaufmann Publishers (2010).</w:t>
      </w:r>
      <w:bookmarkEnd w:id="141"/>
      <w:r>
        <w:t xml:space="preserve"> </w:t>
      </w:r>
    </w:p>
    <w:p w14:paraId="23B542E5" w14:textId="77777777" w:rsidR="004E6CA7" w:rsidRDefault="004E6CA7" w:rsidP="002E0CE2">
      <w:pPr>
        <w:pStyle w:val="Teksts"/>
        <w:numPr>
          <w:ilvl w:val="0"/>
          <w:numId w:val="27"/>
        </w:numPr>
        <w:spacing w:after="240"/>
        <w:ind w:left="425"/>
      </w:pPr>
      <w:bookmarkStart w:id="142" w:name="_Ref40258517"/>
      <w:r w:rsidRPr="004E6CA7">
        <w:rPr>
          <w:b/>
          <w:bCs/>
        </w:rPr>
        <w:t>Ahmed Kabiri, Dalila Chiadmi</w:t>
      </w:r>
      <w:r>
        <w:t>, “</w:t>
      </w:r>
      <w:r w:rsidRPr="004E6CA7">
        <w:rPr>
          <w:i/>
          <w:iCs/>
        </w:rPr>
        <w:t>Survey on ETL Processes</w:t>
      </w:r>
      <w:r>
        <w:t>”, Journal of Theoretical and Applied Information Technology (2013)</w:t>
      </w:r>
      <w:bookmarkEnd w:id="142"/>
      <w:r>
        <w:t xml:space="preserve"> </w:t>
      </w:r>
    </w:p>
    <w:p w14:paraId="7BD4233B" w14:textId="77777777" w:rsidR="004E6CA7" w:rsidRDefault="004E6CA7" w:rsidP="002E0CE2">
      <w:pPr>
        <w:pStyle w:val="Teksts"/>
        <w:numPr>
          <w:ilvl w:val="0"/>
          <w:numId w:val="27"/>
        </w:numPr>
        <w:spacing w:after="240"/>
        <w:ind w:left="425"/>
      </w:pPr>
      <w:bookmarkStart w:id="143" w:name="_Ref40257852"/>
      <w:r w:rsidRPr="004E6CA7">
        <w:rPr>
          <w:b/>
          <w:bCs/>
        </w:rPr>
        <w:t>Sean Kelly</w:t>
      </w:r>
      <w:r>
        <w:t>, “</w:t>
      </w:r>
      <w:r w:rsidRPr="004E6CA7">
        <w:rPr>
          <w:i/>
          <w:iCs/>
        </w:rPr>
        <w:t>Data Warehousing in Action</w:t>
      </w:r>
      <w:r>
        <w:t>”, John Wiley &amp; Sons, Inc. (1997)</w:t>
      </w:r>
      <w:bookmarkEnd w:id="143"/>
    </w:p>
    <w:p w14:paraId="145878AF" w14:textId="77777777" w:rsidR="004E6CA7" w:rsidRDefault="004E6CA7" w:rsidP="002E0CE2">
      <w:pPr>
        <w:pStyle w:val="Teksts"/>
        <w:numPr>
          <w:ilvl w:val="0"/>
          <w:numId w:val="27"/>
        </w:numPr>
        <w:spacing w:after="240"/>
        <w:ind w:left="425"/>
      </w:pPr>
      <w:bookmarkStart w:id="144" w:name="_Ref40258051"/>
      <w:r w:rsidRPr="004E6CA7">
        <w:rPr>
          <w:b/>
          <w:bCs/>
        </w:rPr>
        <w:t>Krish Krishnan</w:t>
      </w:r>
      <w:r>
        <w:t>, “</w:t>
      </w:r>
      <w:r w:rsidRPr="004E6CA7">
        <w:rPr>
          <w:i/>
          <w:iCs/>
        </w:rPr>
        <w:t>Data Warehousing in the Age of Big Data</w:t>
      </w:r>
      <w:r>
        <w:t>”, Morgan Kaufmann Publishers (2013)</w:t>
      </w:r>
      <w:bookmarkEnd w:id="144"/>
    </w:p>
    <w:p w14:paraId="211A9AEE" w14:textId="77777777" w:rsidR="004E6CA7" w:rsidRDefault="004E6CA7" w:rsidP="002E0CE2">
      <w:pPr>
        <w:pStyle w:val="Teksts"/>
        <w:numPr>
          <w:ilvl w:val="0"/>
          <w:numId w:val="27"/>
        </w:numPr>
        <w:spacing w:after="240"/>
        <w:ind w:left="425"/>
      </w:pPr>
      <w:bookmarkStart w:id="145" w:name="_Ref40258358"/>
      <w:r w:rsidRPr="004E6CA7">
        <w:rPr>
          <w:b/>
          <w:bCs/>
        </w:rPr>
        <w:t>Felix Naumann</w:t>
      </w:r>
      <w:r>
        <w:t>, “</w:t>
      </w:r>
      <w:r w:rsidRPr="004E6CA7">
        <w:rPr>
          <w:i/>
          <w:iCs/>
        </w:rPr>
        <w:t>Managing ETL processes</w:t>
      </w:r>
      <w:r>
        <w:t>”, Hasso Plattner Institute (2009)</w:t>
      </w:r>
      <w:bookmarkEnd w:id="145"/>
    </w:p>
    <w:p w14:paraId="14B66FA2" w14:textId="77777777" w:rsidR="004E6CA7" w:rsidRDefault="004E6CA7" w:rsidP="006C21AD">
      <w:pPr>
        <w:pStyle w:val="Teksts"/>
        <w:numPr>
          <w:ilvl w:val="0"/>
          <w:numId w:val="27"/>
        </w:numPr>
        <w:ind w:left="419" w:hanging="357"/>
      </w:pPr>
      <w:bookmarkStart w:id="146" w:name="_Ref40257815"/>
      <w:r w:rsidRPr="004E6CA7">
        <w:rPr>
          <w:i/>
          <w:iCs/>
        </w:rPr>
        <w:t>Oracle9i Data Warehousing Guide, Release 2.</w:t>
      </w:r>
      <w:r>
        <w:t xml:space="preserve"> [Tiešsaiste] – [Pārbaudīts 27.04.2020].</w:t>
      </w:r>
      <w:bookmarkEnd w:id="146"/>
      <w:r>
        <w:t xml:space="preserve"> </w:t>
      </w:r>
    </w:p>
    <w:p w14:paraId="3C667810" w14:textId="64153EEB" w:rsidR="004E6CA7" w:rsidRDefault="004E6CA7" w:rsidP="002E0CE2">
      <w:pPr>
        <w:pStyle w:val="Teksts"/>
        <w:spacing w:after="240"/>
        <w:ind w:left="425" w:firstLine="0"/>
      </w:pPr>
      <w:r>
        <w:t>Pieejams: https://docs.oracle.com/cd/B10500_01/server.920/a96520/concept.htm#50413</w:t>
      </w:r>
    </w:p>
    <w:p w14:paraId="0CD2E774" w14:textId="77777777" w:rsidR="004E6CA7" w:rsidRDefault="004E6CA7" w:rsidP="002E0CE2">
      <w:pPr>
        <w:pStyle w:val="Teksts"/>
        <w:numPr>
          <w:ilvl w:val="0"/>
          <w:numId w:val="27"/>
        </w:numPr>
        <w:ind w:left="419" w:hanging="357"/>
      </w:pPr>
      <w:bookmarkStart w:id="147" w:name="_Ref40257768"/>
      <w:r w:rsidRPr="004E6CA7">
        <w:rPr>
          <w:b/>
          <w:bCs/>
        </w:rPr>
        <w:lastRenderedPageBreak/>
        <w:t>Sweety Patel</w:t>
      </w:r>
      <w:r>
        <w:t>, “</w:t>
      </w:r>
      <w:r w:rsidRPr="004E6CA7">
        <w:rPr>
          <w:i/>
          <w:iCs/>
        </w:rPr>
        <w:t>What is Data Warehouse?</w:t>
      </w:r>
      <w:r>
        <w:t>”, Department of Computer Science, Fairleigh Dickinson University (2012). [Tiešsaiste] – [pārbaudīts 27.04.2020]</w:t>
      </w:r>
      <w:bookmarkEnd w:id="147"/>
    </w:p>
    <w:p w14:paraId="4218D10F" w14:textId="77777777" w:rsidR="004E6CA7" w:rsidRPr="004E6CA7" w:rsidRDefault="004E6CA7" w:rsidP="002E0CE2">
      <w:pPr>
        <w:pStyle w:val="Teksts"/>
        <w:spacing w:after="240"/>
        <w:ind w:left="425" w:firstLine="0"/>
        <w:rPr>
          <w:u w:val="single"/>
        </w:rPr>
      </w:pPr>
      <w:r>
        <w:t xml:space="preserve">Pieejams: </w:t>
      </w:r>
      <w:r w:rsidRPr="004E6CA7">
        <w:rPr>
          <w:u w:val="single"/>
        </w:rPr>
        <w:t>https://www.omicsonline.org/open-access/what-is-data-warehouse-2277-1891-1000117.php?aid=12878</w:t>
      </w:r>
    </w:p>
    <w:p w14:paraId="4D18FEB8" w14:textId="008DF75A" w:rsidR="004E6CA7" w:rsidRDefault="22F6A669" w:rsidP="002E0CE2">
      <w:pPr>
        <w:pStyle w:val="Teksts"/>
        <w:numPr>
          <w:ilvl w:val="0"/>
          <w:numId w:val="27"/>
        </w:numPr>
        <w:spacing w:after="240"/>
        <w:ind w:left="425"/>
      </w:pPr>
      <w:bookmarkStart w:id="148" w:name="_Ref40257802"/>
      <w:r w:rsidRPr="22F6A669">
        <w:rPr>
          <w:b/>
          <w:bCs/>
        </w:rPr>
        <w:t>Paulraj Ponniah</w:t>
      </w:r>
      <w:r>
        <w:t>, “</w:t>
      </w:r>
      <w:r w:rsidRPr="22F6A669">
        <w:rPr>
          <w:i/>
          <w:iCs/>
        </w:rPr>
        <w:t>Data warehousing Fundamentals for IT Profes</w:t>
      </w:r>
      <w:ins w:id="149" w:author="Alise Maru" w:date="2020-05-23T10:16:00Z">
        <w:r w:rsidRPr="22F6A669">
          <w:rPr>
            <w:i/>
            <w:iCs/>
          </w:rPr>
          <w:t>s</w:t>
        </w:r>
      </w:ins>
      <w:r w:rsidRPr="22F6A669">
        <w:rPr>
          <w:i/>
          <w:iCs/>
        </w:rPr>
        <w:t>ionals, Second Edition</w:t>
      </w:r>
      <w:r>
        <w:t>”, John Wiley &amp; Sons, Inc. (2010)</w:t>
      </w:r>
      <w:bookmarkEnd w:id="148"/>
    </w:p>
    <w:p w14:paraId="52F0C39E" w14:textId="77777777" w:rsidR="004E6CA7" w:rsidRDefault="004E6CA7" w:rsidP="002E0CE2">
      <w:pPr>
        <w:pStyle w:val="Teksts"/>
        <w:numPr>
          <w:ilvl w:val="0"/>
          <w:numId w:val="27"/>
        </w:numPr>
        <w:spacing w:after="240"/>
        <w:ind w:left="425"/>
      </w:pPr>
      <w:bookmarkStart w:id="150" w:name="_Ref40258379"/>
      <w:r w:rsidRPr="004E6CA7">
        <w:rPr>
          <w:b/>
          <w:bCs/>
        </w:rPr>
        <w:t>Erhard Rahm, Hong Hai Do</w:t>
      </w:r>
      <w:r>
        <w:t>, “</w:t>
      </w:r>
      <w:r w:rsidRPr="004E6CA7">
        <w:rPr>
          <w:i/>
          <w:iCs/>
        </w:rPr>
        <w:t>Data cleaning: Problems and Current Approaches</w:t>
      </w:r>
      <w:r>
        <w:t>”, Bulletin of the Technical Committee on Data Engineering (2000)</w:t>
      </w:r>
      <w:bookmarkEnd w:id="150"/>
    </w:p>
    <w:p w14:paraId="798D5804" w14:textId="77777777" w:rsidR="004E6CA7" w:rsidRDefault="004E6CA7" w:rsidP="002E0CE2">
      <w:pPr>
        <w:pStyle w:val="Teksts"/>
        <w:numPr>
          <w:ilvl w:val="0"/>
          <w:numId w:val="27"/>
        </w:numPr>
        <w:spacing w:after="240"/>
        <w:ind w:left="425"/>
      </w:pPr>
      <w:bookmarkStart w:id="151" w:name="_Ref40257626"/>
      <w:r w:rsidRPr="004E6CA7">
        <w:rPr>
          <w:b/>
          <w:bCs/>
        </w:rPr>
        <w:t>Stefano Rizzi, Matteo Golfarelli</w:t>
      </w:r>
      <w:r>
        <w:t>, “</w:t>
      </w:r>
      <w:r w:rsidRPr="004E6CA7">
        <w:rPr>
          <w:i/>
          <w:iCs/>
        </w:rPr>
        <w:t>Data Warehouse Design: Modern Principles and Methodologies</w:t>
      </w:r>
      <w:r>
        <w:t>”, McGraw Hill Professional (2009).</w:t>
      </w:r>
      <w:bookmarkEnd w:id="151"/>
    </w:p>
    <w:p w14:paraId="460F2987" w14:textId="0ACC3A51" w:rsidR="004E6CA7" w:rsidRDefault="004E6CA7" w:rsidP="002E0CE2">
      <w:pPr>
        <w:pStyle w:val="Teksts"/>
        <w:numPr>
          <w:ilvl w:val="0"/>
          <w:numId w:val="27"/>
        </w:numPr>
        <w:spacing w:after="240"/>
        <w:ind w:left="425"/>
      </w:pPr>
      <w:bookmarkStart w:id="152" w:name="_Ref40258221"/>
      <w:r w:rsidRPr="004E6CA7">
        <w:rPr>
          <w:b/>
          <w:bCs/>
        </w:rPr>
        <w:t>Leo Willyanto Santoso, Yulia</w:t>
      </w:r>
      <w:r>
        <w:t>, “</w:t>
      </w:r>
      <w:r w:rsidRPr="004E6CA7">
        <w:rPr>
          <w:i/>
          <w:iCs/>
        </w:rPr>
        <w:t>Data Warehouse with Big Data Technology for Higher Education</w:t>
      </w:r>
      <w:r>
        <w:t>”, 4th Information Systems International Conference (2017)</w:t>
      </w:r>
      <w:bookmarkEnd w:id="152"/>
    </w:p>
    <w:p w14:paraId="4FA146BB" w14:textId="77777777" w:rsidR="004E6CA7" w:rsidRDefault="004E6CA7" w:rsidP="002E0CE2">
      <w:pPr>
        <w:pStyle w:val="Teksts"/>
        <w:numPr>
          <w:ilvl w:val="0"/>
          <w:numId w:val="27"/>
        </w:numPr>
        <w:spacing w:after="240"/>
        <w:ind w:left="425"/>
      </w:pPr>
      <w:bookmarkStart w:id="153" w:name="_Ref40257540"/>
      <w:r w:rsidRPr="004E6CA7">
        <w:rPr>
          <w:b/>
          <w:bCs/>
        </w:rPr>
        <w:t>K. Shvachko, H. Kuang, S. Radia, R. Chansler</w:t>
      </w:r>
      <w:r>
        <w:t>, “</w:t>
      </w:r>
      <w:r w:rsidRPr="004E6CA7">
        <w:rPr>
          <w:i/>
          <w:iCs/>
        </w:rPr>
        <w:t>The Hadoop Distributed File System</w:t>
      </w:r>
      <w:r>
        <w:t>”, IEEE 26th Symposium on Mass Storage Systems and Technologies (2010)</w:t>
      </w:r>
      <w:bookmarkEnd w:id="153"/>
    </w:p>
    <w:p w14:paraId="79234D65" w14:textId="77777777" w:rsidR="004E6CA7" w:rsidRDefault="004E6CA7" w:rsidP="002E0CE2">
      <w:pPr>
        <w:pStyle w:val="Teksts"/>
        <w:numPr>
          <w:ilvl w:val="0"/>
          <w:numId w:val="27"/>
        </w:numPr>
        <w:spacing w:after="240"/>
        <w:ind w:left="425"/>
      </w:pPr>
      <w:bookmarkStart w:id="154" w:name="_Ref40258689"/>
      <w:r w:rsidRPr="004E6CA7">
        <w:rPr>
          <w:b/>
          <w:bCs/>
        </w:rPr>
        <w:t>Darja Solodovnikova, Laila Niedrite</w:t>
      </w:r>
      <w:r>
        <w:t>, “</w:t>
      </w:r>
      <w:r w:rsidRPr="004E6CA7">
        <w:rPr>
          <w:i/>
          <w:iCs/>
        </w:rPr>
        <w:t>Change Discovery in Heterogeneous Data Sources of a Data Warehouse</w:t>
      </w:r>
      <w:r>
        <w:t>”, 14th International Baltic Conference on Databases and Information Systems (2020)</w:t>
      </w:r>
      <w:bookmarkEnd w:id="154"/>
    </w:p>
    <w:p w14:paraId="5A5D173F" w14:textId="77777777" w:rsidR="004E6CA7" w:rsidRDefault="004E6CA7" w:rsidP="002E0CE2">
      <w:pPr>
        <w:pStyle w:val="Teksts"/>
        <w:numPr>
          <w:ilvl w:val="0"/>
          <w:numId w:val="27"/>
        </w:numPr>
        <w:spacing w:after="240"/>
        <w:ind w:left="425"/>
      </w:pPr>
      <w:bookmarkStart w:id="155" w:name="_Ref40257578"/>
      <w:r w:rsidRPr="004E6CA7">
        <w:rPr>
          <w:b/>
          <w:bCs/>
        </w:rPr>
        <w:t>Darja Solodovnikova, Laila Niedrite</w:t>
      </w:r>
      <w:r>
        <w:t>,  “</w:t>
      </w:r>
      <w:r w:rsidRPr="004E6CA7">
        <w:rPr>
          <w:i/>
          <w:iCs/>
        </w:rPr>
        <w:t>Towards a Data Warehouse Architecture for Managing Big Data Evolution</w:t>
      </w:r>
      <w:r>
        <w:t>”, International Conference on Data Science, E-learning and Information Systems (2018)</w:t>
      </w:r>
      <w:bookmarkEnd w:id="155"/>
      <w:r>
        <w:t xml:space="preserve"> </w:t>
      </w:r>
    </w:p>
    <w:p w14:paraId="4051B9F5" w14:textId="77777777" w:rsidR="004E6CA7" w:rsidRDefault="004E6CA7" w:rsidP="002E0CE2">
      <w:pPr>
        <w:pStyle w:val="Teksts"/>
        <w:numPr>
          <w:ilvl w:val="0"/>
          <w:numId w:val="27"/>
        </w:numPr>
        <w:spacing w:after="240"/>
        <w:ind w:left="425"/>
      </w:pPr>
      <w:bookmarkStart w:id="156" w:name="_Ref40258632"/>
      <w:r w:rsidRPr="004E6CA7">
        <w:rPr>
          <w:b/>
          <w:bCs/>
        </w:rPr>
        <w:t>Darja Solodovnikova, Laila Niedrite, Aivars Niedritis</w:t>
      </w:r>
      <w:r>
        <w:t>, “</w:t>
      </w:r>
      <w:r w:rsidRPr="004E6CA7">
        <w:rPr>
          <w:i/>
          <w:iCs/>
        </w:rPr>
        <w:t>On Metadata Support for Integrating Evolving Heterogeneous Data Sources</w:t>
      </w:r>
      <w:r>
        <w:t>”, European Conference on Advances in Databases and Information Systems (2019)</w:t>
      </w:r>
      <w:bookmarkEnd w:id="156"/>
    </w:p>
    <w:p w14:paraId="1A57BF54" w14:textId="77777777" w:rsidR="004E6CA7" w:rsidRDefault="004E6CA7" w:rsidP="002E0CE2">
      <w:pPr>
        <w:pStyle w:val="Teksts"/>
        <w:numPr>
          <w:ilvl w:val="0"/>
          <w:numId w:val="27"/>
        </w:numPr>
        <w:spacing w:after="240"/>
        <w:ind w:left="425"/>
      </w:pPr>
      <w:bookmarkStart w:id="157" w:name="_Ref40258253"/>
      <w:r w:rsidRPr="004E6CA7">
        <w:rPr>
          <w:b/>
          <w:bCs/>
        </w:rPr>
        <w:t>Tomislav Šubić, Patrizia Poščić, Danijela Jakšić</w:t>
      </w:r>
      <w:r>
        <w:t>, “</w:t>
      </w:r>
      <w:r w:rsidRPr="004E6CA7">
        <w:rPr>
          <w:i/>
          <w:iCs/>
        </w:rPr>
        <w:t>Big Data in Data Warehouses</w:t>
      </w:r>
      <w:r>
        <w:t>”, Department of Informatics, University of Rijeka (2015)</w:t>
      </w:r>
      <w:bookmarkEnd w:id="157"/>
    </w:p>
    <w:p w14:paraId="3353AC65" w14:textId="77777777" w:rsidR="004E6CA7" w:rsidRDefault="004E6CA7" w:rsidP="002E0CE2">
      <w:pPr>
        <w:pStyle w:val="Teksts"/>
        <w:numPr>
          <w:ilvl w:val="0"/>
          <w:numId w:val="27"/>
        </w:numPr>
        <w:spacing w:after="240"/>
        <w:ind w:left="425"/>
      </w:pPr>
      <w:bookmarkStart w:id="158" w:name="_Ref40257521"/>
      <w:r w:rsidRPr="004E6CA7">
        <w:rPr>
          <w:b/>
          <w:bCs/>
        </w:rPr>
        <w:t>Nasser Thabet, Tariq Rahim Soomro</w:t>
      </w:r>
      <w:r>
        <w:t>, “</w:t>
      </w:r>
      <w:r w:rsidRPr="004E6CA7">
        <w:rPr>
          <w:i/>
          <w:iCs/>
        </w:rPr>
        <w:t>Big Data Challenges</w:t>
      </w:r>
      <w:r>
        <w:t>”, Journal of Computer Engineering &amp; Information Technology (2015)</w:t>
      </w:r>
      <w:bookmarkEnd w:id="158"/>
    </w:p>
    <w:p w14:paraId="2C095EFB" w14:textId="77777777" w:rsidR="004E6CA7" w:rsidRDefault="004E6CA7" w:rsidP="002E0CE2">
      <w:pPr>
        <w:pStyle w:val="Teksts"/>
        <w:numPr>
          <w:ilvl w:val="0"/>
          <w:numId w:val="27"/>
        </w:numPr>
        <w:spacing w:after="240"/>
        <w:ind w:left="425"/>
      </w:pPr>
      <w:bookmarkStart w:id="159" w:name="_Ref40257566"/>
      <w:r w:rsidRPr="004E6CA7">
        <w:rPr>
          <w:b/>
          <w:bCs/>
        </w:rPr>
        <w:lastRenderedPageBreak/>
        <w:t>A. Thusoo, J. S. Sarma, N. Jain, Z. Shao, P. Chakka, N. Zhang., S. Antony, H. Liu, R. Murthy</w:t>
      </w:r>
      <w:r>
        <w:t>, “</w:t>
      </w:r>
      <w:r w:rsidRPr="004E6CA7">
        <w:rPr>
          <w:i/>
          <w:iCs/>
        </w:rPr>
        <w:t>Hive – a petabyte scale data warehouse using Hadoop</w:t>
      </w:r>
      <w:r>
        <w:t>”, International Conference on Data Engineering (2010)</w:t>
      </w:r>
      <w:bookmarkEnd w:id="159"/>
    </w:p>
    <w:p w14:paraId="7E8D972D" w14:textId="77777777" w:rsidR="004E6CA7" w:rsidRDefault="004E6CA7" w:rsidP="002E0CE2">
      <w:pPr>
        <w:pStyle w:val="Teksts"/>
        <w:numPr>
          <w:ilvl w:val="0"/>
          <w:numId w:val="27"/>
        </w:numPr>
        <w:spacing w:after="240"/>
        <w:ind w:left="425"/>
      </w:pPr>
      <w:bookmarkStart w:id="160" w:name="_Ref40258244"/>
      <w:r w:rsidRPr="004E6CA7">
        <w:rPr>
          <w:b/>
          <w:bCs/>
        </w:rPr>
        <w:t>Phani Vivekanand Kandalam</w:t>
      </w:r>
      <w:r>
        <w:t>, “</w:t>
      </w:r>
      <w:r w:rsidRPr="004E6CA7">
        <w:rPr>
          <w:i/>
          <w:iCs/>
        </w:rPr>
        <w:t>Data Warehousing Modernization: Big Data Technology Implementation</w:t>
      </w:r>
      <w:r>
        <w:t>”, St. Cloud State University (2016)</w:t>
      </w:r>
      <w:bookmarkEnd w:id="160"/>
    </w:p>
    <w:p w14:paraId="18ED8AF1" w14:textId="77777777" w:rsidR="004E6CA7" w:rsidRDefault="004E6CA7" w:rsidP="002E0CE2">
      <w:pPr>
        <w:pStyle w:val="Teksts"/>
        <w:numPr>
          <w:ilvl w:val="0"/>
          <w:numId w:val="27"/>
        </w:numPr>
        <w:ind w:left="419" w:hanging="357"/>
      </w:pPr>
      <w:bookmarkStart w:id="161" w:name="_Ref40258403"/>
      <w:r w:rsidRPr="004E6CA7">
        <w:rPr>
          <w:b/>
          <w:bCs/>
        </w:rPr>
        <w:t>Lidong Wang</w:t>
      </w:r>
      <w:r>
        <w:t>, “</w:t>
      </w:r>
      <w:r w:rsidRPr="004E6CA7">
        <w:rPr>
          <w:i/>
          <w:iCs/>
        </w:rPr>
        <w:t>Heterogeneous Data and Big Data Analytics</w:t>
      </w:r>
      <w:r>
        <w:t>”, Automatic Control and Information Sciences (2017). [Tiešsaiste] – [pārbaudīts 27.04.2020]</w:t>
      </w:r>
      <w:bookmarkEnd w:id="161"/>
    </w:p>
    <w:p w14:paraId="6BF8011C" w14:textId="77777777" w:rsidR="004E6CA7" w:rsidRPr="004E6CA7" w:rsidRDefault="004E6CA7" w:rsidP="002E0CE2">
      <w:pPr>
        <w:pStyle w:val="Teksts"/>
        <w:spacing w:after="240"/>
        <w:ind w:left="425" w:firstLine="0"/>
        <w:rPr>
          <w:u w:val="single"/>
        </w:rPr>
      </w:pPr>
      <w:r w:rsidRPr="004E6CA7">
        <w:rPr>
          <w:u w:val="single"/>
        </w:rPr>
        <w:t>Pieejams: http://pubs.sciepub.com/acis/3/1/3/</w:t>
      </w:r>
    </w:p>
    <w:p w14:paraId="57E5EB99" w14:textId="77777777" w:rsidR="004E6CA7" w:rsidRPr="009F5F58" w:rsidRDefault="004E6CA7" w:rsidP="004E6CA7">
      <w:pPr>
        <w:pStyle w:val="Teksts"/>
        <w:ind w:firstLine="0"/>
      </w:pPr>
    </w:p>
    <w:p w14:paraId="4359E7E4" w14:textId="77777777" w:rsidR="0049250B" w:rsidRDefault="0010434F" w:rsidP="004E6CA7">
      <w:pPr>
        <w:pStyle w:val="Teksts"/>
        <w:ind w:firstLine="0"/>
        <w:sectPr w:rsidR="0049250B" w:rsidSect="004C2940">
          <w:footerReference w:type="default" r:id="rId33"/>
          <w:pgSz w:w="11906" w:h="16838" w:code="9"/>
          <w:pgMar w:top="1134" w:right="1134" w:bottom="1134" w:left="1701" w:header="720" w:footer="720" w:gutter="0"/>
          <w:cols w:space="720"/>
          <w:titlePg/>
          <w:docGrid w:linePitch="360"/>
        </w:sectPr>
      </w:pPr>
      <w:r>
        <w:br w:type="page"/>
      </w:r>
    </w:p>
    <w:p w14:paraId="4D6B0D67" w14:textId="774EB9FF" w:rsidR="001510FA" w:rsidRDefault="001510FA" w:rsidP="001510FA">
      <w:pPr>
        <w:spacing w:line="360" w:lineRule="auto"/>
        <w:jc w:val="both"/>
      </w:pPr>
      <w:r>
        <w:lastRenderedPageBreak/>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43A4D5CB" w:rsidR="001510FA" w:rsidRDefault="001510FA" w:rsidP="001510FA">
      <w:pPr>
        <w:spacing w:line="360" w:lineRule="auto"/>
      </w:pPr>
      <w:r>
        <w:tab/>
        <w:t>Vadītājs: asoc</w:t>
      </w:r>
      <w:r w:rsidR="005308DD">
        <w:t>iētā</w:t>
      </w:r>
      <w:r>
        <w:t xml:space="preserve"> prof</w:t>
      </w:r>
      <w:r w:rsidR="005308DD">
        <w:t>esore</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0F793CCE" w:rsidR="001510FA" w:rsidRDefault="001510FA" w:rsidP="001510FA">
      <w:pPr>
        <w:spacing w:line="360" w:lineRule="auto"/>
        <w:jc w:val="both"/>
      </w:pPr>
      <w:r>
        <w:t xml:space="preserve">           Recenzents: </w:t>
      </w:r>
      <w:r w:rsidR="00DF534B">
        <w:t>prof</w:t>
      </w:r>
      <w:r w:rsidR="005308DD">
        <w:t>esors</w:t>
      </w:r>
      <w:r w:rsidR="00DF534B">
        <w:t xml:space="preserve"> Dr.dat. Ģirts Karnītis</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477CC" w14:textId="77777777" w:rsidR="00D849E2" w:rsidRDefault="00D849E2" w:rsidP="0001325B">
      <w:r>
        <w:separator/>
      </w:r>
    </w:p>
  </w:endnote>
  <w:endnote w:type="continuationSeparator" w:id="0">
    <w:p w14:paraId="22844ABA" w14:textId="77777777" w:rsidR="00D849E2" w:rsidRDefault="00D849E2"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0635FE" w:rsidRDefault="00063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0635FE" w:rsidRDefault="00063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754BF" w14:textId="77777777" w:rsidR="00D849E2" w:rsidRDefault="00D849E2" w:rsidP="0001325B">
      <w:r>
        <w:separator/>
      </w:r>
    </w:p>
  </w:footnote>
  <w:footnote w:type="continuationSeparator" w:id="0">
    <w:p w14:paraId="4F80EF5D" w14:textId="77777777" w:rsidR="00D849E2" w:rsidRDefault="00D849E2"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1D9D"/>
    <w:multiLevelType w:val="hybridMultilevel"/>
    <w:tmpl w:val="9B9EA79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4D34931"/>
    <w:multiLevelType w:val="hybridMultilevel"/>
    <w:tmpl w:val="A3F2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90425"/>
    <w:multiLevelType w:val="multilevel"/>
    <w:tmpl w:val="A02A00B2"/>
    <w:lvl w:ilvl="0">
      <w:start w:val="1"/>
      <w:numFmt w:val="decimal"/>
      <w:lvlText w:val="%1."/>
      <w:lvlJc w:val="left"/>
      <w:pPr>
        <w:ind w:left="3600" w:hanging="360"/>
      </w:pPr>
    </w:lvl>
    <w:lvl w:ilvl="1">
      <w:start w:val="1"/>
      <w:numFmt w:val="decimal"/>
      <w:lvlText w:val="%1.%2."/>
      <w:lvlJc w:val="left"/>
      <w:pPr>
        <w:ind w:left="643" w:hanging="360"/>
      </w:pPr>
    </w:lvl>
    <w:lvl w:ilvl="2">
      <w:start w:val="1"/>
      <w:numFmt w:val="decimal"/>
      <w:lvlText w:val="%1.%2.%3."/>
      <w:lvlJc w:val="left"/>
      <w:pPr>
        <w:ind w:left="3960" w:hanging="720"/>
      </w:p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3"/>
  </w:num>
  <w:num w:numId="2">
    <w:abstractNumId w:val="16"/>
  </w:num>
  <w:num w:numId="3">
    <w:abstractNumId w:val="9"/>
  </w:num>
  <w:num w:numId="4">
    <w:abstractNumId w:val="7"/>
  </w:num>
  <w:num w:numId="5">
    <w:abstractNumId w:val="1"/>
  </w:num>
  <w:num w:numId="6">
    <w:abstractNumId w:val="24"/>
  </w:num>
  <w:num w:numId="7">
    <w:abstractNumId w:val="8"/>
  </w:num>
  <w:num w:numId="8">
    <w:abstractNumId w:val="0"/>
  </w:num>
  <w:num w:numId="9">
    <w:abstractNumId w:val="17"/>
  </w:num>
  <w:num w:numId="10">
    <w:abstractNumId w:val="27"/>
  </w:num>
  <w:num w:numId="11">
    <w:abstractNumId w:val="21"/>
  </w:num>
  <w:num w:numId="12">
    <w:abstractNumId w:val="6"/>
  </w:num>
  <w:num w:numId="13">
    <w:abstractNumId w:val="4"/>
  </w:num>
  <w:num w:numId="14">
    <w:abstractNumId w:val="25"/>
  </w:num>
  <w:num w:numId="15">
    <w:abstractNumId w:val="2"/>
  </w:num>
  <w:num w:numId="16">
    <w:abstractNumId w:val="5"/>
  </w:num>
  <w:num w:numId="17">
    <w:abstractNumId w:val="26"/>
  </w:num>
  <w:num w:numId="18">
    <w:abstractNumId w:val="13"/>
  </w:num>
  <w:num w:numId="19">
    <w:abstractNumId w:val="10"/>
  </w:num>
  <w:num w:numId="20">
    <w:abstractNumId w:val="22"/>
  </w:num>
  <w:num w:numId="21">
    <w:abstractNumId w:val="14"/>
  </w:num>
  <w:num w:numId="22">
    <w:abstractNumId w:val="15"/>
  </w:num>
  <w:num w:numId="23">
    <w:abstractNumId w:val="12"/>
  </w:num>
  <w:num w:numId="24">
    <w:abstractNumId w:val="19"/>
  </w:num>
  <w:num w:numId="25">
    <w:abstractNumId w:val="20"/>
  </w:num>
  <w:num w:numId="26">
    <w:abstractNumId w:val="3"/>
  </w:num>
  <w:num w:numId="27">
    <w:abstractNumId w:val="11"/>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ma">
    <w15:presenceInfo w15:providerId="None" w15:userId="Lauma"/>
  </w15:person>
  <w15:person w15:author="Lauma Svilpe">
    <w15:presenceInfo w15:providerId="None" w15:userId="Lauma Svilp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51C9"/>
    <w:rsid w:val="00006A8A"/>
    <w:rsid w:val="000110E4"/>
    <w:rsid w:val="0001325B"/>
    <w:rsid w:val="00014E79"/>
    <w:rsid w:val="000203B1"/>
    <w:rsid w:val="000220E9"/>
    <w:rsid w:val="00022C84"/>
    <w:rsid w:val="00024A68"/>
    <w:rsid w:val="00027379"/>
    <w:rsid w:val="00030701"/>
    <w:rsid w:val="00034E3A"/>
    <w:rsid w:val="00040F87"/>
    <w:rsid w:val="000416ED"/>
    <w:rsid w:val="00042DC2"/>
    <w:rsid w:val="000457B3"/>
    <w:rsid w:val="00050BDF"/>
    <w:rsid w:val="000514BA"/>
    <w:rsid w:val="00054A7B"/>
    <w:rsid w:val="00054FE3"/>
    <w:rsid w:val="0005699C"/>
    <w:rsid w:val="0006179B"/>
    <w:rsid w:val="000635FE"/>
    <w:rsid w:val="0006479A"/>
    <w:rsid w:val="00073532"/>
    <w:rsid w:val="0007498E"/>
    <w:rsid w:val="00077090"/>
    <w:rsid w:val="00084124"/>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03B"/>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0292"/>
    <w:rsid w:val="001C340C"/>
    <w:rsid w:val="001C794D"/>
    <w:rsid w:val="001D0FBA"/>
    <w:rsid w:val="001D285F"/>
    <w:rsid w:val="001D466F"/>
    <w:rsid w:val="001E13C4"/>
    <w:rsid w:val="001E3FE7"/>
    <w:rsid w:val="001E4FC2"/>
    <w:rsid w:val="001E600F"/>
    <w:rsid w:val="001E6781"/>
    <w:rsid w:val="0020400E"/>
    <w:rsid w:val="00206CE9"/>
    <w:rsid w:val="00211843"/>
    <w:rsid w:val="00211C4E"/>
    <w:rsid w:val="00217C00"/>
    <w:rsid w:val="00227BAD"/>
    <w:rsid w:val="00232E66"/>
    <w:rsid w:val="0023385E"/>
    <w:rsid w:val="00234B32"/>
    <w:rsid w:val="0024393F"/>
    <w:rsid w:val="0024449A"/>
    <w:rsid w:val="00244689"/>
    <w:rsid w:val="00245CC8"/>
    <w:rsid w:val="002460E7"/>
    <w:rsid w:val="00246DF4"/>
    <w:rsid w:val="00276DA8"/>
    <w:rsid w:val="002778A8"/>
    <w:rsid w:val="00282A66"/>
    <w:rsid w:val="002911FF"/>
    <w:rsid w:val="0029525E"/>
    <w:rsid w:val="002A52F4"/>
    <w:rsid w:val="002A78F9"/>
    <w:rsid w:val="002B18FD"/>
    <w:rsid w:val="002B32A1"/>
    <w:rsid w:val="002B6A4E"/>
    <w:rsid w:val="002D6865"/>
    <w:rsid w:val="002E0CE2"/>
    <w:rsid w:val="002E0EC1"/>
    <w:rsid w:val="002E2E79"/>
    <w:rsid w:val="002E3D86"/>
    <w:rsid w:val="002E5438"/>
    <w:rsid w:val="002E5BCD"/>
    <w:rsid w:val="00311552"/>
    <w:rsid w:val="00325E0B"/>
    <w:rsid w:val="003359AB"/>
    <w:rsid w:val="00344B20"/>
    <w:rsid w:val="0035202F"/>
    <w:rsid w:val="003543DD"/>
    <w:rsid w:val="00355C9F"/>
    <w:rsid w:val="00355E0A"/>
    <w:rsid w:val="003566B4"/>
    <w:rsid w:val="00357B8F"/>
    <w:rsid w:val="00357F98"/>
    <w:rsid w:val="003670EE"/>
    <w:rsid w:val="00375AAB"/>
    <w:rsid w:val="00391BD4"/>
    <w:rsid w:val="003964EF"/>
    <w:rsid w:val="00397D08"/>
    <w:rsid w:val="003A2AD8"/>
    <w:rsid w:val="003A3062"/>
    <w:rsid w:val="003B1E76"/>
    <w:rsid w:val="003B3004"/>
    <w:rsid w:val="003B3096"/>
    <w:rsid w:val="003C3C79"/>
    <w:rsid w:val="003C610A"/>
    <w:rsid w:val="003D4778"/>
    <w:rsid w:val="003E5462"/>
    <w:rsid w:val="003F713D"/>
    <w:rsid w:val="00406262"/>
    <w:rsid w:val="00411667"/>
    <w:rsid w:val="004215D3"/>
    <w:rsid w:val="00432230"/>
    <w:rsid w:val="0043356A"/>
    <w:rsid w:val="004354AA"/>
    <w:rsid w:val="004436A6"/>
    <w:rsid w:val="00455F68"/>
    <w:rsid w:val="004670F9"/>
    <w:rsid w:val="00476CC6"/>
    <w:rsid w:val="004834DB"/>
    <w:rsid w:val="00484A3F"/>
    <w:rsid w:val="0049250B"/>
    <w:rsid w:val="00492B61"/>
    <w:rsid w:val="004A64A1"/>
    <w:rsid w:val="004A755A"/>
    <w:rsid w:val="004B0384"/>
    <w:rsid w:val="004B3A98"/>
    <w:rsid w:val="004C2940"/>
    <w:rsid w:val="004C38A0"/>
    <w:rsid w:val="004D7721"/>
    <w:rsid w:val="004E4D15"/>
    <w:rsid w:val="004E503D"/>
    <w:rsid w:val="004E6CA7"/>
    <w:rsid w:val="005008D3"/>
    <w:rsid w:val="00503A11"/>
    <w:rsid w:val="00512FD8"/>
    <w:rsid w:val="005308DD"/>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5EF2"/>
    <w:rsid w:val="0059672B"/>
    <w:rsid w:val="005A2ED2"/>
    <w:rsid w:val="005A3DE2"/>
    <w:rsid w:val="005A48E8"/>
    <w:rsid w:val="005B3FEA"/>
    <w:rsid w:val="005B5ACE"/>
    <w:rsid w:val="005C1AC8"/>
    <w:rsid w:val="005D4AC0"/>
    <w:rsid w:val="005D530A"/>
    <w:rsid w:val="005E05CA"/>
    <w:rsid w:val="005E1D86"/>
    <w:rsid w:val="005F7D38"/>
    <w:rsid w:val="00605864"/>
    <w:rsid w:val="00606520"/>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82089"/>
    <w:rsid w:val="0068378B"/>
    <w:rsid w:val="00690456"/>
    <w:rsid w:val="00693AA0"/>
    <w:rsid w:val="006970A8"/>
    <w:rsid w:val="006A0EBD"/>
    <w:rsid w:val="006A34EB"/>
    <w:rsid w:val="006A492C"/>
    <w:rsid w:val="006A4F93"/>
    <w:rsid w:val="006A7D68"/>
    <w:rsid w:val="006B0C0C"/>
    <w:rsid w:val="006C1216"/>
    <w:rsid w:val="006C1722"/>
    <w:rsid w:val="006C21AD"/>
    <w:rsid w:val="006C3BED"/>
    <w:rsid w:val="006C3E2F"/>
    <w:rsid w:val="006D0799"/>
    <w:rsid w:val="006D1A84"/>
    <w:rsid w:val="006D278B"/>
    <w:rsid w:val="006D3E2A"/>
    <w:rsid w:val="006E1A52"/>
    <w:rsid w:val="006F39C0"/>
    <w:rsid w:val="00702B37"/>
    <w:rsid w:val="007044B7"/>
    <w:rsid w:val="007046CD"/>
    <w:rsid w:val="007104EC"/>
    <w:rsid w:val="007124B4"/>
    <w:rsid w:val="007134E2"/>
    <w:rsid w:val="00717E0E"/>
    <w:rsid w:val="007301FF"/>
    <w:rsid w:val="00731EAF"/>
    <w:rsid w:val="00736A5B"/>
    <w:rsid w:val="00764F3B"/>
    <w:rsid w:val="007722D6"/>
    <w:rsid w:val="007723DE"/>
    <w:rsid w:val="007762E1"/>
    <w:rsid w:val="007771F0"/>
    <w:rsid w:val="00780B1F"/>
    <w:rsid w:val="00790AD6"/>
    <w:rsid w:val="007934B0"/>
    <w:rsid w:val="00794313"/>
    <w:rsid w:val="007977B7"/>
    <w:rsid w:val="00797DE7"/>
    <w:rsid w:val="007A37BE"/>
    <w:rsid w:val="007A4858"/>
    <w:rsid w:val="007A707C"/>
    <w:rsid w:val="007B7F74"/>
    <w:rsid w:val="007C3268"/>
    <w:rsid w:val="007C4448"/>
    <w:rsid w:val="007C55AA"/>
    <w:rsid w:val="007D07B8"/>
    <w:rsid w:val="007E1005"/>
    <w:rsid w:val="007F1424"/>
    <w:rsid w:val="007F6674"/>
    <w:rsid w:val="008020AD"/>
    <w:rsid w:val="00803158"/>
    <w:rsid w:val="008065DB"/>
    <w:rsid w:val="00816EC0"/>
    <w:rsid w:val="00823364"/>
    <w:rsid w:val="0082437A"/>
    <w:rsid w:val="00826699"/>
    <w:rsid w:val="00826B32"/>
    <w:rsid w:val="008340A7"/>
    <w:rsid w:val="0084067A"/>
    <w:rsid w:val="00842A4A"/>
    <w:rsid w:val="00842E02"/>
    <w:rsid w:val="00843A95"/>
    <w:rsid w:val="008466F8"/>
    <w:rsid w:val="008468AF"/>
    <w:rsid w:val="008479DD"/>
    <w:rsid w:val="0085271E"/>
    <w:rsid w:val="00865FCC"/>
    <w:rsid w:val="00873409"/>
    <w:rsid w:val="008740B3"/>
    <w:rsid w:val="00876A81"/>
    <w:rsid w:val="00884E46"/>
    <w:rsid w:val="00886C95"/>
    <w:rsid w:val="008870EF"/>
    <w:rsid w:val="008931BC"/>
    <w:rsid w:val="008937B3"/>
    <w:rsid w:val="008949B9"/>
    <w:rsid w:val="00895928"/>
    <w:rsid w:val="008A1EF6"/>
    <w:rsid w:val="008B1CE9"/>
    <w:rsid w:val="008B6524"/>
    <w:rsid w:val="008E2716"/>
    <w:rsid w:val="008F2160"/>
    <w:rsid w:val="008F5341"/>
    <w:rsid w:val="00903784"/>
    <w:rsid w:val="0090464E"/>
    <w:rsid w:val="009048E5"/>
    <w:rsid w:val="00906D37"/>
    <w:rsid w:val="009218A5"/>
    <w:rsid w:val="00922242"/>
    <w:rsid w:val="00922404"/>
    <w:rsid w:val="0092428D"/>
    <w:rsid w:val="009258B7"/>
    <w:rsid w:val="009302BE"/>
    <w:rsid w:val="00942240"/>
    <w:rsid w:val="00942EA0"/>
    <w:rsid w:val="00951B7C"/>
    <w:rsid w:val="009523B9"/>
    <w:rsid w:val="00956151"/>
    <w:rsid w:val="00956BE7"/>
    <w:rsid w:val="00970536"/>
    <w:rsid w:val="00974E32"/>
    <w:rsid w:val="009761FB"/>
    <w:rsid w:val="009804DA"/>
    <w:rsid w:val="00982B3B"/>
    <w:rsid w:val="00984E87"/>
    <w:rsid w:val="00986EE7"/>
    <w:rsid w:val="00990F0E"/>
    <w:rsid w:val="009A3056"/>
    <w:rsid w:val="009A7B6C"/>
    <w:rsid w:val="009A7C02"/>
    <w:rsid w:val="009B6563"/>
    <w:rsid w:val="009C2848"/>
    <w:rsid w:val="009D0690"/>
    <w:rsid w:val="009D23D2"/>
    <w:rsid w:val="009D7378"/>
    <w:rsid w:val="009E1AB9"/>
    <w:rsid w:val="009E3539"/>
    <w:rsid w:val="009E3B29"/>
    <w:rsid w:val="009E5FAC"/>
    <w:rsid w:val="00A105AF"/>
    <w:rsid w:val="00A12069"/>
    <w:rsid w:val="00A12D51"/>
    <w:rsid w:val="00A140DD"/>
    <w:rsid w:val="00A178B9"/>
    <w:rsid w:val="00A20F20"/>
    <w:rsid w:val="00A2726E"/>
    <w:rsid w:val="00A367EB"/>
    <w:rsid w:val="00A55184"/>
    <w:rsid w:val="00A61D55"/>
    <w:rsid w:val="00A61DF5"/>
    <w:rsid w:val="00A63588"/>
    <w:rsid w:val="00A76BB0"/>
    <w:rsid w:val="00A81A23"/>
    <w:rsid w:val="00A84726"/>
    <w:rsid w:val="00AA735C"/>
    <w:rsid w:val="00AB1A7D"/>
    <w:rsid w:val="00AC309B"/>
    <w:rsid w:val="00AC667B"/>
    <w:rsid w:val="00AC7788"/>
    <w:rsid w:val="00AD4282"/>
    <w:rsid w:val="00AD5B4B"/>
    <w:rsid w:val="00AD75D5"/>
    <w:rsid w:val="00AE2775"/>
    <w:rsid w:val="00AE47FA"/>
    <w:rsid w:val="00AE4FC1"/>
    <w:rsid w:val="00AF08B8"/>
    <w:rsid w:val="00AF6296"/>
    <w:rsid w:val="00AF6E3F"/>
    <w:rsid w:val="00B057BA"/>
    <w:rsid w:val="00B15C97"/>
    <w:rsid w:val="00B177A1"/>
    <w:rsid w:val="00B20A65"/>
    <w:rsid w:val="00B233BE"/>
    <w:rsid w:val="00B23913"/>
    <w:rsid w:val="00B30456"/>
    <w:rsid w:val="00B32BB3"/>
    <w:rsid w:val="00B57247"/>
    <w:rsid w:val="00B57367"/>
    <w:rsid w:val="00B61BC9"/>
    <w:rsid w:val="00B61E92"/>
    <w:rsid w:val="00B61F50"/>
    <w:rsid w:val="00B65379"/>
    <w:rsid w:val="00B66D61"/>
    <w:rsid w:val="00B670E3"/>
    <w:rsid w:val="00B74222"/>
    <w:rsid w:val="00B755BA"/>
    <w:rsid w:val="00B77188"/>
    <w:rsid w:val="00B91B9E"/>
    <w:rsid w:val="00B92265"/>
    <w:rsid w:val="00B92A52"/>
    <w:rsid w:val="00B96215"/>
    <w:rsid w:val="00BA3309"/>
    <w:rsid w:val="00BA76A1"/>
    <w:rsid w:val="00BB15CB"/>
    <w:rsid w:val="00BB3C44"/>
    <w:rsid w:val="00BB5782"/>
    <w:rsid w:val="00BC0538"/>
    <w:rsid w:val="00BC4F62"/>
    <w:rsid w:val="00BC72A3"/>
    <w:rsid w:val="00BD0155"/>
    <w:rsid w:val="00BD1D84"/>
    <w:rsid w:val="00BD2704"/>
    <w:rsid w:val="00BD4C83"/>
    <w:rsid w:val="00BD4FDB"/>
    <w:rsid w:val="00BD6BB4"/>
    <w:rsid w:val="00BD748B"/>
    <w:rsid w:val="00BE0EB3"/>
    <w:rsid w:val="00BF0698"/>
    <w:rsid w:val="00C11322"/>
    <w:rsid w:val="00C14DA9"/>
    <w:rsid w:val="00C20488"/>
    <w:rsid w:val="00C21FB8"/>
    <w:rsid w:val="00C233A1"/>
    <w:rsid w:val="00C27ECF"/>
    <w:rsid w:val="00C373E3"/>
    <w:rsid w:val="00C37695"/>
    <w:rsid w:val="00C41E9F"/>
    <w:rsid w:val="00C4473E"/>
    <w:rsid w:val="00C532A9"/>
    <w:rsid w:val="00C60720"/>
    <w:rsid w:val="00C63AB9"/>
    <w:rsid w:val="00C81CE8"/>
    <w:rsid w:val="00C91834"/>
    <w:rsid w:val="00C97DC5"/>
    <w:rsid w:val="00CB1D6F"/>
    <w:rsid w:val="00CB29A1"/>
    <w:rsid w:val="00CB5C30"/>
    <w:rsid w:val="00CC2FA9"/>
    <w:rsid w:val="00CC414E"/>
    <w:rsid w:val="00CC5907"/>
    <w:rsid w:val="00CE3A16"/>
    <w:rsid w:val="00CE6B0B"/>
    <w:rsid w:val="00CF1CD4"/>
    <w:rsid w:val="00CF21D2"/>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731B2"/>
    <w:rsid w:val="00D75514"/>
    <w:rsid w:val="00D805F4"/>
    <w:rsid w:val="00D849E2"/>
    <w:rsid w:val="00D87136"/>
    <w:rsid w:val="00D928A2"/>
    <w:rsid w:val="00D94B2F"/>
    <w:rsid w:val="00D959D1"/>
    <w:rsid w:val="00DA64DA"/>
    <w:rsid w:val="00DA6720"/>
    <w:rsid w:val="00DB26F3"/>
    <w:rsid w:val="00DB40E7"/>
    <w:rsid w:val="00DB7752"/>
    <w:rsid w:val="00DC25E6"/>
    <w:rsid w:val="00DC63A3"/>
    <w:rsid w:val="00DD3124"/>
    <w:rsid w:val="00DE5534"/>
    <w:rsid w:val="00DF534B"/>
    <w:rsid w:val="00E0351B"/>
    <w:rsid w:val="00E07AB7"/>
    <w:rsid w:val="00E10B2E"/>
    <w:rsid w:val="00E14293"/>
    <w:rsid w:val="00E15F14"/>
    <w:rsid w:val="00E2191E"/>
    <w:rsid w:val="00E336A4"/>
    <w:rsid w:val="00E34542"/>
    <w:rsid w:val="00E354F5"/>
    <w:rsid w:val="00E37695"/>
    <w:rsid w:val="00E44085"/>
    <w:rsid w:val="00E46BF1"/>
    <w:rsid w:val="00E514B2"/>
    <w:rsid w:val="00E53D40"/>
    <w:rsid w:val="00E56DE7"/>
    <w:rsid w:val="00E57272"/>
    <w:rsid w:val="00E60B1C"/>
    <w:rsid w:val="00E60B5E"/>
    <w:rsid w:val="00E63172"/>
    <w:rsid w:val="00E6717D"/>
    <w:rsid w:val="00E67AF1"/>
    <w:rsid w:val="00E70C63"/>
    <w:rsid w:val="00E765DA"/>
    <w:rsid w:val="00E76C78"/>
    <w:rsid w:val="00E807BC"/>
    <w:rsid w:val="00E814EF"/>
    <w:rsid w:val="00E85611"/>
    <w:rsid w:val="00E86A29"/>
    <w:rsid w:val="00E8748E"/>
    <w:rsid w:val="00E92A11"/>
    <w:rsid w:val="00E95569"/>
    <w:rsid w:val="00E959F3"/>
    <w:rsid w:val="00EA232C"/>
    <w:rsid w:val="00EB02F9"/>
    <w:rsid w:val="00EC0036"/>
    <w:rsid w:val="00EC13FB"/>
    <w:rsid w:val="00EC3DBD"/>
    <w:rsid w:val="00EC445F"/>
    <w:rsid w:val="00EC6C48"/>
    <w:rsid w:val="00ED17DC"/>
    <w:rsid w:val="00ED2828"/>
    <w:rsid w:val="00ED448C"/>
    <w:rsid w:val="00EE0F34"/>
    <w:rsid w:val="00F01D58"/>
    <w:rsid w:val="00F02D01"/>
    <w:rsid w:val="00F03730"/>
    <w:rsid w:val="00F0549C"/>
    <w:rsid w:val="00F06039"/>
    <w:rsid w:val="00F073D5"/>
    <w:rsid w:val="00F1208D"/>
    <w:rsid w:val="00F1704B"/>
    <w:rsid w:val="00F309AB"/>
    <w:rsid w:val="00F3147A"/>
    <w:rsid w:val="00F34796"/>
    <w:rsid w:val="00F50FC5"/>
    <w:rsid w:val="00F64346"/>
    <w:rsid w:val="00F66757"/>
    <w:rsid w:val="00F67496"/>
    <w:rsid w:val="00F80615"/>
    <w:rsid w:val="00F81BFC"/>
    <w:rsid w:val="00F823CF"/>
    <w:rsid w:val="00F8368D"/>
    <w:rsid w:val="00F84A6E"/>
    <w:rsid w:val="00F85B60"/>
    <w:rsid w:val="00F936A9"/>
    <w:rsid w:val="00F93C07"/>
    <w:rsid w:val="00F9403F"/>
    <w:rsid w:val="00FA6340"/>
    <w:rsid w:val="00FB0604"/>
    <w:rsid w:val="00FB53E5"/>
    <w:rsid w:val="00FB6841"/>
    <w:rsid w:val="00FB69DE"/>
    <w:rsid w:val="00FB7F00"/>
    <w:rsid w:val="00FC63DD"/>
    <w:rsid w:val="00FC6C5F"/>
    <w:rsid w:val="00FC6EE3"/>
    <w:rsid w:val="00FC741B"/>
    <w:rsid w:val="00FD61E8"/>
    <w:rsid w:val="00FD742E"/>
    <w:rsid w:val="00FE1567"/>
    <w:rsid w:val="00FE49D7"/>
    <w:rsid w:val="00FE7D9D"/>
    <w:rsid w:val="00FF1FA9"/>
    <w:rsid w:val="219B9AF5"/>
    <w:rsid w:val="22F6A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 w:type="paragraph" w:styleId="Revision">
    <w:name w:val="Revision"/>
    <w:hidden/>
    <w:uiPriority w:val="99"/>
    <w:semiHidden/>
    <w:rsid w:val="003543DD"/>
    <w:pPr>
      <w:spacing w:after="0" w:line="240" w:lineRule="auto"/>
    </w:pPr>
    <w:rPr>
      <w:rFonts w:ascii="Times New Roman" w:eastAsia="Times New Roman" w:hAnsi="Times New Roman" w:cs="Times New Roman"/>
      <w:sz w:val="24"/>
      <w:szCs w:val="24"/>
      <w:lang w:val="lv-LV"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dataversity.net/data-warehouse-past-pres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ermini.lza.lv/ter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FE2EC80C-ED12-45E8-AC24-A128D83E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12512</Words>
  <Characters>71325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307</cp:revision>
  <cp:lastPrinted>2020-05-24T19:35:00Z</cp:lastPrinted>
  <dcterms:created xsi:type="dcterms:W3CDTF">2020-03-16T10:23:00Z</dcterms:created>
  <dcterms:modified xsi:type="dcterms:W3CDTF">2020-05-24T19:38:00Z</dcterms:modified>
</cp:coreProperties>
</file>