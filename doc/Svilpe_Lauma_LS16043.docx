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1802D2" w14:textId="77777777" w:rsidR="004B0384" w:rsidRDefault="004B0384" w:rsidP="004B0384">
      <w:pPr>
        <w:jc w:val="center"/>
        <w:rPr>
          <w:sz w:val="32"/>
          <w:szCs w:val="32"/>
        </w:rPr>
      </w:pPr>
      <w:r>
        <w:rPr>
          <w:sz w:val="32"/>
          <w:szCs w:val="32"/>
        </w:rPr>
        <w:t>LATVIJAS UNIVERSITĀTE</w:t>
      </w:r>
    </w:p>
    <w:p w14:paraId="173E671B" w14:textId="0B3ADBF4" w:rsidR="004B0384" w:rsidRDefault="004B0384" w:rsidP="004B0384">
      <w:pPr>
        <w:jc w:val="center"/>
        <w:rPr>
          <w:sz w:val="32"/>
          <w:szCs w:val="32"/>
        </w:rPr>
      </w:pPr>
      <w:r>
        <w:rPr>
          <w:sz w:val="32"/>
          <w:szCs w:val="32"/>
        </w:rPr>
        <w:t>DATORIKAS FAKULTĀTE</w:t>
      </w:r>
    </w:p>
    <w:p w14:paraId="6C14E47F" w14:textId="788ED990" w:rsidR="004B0384" w:rsidRDefault="004B0384" w:rsidP="004B0384">
      <w:pPr>
        <w:jc w:val="center"/>
        <w:rPr>
          <w:sz w:val="32"/>
          <w:szCs w:val="32"/>
        </w:rPr>
      </w:pPr>
    </w:p>
    <w:p w14:paraId="1B3D6C37" w14:textId="1E6D3A0C" w:rsidR="004B0384" w:rsidRDefault="004B0384" w:rsidP="004B0384">
      <w:pPr>
        <w:jc w:val="center"/>
        <w:rPr>
          <w:sz w:val="32"/>
          <w:szCs w:val="32"/>
        </w:rPr>
      </w:pPr>
    </w:p>
    <w:p w14:paraId="5F589D73" w14:textId="659D1C5E" w:rsidR="004B0384" w:rsidRDefault="004B0384" w:rsidP="004B0384">
      <w:pPr>
        <w:jc w:val="center"/>
        <w:rPr>
          <w:sz w:val="32"/>
          <w:szCs w:val="32"/>
        </w:rPr>
      </w:pPr>
    </w:p>
    <w:p w14:paraId="575628F3" w14:textId="77777777" w:rsidR="004B0384" w:rsidRDefault="004B0384" w:rsidP="004B0384">
      <w:pPr>
        <w:jc w:val="center"/>
        <w:rPr>
          <w:sz w:val="28"/>
          <w:szCs w:val="28"/>
        </w:rPr>
      </w:pPr>
    </w:p>
    <w:p w14:paraId="50064722" w14:textId="77777777" w:rsidR="004B0384" w:rsidRDefault="004B0384" w:rsidP="004B0384">
      <w:pPr>
        <w:jc w:val="center"/>
        <w:rPr>
          <w:b/>
        </w:rPr>
      </w:pPr>
    </w:p>
    <w:p w14:paraId="1BE3B267" w14:textId="77777777" w:rsidR="004B0384" w:rsidRDefault="004B0384" w:rsidP="004B0384">
      <w:pPr>
        <w:jc w:val="center"/>
        <w:rPr>
          <w:b/>
        </w:rPr>
      </w:pPr>
    </w:p>
    <w:p w14:paraId="093FE519" w14:textId="77777777" w:rsidR="004B0384" w:rsidRDefault="004B0384" w:rsidP="004B0384">
      <w:pPr>
        <w:jc w:val="center"/>
        <w:rPr>
          <w:b/>
        </w:rPr>
      </w:pPr>
    </w:p>
    <w:p w14:paraId="7344B517" w14:textId="77777777" w:rsidR="004B0384" w:rsidRDefault="004B0384" w:rsidP="004B0384">
      <w:pPr>
        <w:jc w:val="center"/>
        <w:rPr>
          <w:b/>
        </w:rPr>
      </w:pPr>
    </w:p>
    <w:p w14:paraId="2DE4185C" w14:textId="77777777" w:rsidR="004B0384" w:rsidRDefault="004B0384" w:rsidP="004B0384">
      <w:pPr>
        <w:jc w:val="center"/>
        <w:rPr>
          <w:b/>
        </w:rPr>
      </w:pPr>
    </w:p>
    <w:p w14:paraId="22875592" w14:textId="77777777" w:rsidR="004B0384" w:rsidRDefault="004B0384" w:rsidP="004B0384">
      <w:pPr>
        <w:jc w:val="center"/>
        <w:rPr>
          <w:b/>
        </w:rPr>
      </w:pPr>
    </w:p>
    <w:p w14:paraId="3CEA74D7" w14:textId="77777777" w:rsidR="004B0384" w:rsidRDefault="004B0384" w:rsidP="004B0384">
      <w:pPr>
        <w:jc w:val="center"/>
        <w:rPr>
          <w:b/>
        </w:rPr>
      </w:pPr>
    </w:p>
    <w:p w14:paraId="09913BCB" w14:textId="77777777" w:rsidR="004B0384" w:rsidRDefault="004B0384" w:rsidP="004B0384">
      <w:pPr>
        <w:jc w:val="center"/>
        <w:rPr>
          <w:b/>
        </w:rPr>
      </w:pPr>
    </w:p>
    <w:p w14:paraId="20ADD55B" w14:textId="78393EAA" w:rsidR="004B0384" w:rsidRDefault="004B0384" w:rsidP="004B0384">
      <w:pPr>
        <w:jc w:val="center"/>
        <w:rPr>
          <w:b/>
          <w:sz w:val="36"/>
          <w:szCs w:val="36"/>
        </w:rPr>
      </w:pPr>
      <w:r>
        <w:rPr>
          <w:b/>
          <w:sz w:val="36"/>
          <w:szCs w:val="36"/>
        </w:rPr>
        <w:t>NEVIENDABĪGU INTEGRĒTU DATU AVOTU EVOLŪCIJAS APSTRĀDE</w:t>
      </w:r>
    </w:p>
    <w:p w14:paraId="47DEC924" w14:textId="77777777" w:rsidR="004B0384" w:rsidRDefault="004B0384" w:rsidP="004B0384">
      <w:pPr>
        <w:jc w:val="center"/>
        <w:rPr>
          <w:b/>
        </w:rPr>
      </w:pPr>
    </w:p>
    <w:p w14:paraId="48D7560D" w14:textId="77777777" w:rsidR="004B0384" w:rsidRDefault="004B0384" w:rsidP="004B0384">
      <w:pPr>
        <w:jc w:val="center"/>
        <w:rPr>
          <w:b/>
        </w:rPr>
      </w:pPr>
    </w:p>
    <w:p w14:paraId="080D00C0" w14:textId="77777777" w:rsidR="004B0384" w:rsidRDefault="004B0384" w:rsidP="004B0384">
      <w:pPr>
        <w:jc w:val="center"/>
        <w:rPr>
          <w:b/>
        </w:rPr>
      </w:pPr>
    </w:p>
    <w:p w14:paraId="75E278EC" w14:textId="77777777" w:rsidR="004B0384" w:rsidRDefault="004B0384" w:rsidP="004B0384">
      <w:pPr>
        <w:jc w:val="center"/>
        <w:rPr>
          <w:sz w:val="32"/>
          <w:szCs w:val="32"/>
        </w:rPr>
      </w:pPr>
      <w:r>
        <w:rPr>
          <w:sz w:val="32"/>
          <w:szCs w:val="32"/>
        </w:rPr>
        <w:t>BAKALAURA DARBS</w:t>
      </w:r>
    </w:p>
    <w:p w14:paraId="0C45F843" w14:textId="77777777" w:rsidR="004B0384" w:rsidRDefault="004B0384" w:rsidP="004B0384">
      <w:pPr>
        <w:jc w:val="center"/>
        <w:rPr>
          <w:sz w:val="28"/>
          <w:szCs w:val="28"/>
        </w:rPr>
      </w:pPr>
    </w:p>
    <w:p w14:paraId="7351E5FF" w14:textId="77777777" w:rsidR="004B0384" w:rsidRDefault="004B0384" w:rsidP="004B0384">
      <w:pPr>
        <w:jc w:val="center"/>
        <w:rPr>
          <w:sz w:val="28"/>
          <w:szCs w:val="28"/>
        </w:rPr>
      </w:pPr>
    </w:p>
    <w:p w14:paraId="27F168AA" w14:textId="77777777" w:rsidR="004B0384" w:rsidRDefault="004B0384" w:rsidP="004B0384">
      <w:pPr>
        <w:jc w:val="center"/>
        <w:rPr>
          <w:sz w:val="28"/>
          <w:szCs w:val="28"/>
        </w:rPr>
      </w:pPr>
    </w:p>
    <w:p w14:paraId="73491380" w14:textId="77777777" w:rsidR="004B0384" w:rsidRDefault="004B0384" w:rsidP="004B0384">
      <w:pPr>
        <w:jc w:val="center"/>
        <w:rPr>
          <w:sz w:val="28"/>
          <w:szCs w:val="28"/>
        </w:rPr>
      </w:pPr>
    </w:p>
    <w:p w14:paraId="557E1C38" w14:textId="68B41FA3" w:rsidR="004B0384" w:rsidRDefault="004B0384" w:rsidP="004B0384">
      <w:pPr>
        <w:jc w:val="center"/>
        <w:rPr>
          <w:sz w:val="28"/>
          <w:szCs w:val="28"/>
        </w:rPr>
      </w:pPr>
    </w:p>
    <w:p w14:paraId="612E8EFF" w14:textId="5230C439" w:rsidR="004B0384" w:rsidRDefault="004B0384" w:rsidP="004B0384">
      <w:pPr>
        <w:jc w:val="center"/>
        <w:rPr>
          <w:sz w:val="28"/>
          <w:szCs w:val="28"/>
        </w:rPr>
      </w:pPr>
    </w:p>
    <w:p w14:paraId="33E494A7" w14:textId="63278B41" w:rsidR="004B0384" w:rsidRDefault="004B0384" w:rsidP="004B0384">
      <w:pPr>
        <w:jc w:val="center"/>
        <w:rPr>
          <w:sz w:val="28"/>
          <w:szCs w:val="28"/>
        </w:rPr>
      </w:pPr>
    </w:p>
    <w:p w14:paraId="16296DCF" w14:textId="77777777" w:rsidR="004B0384" w:rsidRDefault="004B0384" w:rsidP="0010434F">
      <w:pPr>
        <w:pStyle w:val="apaknodaasvirsraksts"/>
      </w:pPr>
    </w:p>
    <w:p w14:paraId="7D5B2EB7" w14:textId="2E1C1EA3" w:rsidR="004B0384" w:rsidRDefault="004B0384" w:rsidP="004B0384">
      <w:pPr>
        <w:jc w:val="center"/>
        <w:rPr>
          <w:sz w:val="28"/>
          <w:szCs w:val="28"/>
        </w:rPr>
      </w:pPr>
    </w:p>
    <w:p w14:paraId="07D02C4F" w14:textId="5840850D" w:rsidR="004B0384" w:rsidRDefault="004B0384" w:rsidP="004B0384">
      <w:pPr>
        <w:jc w:val="center"/>
        <w:rPr>
          <w:sz w:val="28"/>
          <w:szCs w:val="28"/>
        </w:rPr>
      </w:pPr>
    </w:p>
    <w:p w14:paraId="3E3D1FF6" w14:textId="77777777" w:rsidR="004B0384" w:rsidRDefault="004B0384" w:rsidP="004B0384">
      <w:pPr>
        <w:jc w:val="center"/>
        <w:rPr>
          <w:sz w:val="28"/>
          <w:szCs w:val="28"/>
        </w:rPr>
      </w:pPr>
    </w:p>
    <w:p w14:paraId="620D80F6" w14:textId="77777777" w:rsidR="004B0384" w:rsidRDefault="004B0384" w:rsidP="004B0384">
      <w:pPr>
        <w:jc w:val="center"/>
        <w:rPr>
          <w:sz w:val="28"/>
          <w:szCs w:val="28"/>
        </w:rPr>
      </w:pPr>
    </w:p>
    <w:p w14:paraId="3B19376E" w14:textId="0A6DC5C0" w:rsidR="004B0384" w:rsidRDefault="004B0384" w:rsidP="004B0384">
      <w:pPr>
        <w:rPr>
          <w:b/>
          <w:sz w:val="28"/>
          <w:szCs w:val="28"/>
        </w:rPr>
      </w:pPr>
      <w:r>
        <w:rPr>
          <w:sz w:val="28"/>
          <w:szCs w:val="28"/>
        </w:rPr>
        <w:t xml:space="preserve">Autors: </w:t>
      </w:r>
      <w:r>
        <w:rPr>
          <w:b/>
          <w:sz w:val="28"/>
          <w:szCs w:val="28"/>
        </w:rPr>
        <w:t>Lauma Svilpe</w:t>
      </w:r>
    </w:p>
    <w:p w14:paraId="51705D89" w14:textId="7F6EA49F" w:rsidR="004B0384" w:rsidRDefault="004B0384" w:rsidP="004B0384">
      <w:pPr>
        <w:rPr>
          <w:sz w:val="28"/>
          <w:szCs w:val="28"/>
        </w:rPr>
      </w:pPr>
      <w:r>
        <w:rPr>
          <w:sz w:val="28"/>
          <w:szCs w:val="28"/>
        </w:rPr>
        <w:t>Studenta apliecības Nr.: ls16043</w:t>
      </w:r>
    </w:p>
    <w:p w14:paraId="5EC14428" w14:textId="1B7F6793" w:rsidR="004B0384" w:rsidRDefault="004B0384" w:rsidP="004B0384">
      <w:pPr>
        <w:rPr>
          <w:sz w:val="28"/>
          <w:szCs w:val="28"/>
        </w:rPr>
      </w:pPr>
      <w:r>
        <w:rPr>
          <w:sz w:val="28"/>
          <w:szCs w:val="28"/>
        </w:rPr>
        <w:t xml:space="preserve">Darba vadītājs: </w:t>
      </w:r>
      <w:r w:rsidR="001510FA">
        <w:rPr>
          <w:sz w:val="28"/>
          <w:szCs w:val="28"/>
        </w:rPr>
        <w:t>aso</w:t>
      </w:r>
      <w:r w:rsidR="002D6865">
        <w:rPr>
          <w:sz w:val="28"/>
          <w:szCs w:val="28"/>
        </w:rPr>
        <w:t>c</w:t>
      </w:r>
      <w:r w:rsidR="00E37695">
        <w:rPr>
          <w:sz w:val="28"/>
          <w:szCs w:val="28"/>
        </w:rPr>
        <w:t>iētā</w:t>
      </w:r>
      <w:r w:rsidR="001510FA">
        <w:rPr>
          <w:sz w:val="28"/>
          <w:szCs w:val="28"/>
        </w:rPr>
        <w:t xml:space="preserve"> </w:t>
      </w:r>
      <w:r w:rsidR="002D6865">
        <w:rPr>
          <w:sz w:val="28"/>
          <w:szCs w:val="28"/>
        </w:rPr>
        <w:t>p</w:t>
      </w:r>
      <w:r>
        <w:rPr>
          <w:sz w:val="28"/>
          <w:szCs w:val="28"/>
        </w:rPr>
        <w:t>rof</w:t>
      </w:r>
      <w:r w:rsidR="00E37695">
        <w:rPr>
          <w:sz w:val="28"/>
          <w:szCs w:val="28"/>
        </w:rPr>
        <w:t>esore</w:t>
      </w:r>
      <w:r>
        <w:rPr>
          <w:sz w:val="28"/>
          <w:szCs w:val="28"/>
        </w:rPr>
        <w:t xml:space="preserve"> Dr. dat. Darja Solodovņikova</w:t>
      </w:r>
    </w:p>
    <w:p w14:paraId="3760A83F" w14:textId="77777777" w:rsidR="004B0384" w:rsidRDefault="004B0384" w:rsidP="004B0384">
      <w:pPr>
        <w:ind w:hanging="720"/>
        <w:jc w:val="center"/>
        <w:rPr>
          <w:b/>
        </w:rPr>
      </w:pPr>
    </w:p>
    <w:p w14:paraId="12233A14" w14:textId="77777777" w:rsidR="004B0384" w:rsidRDefault="004B0384" w:rsidP="004B0384">
      <w:pPr>
        <w:jc w:val="center"/>
        <w:rPr>
          <w:b/>
        </w:rPr>
      </w:pPr>
    </w:p>
    <w:p w14:paraId="44FEE626" w14:textId="49FFEAD8" w:rsidR="004B0384" w:rsidRDefault="004B0384" w:rsidP="004B0384">
      <w:pPr>
        <w:jc w:val="center"/>
        <w:rPr>
          <w:b/>
        </w:rPr>
      </w:pPr>
    </w:p>
    <w:p w14:paraId="297A0956" w14:textId="77777777" w:rsidR="004B0384" w:rsidRDefault="004B0384" w:rsidP="004B0384">
      <w:pPr>
        <w:jc w:val="center"/>
        <w:rPr>
          <w:b/>
        </w:rPr>
      </w:pPr>
    </w:p>
    <w:p w14:paraId="49C4F4BF" w14:textId="77777777" w:rsidR="004B0384" w:rsidRDefault="004B0384" w:rsidP="004B0384">
      <w:pPr>
        <w:jc w:val="center"/>
        <w:rPr>
          <w:b/>
        </w:rPr>
      </w:pPr>
    </w:p>
    <w:p w14:paraId="23EE1F53" w14:textId="77777777" w:rsidR="004B0384" w:rsidRDefault="004B0384" w:rsidP="004B0384">
      <w:pPr>
        <w:jc w:val="center"/>
        <w:rPr>
          <w:b/>
        </w:rPr>
      </w:pPr>
    </w:p>
    <w:p w14:paraId="11B7413E" w14:textId="3E4E9B99" w:rsidR="004B0384" w:rsidRDefault="004B0384" w:rsidP="004B0384">
      <w:pPr>
        <w:jc w:val="center"/>
        <w:rPr>
          <w:sz w:val="32"/>
          <w:szCs w:val="32"/>
        </w:rPr>
      </w:pPr>
      <w:r>
        <w:rPr>
          <w:sz w:val="32"/>
          <w:szCs w:val="32"/>
        </w:rPr>
        <w:t>RĪGA 2020</w:t>
      </w:r>
      <w:r>
        <w:rPr>
          <w:sz w:val="32"/>
          <w:szCs w:val="32"/>
        </w:rPr>
        <w:br w:type="page"/>
      </w:r>
    </w:p>
    <w:p w14:paraId="3F7AF351" w14:textId="26D8AF77" w:rsidR="00F0549C" w:rsidRDefault="00E53D40" w:rsidP="0090464E">
      <w:pPr>
        <w:spacing w:after="480"/>
        <w:jc w:val="center"/>
        <w:rPr>
          <w:sz w:val="28"/>
          <w:szCs w:val="28"/>
        </w:rPr>
      </w:pPr>
      <w:r>
        <w:rPr>
          <w:sz w:val="28"/>
          <w:szCs w:val="28"/>
        </w:rPr>
        <w:lastRenderedPageBreak/>
        <w:t>ANOTĀCIJA</w:t>
      </w:r>
    </w:p>
    <w:p w14:paraId="157D5F43" w14:textId="05BC569D" w:rsidR="0010434F" w:rsidRDefault="0010434F" w:rsidP="00631A83">
      <w:pPr>
        <w:pStyle w:val="attlavirsraksts"/>
      </w:pPr>
    </w:p>
    <w:p w14:paraId="255381FE" w14:textId="638C2119" w:rsidR="0010434F" w:rsidRDefault="0090464E" w:rsidP="00E53D40">
      <w:pPr>
        <w:pStyle w:val="Teksts"/>
      </w:pPr>
      <w:r w:rsidRPr="0090464E">
        <w:t>Neviendabīgu integrētu datu avotu evolūcija ir kļuvusi par aktuālu problēmu, jo dati mūsdienās ir ļoti daudzveidīgi un to mainība ir dinamiska. Šī iemesla dēļ nepieciešams atrast veidus, kā datus no dažādiem datu avotiem maksimāli efektīvi apkopot un uzkrāt, apstrādājot arī datu struktūrās evolūcijas rezultātā radušās izmaiņas.</w:t>
      </w:r>
    </w:p>
    <w:p w14:paraId="2D0715B5" w14:textId="61B613E3" w:rsidR="00E53D40" w:rsidRDefault="00DB40E7" w:rsidP="00E53D40">
      <w:pPr>
        <w:pStyle w:val="Teksts"/>
      </w:pPr>
      <w:r>
        <w:t>D</w:t>
      </w:r>
      <w:r w:rsidR="0090464E">
        <w:t xml:space="preserve">arba mērķis ir atrast risinājumu, kā apstrādāt neviendabīgu integrētu datu avotu evolūcijas rezultātā radušās izmaiņas un adaptēt tās </w:t>
      </w:r>
      <w:r w:rsidR="00E53D40">
        <w:t>sistēmā</w:t>
      </w:r>
      <w:r w:rsidR="0090464E">
        <w:t>. Darbā veikta literatūras analīze par datu noliktavām</w:t>
      </w:r>
      <w:r w:rsidR="00E53D40">
        <w:t>, ETL procesiem un</w:t>
      </w:r>
      <w:r w:rsidR="0090464E">
        <w:t xml:space="preserve"> lielajiem datiem, kā arī izpētīta esoša datu avotu evolūcijas sistēma. </w:t>
      </w:r>
    </w:p>
    <w:p w14:paraId="2664DD73" w14:textId="195F7AF8" w:rsidR="0090464E" w:rsidRDefault="0090464E" w:rsidP="00E53D40">
      <w:pPr>
        <w:pStyle w:val="Teksts"/>
      </w:pPr>
      <w:r>
        <w:t>Rezultātā piedāvāts r</w:t>
      </w:r>
      <w:ins w:id="0" w:author="Lauma" w:date="2020-05-21T13:35:00Z">
        <w:r w:rsidR="003543DD">
          <w:t>i</w:t>
        </w:r>
      </w:ins>
      <w:r>
        <w:t>sinājums - neviendabīgu integrētu datu avotu e</w:t>
      </w:r>
      <w:r w:rsidR="00FC63DD">
        <w:t>v</w:t>
      </w:r>
      <w:r>
        <w:t>olūcijas apstrādes mehānisms datu bāzes struktūras un procedūru formā, kas paredzēts datu avotu izmaiņu adaptācijai esošajā sistēmā.</w:t>
      </w:r>
    </w:p>
    <w:p w14:paraId="2CBED3D8" w14:textId="77777777" w:rsidR="00D87136" w:rsidRDefault="00D87136" w:rsidP="00E53D40">
      <w:pPr>
        <w:pStyle w:val="Teksts"/>
      </w:pPr>
    </w:p>
    <w:p w14:paraId="3ADF35E6" w14:textId="226A9119" w:rsidR="0010434F" w:rsidRDefault="00D87136" w:rsidP="00E53D40">
      <w:pPr>
        <w:pStyle w:val="Teksts"/>
      </w:pPr>
      <w:r>
        <w:t xml:space="preserve">Atslēgvārdi: </w:t>
      </w:r>
      <w:r w:rsidR="00E53D40">
        <w:t>datu noliktava, lielie dati, ETL procesi, datu avotu evolūcija, metadati</w:t>
      </w:r>
      <w:r w:rsidR="00276DA8">
        <w:t>.</w:t>
      </w:r>
      <w:r w:rsidR="0010434F">
        <w:br w:type="page"/>
      </w:r>
    </w:p>
    <w:p w14:paraId="0F50D2DE" w14:textId="23145950" w:rsidR="0010434F" w:rsidRDefault="00E53D40" w:rsidP="0010434F">
      <w:pPr>
        <w:pStyle w:val="Teksts"/>
        <w:jc w:val="center"/>
        <w:rPr>
          <w:sz w:val="28"/>
        </w:rPr>
      </w:pPr>
      <w:r>
        <w:rPr>
          <w:sz w:val="28"/>
        </w:rPr>
        <w:lastRenderedPageBreak/>
        <w:t>ABSTRACT</w:t>
      </w:r>
    </w:p>
    <w:p w14:paraId="4CF118ED" w14:textId="0FB4B083" w:rsidR="0010434F" w:rsidRPr="00974E32" w:rsidRDefault="0010434F" w:rsidP="0010434F">
      <w:pPr>
        <w:pStyle w:val="Teksts"/>
        <w:jc w:val="center"/>
        <w:rPr>
          <w:b/>
          <w:bCs/>
        </w:rPr>
      </w:pPr>
      <w:r w:rsidRPr="00974E32">
        <w:rPr>
          <w:b/>
          <w:bCs/>
        </w:rPr>
        <w:t>Processing of integrated heterogeneous data sources evolution</w:t>
      </w:r>
    </w:p>
    <w:p w14:paraId="21E459D3" w14:textId="5056AB06" w:rsidR="0010434F" w:rsidRDefault="0010434F" w:rsidP="0010434F">
      <w:pPr>
        <w:pStyle w:val="Teksts"/>
      </w:pPr>
    </w:p>
    <w:p w14:paraId="5888F2AD" w14:textId="48458F76" w:rsidR="00E53D40" w:rsidRDefault="00E53D40" w:rsidP="00E53D40">
      <w:pPr>
        <w:pStyle w:val="Teksts"/>
      </w:pPr>
      <w:r>
        <w:t>The evolution of heterogeneous integrated data sources has become a topical issue, as data today is very diverse and dynamic. For this reason, it is necessary to find ways to collect and store data from different data sources as efficiently as possible, while also processing the changes in data structures that have occurred as a result of data source evolution.</w:t>
      </w:r>
    </w:p>
    <w:p w14:paraId="18D2CE49" w14:textId="608B4A99" w:rsidR="00E53D40" w:rsidRDefault="00E53D40" w:rsidP="00E53D40">
      <w:pPr>
        <w:pStyle w:val="Teksts"/>
      </w:pPr>
      <w:r>
        <w:t xml:space="preserve">The aim of the thesis is to find a solution to process the changes caused by the evolution of integrated heterogeneous data sources and to adapt them into the system. The analysis of the literature on data warehouses, ETL processes and </w:t>
      </w:r>
      <w:r w:rsidR="00211C4E">
        <w:t>big</w:t>
      </w:r>
      <w:r>
        <w:t xml:space="preserve"> data is performed in the paper, as well as the existing system of data source evolution is studied.</w:t>
      </w:r>
    </w:p>
    <w:p w14:paraId="6A408E86" w14:textId="630B0A64" w:rsidR="00E53D40" w:rsidRDefault="00E53D40" w:rsidP="00E53D40">
      <w:pPr>
        <w:pStyle w:val="Teksts"/>
      </w:pPr>
      <w:r>
        <w:t>As a result, a solution is proposed - a mechanism for processing the evolution of integrated heterogeneous data sources in the form of a database structure and procedures for adapting changes to data sources in the existing system.</w:t>
      </w:r>
    </w:p>
    <w:p w14:paraId="49A899DF" w14:textId="77777777" w:rsidR="00E53D40" w:rsidRDefault="00E53D40" w:rsidP="00E53D40">
      <w:pPr>
        <w:pStyle w:val="Teksts"/>
      </w:pPr>
    </w:p>
    <w:p w14:paraId="27EBE7F0" w14:textId="4AE731B4" w:rsidR="0010434F" w:rsidRDefault="00E53D40" w:rsidP="00E53D40">
      <w:pPr>
        <w:pStyle w:val="Teksts"/>
      </w:pPr>
      <w:r>
        <w:t>Keywords: data warehouse, big data, ETL processes, data source evolution, metadata</w:t>
      </w:r>
      <w:r w:rsidR="00276DA8">
        <w:t>.</w:t>
      </w:r>
      <w:r w:rsidR="0010434F">
        <w:br w:type="page"/>
      </w:r>
    </w:p>
    <w:p w14:paraId="122391CB" w14:textId="0C375C59" w:rsidR="0010434F" w:rsidRDefault="0010434F" w:rsidP="00974E32">
      <w:pPr>
        <w:pStyle w:val="Teksts"/>
        <w:spacing w:after="480"/>
        <w:jc w:val="center"/>
        <w:rPr>
          <w:sz w:val="28"/>
        </w:rPr>
      </w:pPr>
      <w:r>
        <w:rPr>
          <w:sz w:val="28"/>
        </w:rPr>
        <w:lastRenderedPageBreak/>
        <w:t>SATURA RĀDĪTĀJS</w:t>
      </w:r>
    </w:p>
    <w:p w14:paraId="09748669" w14:textId="29161871" w:rsidR="00984E87" w:rsidRDefault="00974E32" w:rsidP="00984E87">
      <w:pPr>
        <w:pStyle w:val="TOC1"/>
        <w:tabs>
          <w:tab w:val="right" w:leader="dot" w:pos="9061"/>
        </w:tabs>
        <w:spacing w:line="360" w:lineRule="auto"/>
        <w:rPr>
          <w:ins w:id="1" w:author="Lauma Svilpe" w:date="2020-05-23T23:41:00Z"/>
          <w:rFonts w:asciiTheme="minorHAnsi" w:eastAsiaTheme="minorEastAsia" w:hAnsiTheme="minorHAnsi" w:cstheme="minorBidi"/>
          <w:noProof/>
          <w:sz w:val="22"/>
          <w:szCs w:val="22"/>
          <w:lang w:val="en-US" w:eastAsia="en-US"/>
        </w:rPr>
        <w:pPrChange w:id="2" w:author="Lauma Svilpe" w:date="2020-05-23T23:41:00Z">
          <w:pPr>
            <w:pStyle w:val="TOC1"/>
            <w:tabs>
              <w:tab w:val="right" w:leader="dot" w:pos="9061"/>
            </w:tabs>
          </w:pPr>
        </w:pPrChange>
      </w:pPr>
      <w:r>
        <w:rPr>
          <w:b/>
        </w:rPr>
        <w:fldChar w:fldCharType="begin"/>
      </w:r>
      <w:r>
        <w:rPr>
          <w:b/>
        </w:rPr>
        <w:instrText xml:space="preserve"> TOC \o "1-3" \h \z \t "nodaļas virsraksts,1,apakšnodaļas virsraksts,2,apakš-apakšnod virsr,3" </w:instrText>
      </w:r>
      <w:r>
        <w:rPr>
          <w:b/>
        </w:rPr>
        <w:fldChar w:fldCharType="separate"/>
      </w:r>
      <w:ins w:id="3" w:author="Lauma Svilpe" w:date="2020-05-23T23:41:00Z">
        <w:r w:rsidR="00984E87" w:rsidRPr="00B7539B">
          <w:rPr>
            <w:rStyle w:val="Hyperlink"/>
            <w:rFonts w:eastAsiaTheme="majorEastAsia"/>
            <w:noProof/>
          </w:rPr>
          <w:fldChar w:fldCharType="begin"/>
        </w:r>
        <w:r w:rsidR="00984E87" w:rsidRPr="00B7539B">
          <w:rPr>
            <w:rStyle w:val="Hyperlink"/>
            <w:rFonts w:eastAsiaTheme="majorEastAsia"/>
            <w:noProof/>
          </w:rPr>
          <w:instrText xml:space="preserve"> </w:instrText>
        </w:r>
        <w:r w:rsidR="00984E87">
          <w:rPr>
            <w:noProof/>
          </w:rPr>
          <w:instrText>HYPERLINK \l "_Toc41169679"</w:instrText>
        </w:r>
        <w:r w:rsidR="00984E87" w:rsidRPr="00B7539B">
          <w:rPr>
            <w:rStyle w:val="Hyperlink"/>
            <w:rFonts w:eastAsiaTheme="majorEastAsia"/>
            <w:noProof/>
          </w:rPr>
          <w:instrText xml:space="preserve"> </w:instrText>
        </w:r>
        <w:r w:rsidR="00984E87" w:rsidRPr="00B7539B">
          <w:rPr>
            <w:rStyle w:val="Hyperlink"/>
            <w:rFonts w:eastAsiaTheme="majorEastAsia"/>
            <w:noProof/>
          </w:rPr>
        </w:r>
        <w:r w:rsidR="00984E87" w:rsidRPr="00B7539B">
          <w:rPr>
            <w:rStyle w:val="Hyperlink"/>
            <w:rFonts w:eastAsiaTheme="majorEastAsia"/>
            <w:noProof/>
          </w:rPr>
          <w:fldChar w:fldCharType="separate"/>
        </w:r>
        <w:r w:rsidR="00984E87" w:rsidRPr="00B7539B">
          <w:rPr>
            <w:rStyle w:val="Hyperlink"/>
            <w:rFonts w:eastAsiaTheme="majorEastAsia"/>
            <w:bCs/>
            <w:noProof/>
          </w:rPr>
          <w:t>Apzīmējumu saraksts</w:t>
        </w:r>
        <w:r w:rsidR="00984E87">
          <w:rPr>
            <w:noProof/>
            <w:webHidden/>
          </w:rPr>
          <w:tab/>
        </w:r>
        <w:r w:rsidR="00984E87">
          <w:rPr>
            <w:noProof/>
            <w:webHidden/>
          </w:rPr>
          <w:fldChar w:fldCharType="begin"/>
        </w:r>
        <w:r w:rsidR="00984E87">
          <w:rPr>
            <w:noProof/>
            <w:webHidden/>
          </w:rPr>
          <w:instrText xml:space="preserve"> PAGEREF _Toc41169679 \h </w:instrText>
        </w:r>
        <w:r w:rsidR="00984E87">
          <w:rPr>
            <w:noProof/>
            <w:webHidden/>
          </w:rPr>
        </w:r>
      </w:ins>
      <w:r w:rsidR="00984E87">
        <w:rPr>
          <w:noProof/>
          <w:webHidden/>
        </w:rPr>
        <w:fldChar w:fldCharType="separate"/>
      </w:r>
      <w:ins w:id="4" w:author="Lauma Svilpe" w:date="2020-05-23T23:41:00Z">
        <w:r w:rsidR="00984E87">
          <w:rPr>
            <w:noProof/>
            <w:webHidden/>
          </w:rPr>
          <w:t>6</w:t>
        </w:r>
        <w:r w:rsidR="00984E87">
          <w:rPr>
            <w:noProof/>
            <w:webHidden/>
          </w:rPr>
          <w:fldChar w:fldCharType="end"/>
        </w:r>
        <w:r w:rsidR="00984E87" w:rsidRPr="00B7539B">
          <w:rPr>
            <w:rStyle w:val="Hyperlink"/>
            <w:rFonts w:eastAsiaTheme="majorEastAsia"/>
            <w:noProof/>
          </w:rPr>
          <w:fldChar w:fldCharType="end"/>
        </w:r>
      </w:ins>
    </w:p>
    <w:p w14:paraId="565517A0" w14:textId="539D68BD" w:rsidR="00984E87" w:rsidRDefault="00984E87" w:rsidP="00984E87">
      <w:pPr>
        <w:pStyle w:val="TOC1"/>
        <w:tabs>
          <w:tab w:val="right" w:leader="dot" w:pos="9061"/>
        </w:tabs>
        <w:spacing w:line="360" w:lineRule="auto"/>
        <w:rPr>
          <w:ins w:id="5" w:author="Lauma Svilpe" w:date="2020-05-23T23:41:00Z"/>
          <w:rFonts w:asciiTheme="minorHAnsi" w:eastAsiaTheme="minorEastAsia" w:hAnsiTheme="minorHAnsi" w:cstheme="minorBidi"/>
          <w:noProof/>
          <w:sz w:val="22"/>
          <w:szCs w:val="22"/>
          <w:lang w:val="en-US" w:eastAsia="en-US"/>
        </w:rPr>
        <w:pPrChange w:id="6" w:author="Lauma Svilpe" w:date="2020-05-23T23:41:00Z">
          <w:pPr>
            <w:pStyle w:val="TOC1"/>
            <w:tabs>
              <w:tab w:val="right" w:leader="dot" w:pos="9061"/>
            </w:tabs>
          </w:pPr>
        </w:pPrChange>
      </w:pPr>
      <w:ins w:id="7"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"_Toc41169680"</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Ievads</w:t>
        </w:r>
        <w:r>
          <w:rPr>
            <w:noProof/>
            <w:webHidden/>
          </w:rPr>
          <w:tab/>
        </w:r>
        <w:r>
          <w:rPr>
            <w:noProof/>
            <w:webHidden/>
          </w:rPr>
          <w:fldChar w:fldCharType="begin"/>
        </w:r>
        <w:r>
          <w:rPr>
            <w:noProof/>
            <w:webHidden/>
          </w:rPr>
          <w:instrText xml:space="preserve"> PAGEREF _Toc41169680 \h </w:instrText>
        </w:r>
        <w:r>
          <w:rPr>
            <w:noProof/>
            <w:webHidden/>
          </w:rPr>
        </w:r>
      </w:ins>
      <w:r>
        <w:rPr>
          <w:noProof/>
          <w:webHidden/>
        </w:rPr>
        <w:fldChar w:fldCharType="separate"/>
      </w:r>
      <w:ins w:id="8" w:author="Lauma Svilpe" w:date="2020-05-23T23:41:00Z">
        <w:r>
          <w:rPr>
            <w:noProof/>
            <w:webHidden/>
          </w:rPr>
          <w:t>8</w:t>
        </w:r>
        <w:r>
          <w:rPr>
            <w:noProof/>
            <w:webHidden/>
          </w:rPr>
          <w:fldChar w:fldCharType="end"/>
        </w:r>
        <w:r w:rsidRPr="00B7539B">
          <w:rPr>
            <w:rStyle w:val="Hyperlink"/>
            <w:rFonts w:eastAsiaTheme="majorEastAsia"/>
            <w:noProof/>
          </w:rPr>
          <w:fldChar w:fldCharType="end"/>
        </w:r>
      </w:ins>
    </w:p>
    <w:p w14:paraId="197838C8" w14:textId="4AC30EB5" w:rsidR="00984E87" w:rsidRDefault="00984E87" w:rsidP="00984E87">
      <w:pPr>
        <w:pStyle w:val="TOC1"/>
        <w:tabs>
          <w:tab w:val="left" w:pos="480"/>
          <w:tab w:val="right" w:leader="dot" w:pos="9061"/>
        </w:tabs>
        <w:spacing w:line="360" w:lineRule="auto"/>
        <w:rPr>
          <w:ins w:id="9" w:author="Lauma Svilpe" w:date="2020-05-23T23:41:00Z"/>
          <w:rFonts w:asciiTheme="minorHAnsi" w:eastAsiaTheme="minorEastAsia" w:hAnsiTheme="minorHAnsi" w:cstheme="minorBidi"/>
          <w:noProof/>
          <w:sz w:val="22"/>
          <w:szCs w:val="22"/>
          <w:lang w:val="en-US" w:eastAsia="en-US"/>
        </w:rPr>
        <w:pPrChange w:id="10" w:author="Lauma Svilpe" w:date="2020-05-23T23:41:00Z">
          <w:pPr>
            <w:pStyle w:val="TOC1"/>
            <w:tabs>
              <w:tab w:val="left" w:pos="480"/>
              <w:tab w:val="right" w:leader="dot" w:pos="9061"/>
            </w:tabs>
          </w:pPr>
        </w:pPrChange>
      </w:pPr>
      <w:ins w:id="11"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"_Toc41169681"</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1.</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Datu noliktavas</w:t>
        </w:r>
        <w:r>
          <w:rPr>
            <w:noProof/>
            <w:webHidden/>
          </w:rPr>
          <w:tab/>
        </w:r>
        <w:r>
          <w:rPr>
            <w:noProof/>
            <w:webHidden/>
          </w:rPr>
          <w:fldChar w:fldCharType="begin"/>
        </w:r>
        <w:r>
          <w:rPr>
            <w:noProof/>
            <w:webHidden/>
          </w:rPr>
          <w:instrText xml:space="preserve"> PAGEREF _Toc41169681 \h </w:instrText>
        </w:r>
        <w:r>
          <w:rPr>
            <w:noProof/>
            <w:webHidden/>
          </w:rPr>
        </w:r>
      </w:ins>
      <w:r>
        <w:rPr>
          <w:noProof/>
          <w:webHidden/>
        </w:rPr>
        <w:fldChar w:fldCharType="separate"/>
      </w:r>
      <w:ins w:id="12" w:author="Lauma Svilpe" w:date="2020-05-23T23:41:00Z">
        <w:r>
          <w:rPr>
            <w:noProof/>
            <w:webHidden/>
          </w:rPr>
          <w:t>9</w:t>
        </w:r>
        <w:r>
          <w:rPr>
            <w:noProof/>
            <w:webHidden/>
          </w:rPr>
          <w:fldChar w:fldCharType="end"/>
        </w:r>
        <w:r w:rsidRPr="00B7539B">
          <w:rPr>
            <w:rStyle w:val="Hyperlink"/>
            <w:rFonts w:eastAsiaTheme="majorEastAsia"/>
            <w:noProof/>
          </w:rPr>
          <w:fldChar w:fldCharType="end"/>
        </w:r>
      </w:ins>
    </w:p>
    <w:p w14:paraId="34271A76" w14:textId="57F6BC1A" w:rsidR="00984E87" w:rsidRDefault="00984E87" w:rsidP="00984E87">
      <w:pPr>
        <w:pStyle w:val="TOC2"/>
        <w:tabs>
          <w:tab w:val="left" w:pos="880"/>
          <w:tab w:val="right" w:leader="dot" w:pos="9061"/>
        </w:tabs>
        <w:spacing w:line="360" w:lineRule="auto"/>
        <w:rPr>
          <w:ins w:id="13" w:author="Lauma Svilpe" w:date="2020-05-23T23:41:00Z"/>
          <w:rFonts w:asciiTheme="minorHAnsi" w:eastAsiaTheme="minorEastAsia" w:hAnsiTheme="minorHAnsi" w:cstheme="minorBidi"/>
          <w:noProof/>
          <w:sz w:val="22"/>
          <w:szCs w:val="22"/>
          <w:lang w:val="en-US" w:eastAsia="en-US"/>
        </w:rPr>
        <w:pPrChange w:id="14" w:author="Lauma Svilpe" w:date="2020-05-23T23:41:00Z">
          <w:pPr>
            <w:pStyle w:val="TOC2"/>
            <w:tabs>
              <w:tab w:val="left" w:pos="880"/>
              <w:tab w:val="right" w:leader="dot" w:pos="9061"/>
            </w:tabs>
          </w:pPr>
        </w:pPrChange>
      </w:pPr>
      <w:ins w:id="15"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"_Toc41169682"</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1.1.</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Datu noliktavu attīstība</w:t>
        </w:r>
        <w:r>
          <w:rPr>
            <w:noProof/>
            <w:webHidden/>
          </w:rPr>
          <w:tab/>
        </w:r>
        <w:r>
          <w:rPr>
            <w:noProof/>
            <w:webHidden/>
          </w:rPr>
          <w:fldChar w:fldCharType="begin"/>
        </w:r>
        <w:r>
          <w:rPr>
            <w:noProof/>
            <w:webHidden/>
          </w:rPr>
          <w:instrText xml:space="preserve"> PAGEREF _Toc41169682 \h </w:instrText>
        </w:r>
        <w:r>
          <w:rPr>
            <w:noProof/>
            <w:webHidden/>
          </w:rPr>
        </w:r>
      </w:ins>
      <w:r>
        <w:rPr>
          <w:noProof/>
          <w:webHidden/>
        </w:rPr>
        <w:fldChar w:fldCharType="separate"/>
      </w:r>
      <w:ins w:id="16" w:author="Lauma Svilpe" w:date="2020-05-23T23:41:00Z">
        <w:r>
          <w:rPr>
            <w:noProof/>
            <w:webHidden/>
          </w:rPr>
          <w:t>9</w:t>
        </w:r>
        <w:r>
          <w:rPr>
            <w:noProof/>
            <w:webHidden/>
          </w:rPr>
          <w:fldChar w:fldCharType="end"/>
        </w:r>
        <w:r w:rsidRPr="00B7539B">
          <w:rPr>
            <w:rStyle w:val="Hyperlink"/>
            <w:rFonts w:eastAsiaTheme="majorEastAsia"/>
            <w:noProof/>
          </w:rPr>
          <w:fldChar w:fldCharType="end"/>
        </w:r>
      </w:ins>
    </w:p>
    <w:p w14:paraId="5B2EF77C" w14:textId="63457E59" w:rsidR="00984E87" w:rsidRDefault="00984E87" w:rsidP="00984E87">
      <w:pPr>
        <w:pStyle w:val="TOC2"/>
        <w:tabs>
          <w:tab w:val="left" w:pos="880"/>
          <w:tab w:val="right" w:leader="dot" w:pos="9061"/>
        </w:tabs>
        <w:spacing w:line="360" w:lineRule="auto"/>
        <w:rPr>
          <w:ins w:id="17" w:author="Lauma Svilpe" w:date="2020-05-23T23:41:00Z"/>
          <w:rFonts w:asciiTheme="minorHAnsi" w:eastAsiaTheme="minorEastAsia" w:hAnsiTheme="minorHAnsi" w:cstheme="minorBidi"/>
          <w:noProof/>
          <w:sz w:val="22"/>
          <w:szCs w:val="22"/>
          <w:lang w:val="en-US" w:eastAsia="en-US"/>
        </w:rPr>
        <w:pPrChange w:id="18" w:author="Lauma Svilpe" w:date="2020-05-23T23:41:00Z">
          <w:pPr>
            <w:pStyle w:val="TOC2"/>
            <w:tabs>
              <w:tab w:val="left" w:pos="880"/>
              <w:tab w:val="right" w:leader="dot" w:pos="9061"/>
            </w:tabs>
          </w:pPr>
        </w:pPrChange>
      </w:pPr>
      <w:ins w:id="19"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"_Toc41169683"</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1.2.</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Datu noliktavas arhitektūra</w:t>
        </w:r>
        <w:r>
          <w:rPr>
            <w:noProof/>
            <w:webHidden/>
          </w:rPr>
          <w:tab/>
        </w:r>
        <w:r>
          <w:rPr>
            <w:noProof/>
            <w:webHidden/>
          </w:rPr>
          <w:fldChar w:fldCharType="begin"/>
        </w:r>
        <w:r>
          <w:rPr>
            <w:noProof/>
            <w:webHidden/>
          </w:rPr>
          <w:instrText xml:space="preserve"> PAGEREF _Toc41169683 \h </w:instrText>
        </w:r>
        <w:r>
          <w:rPr>
            <w:noProof/>
            <w:webHidden/>
          </w:rPr>
        </w:r>
      </w:ins>
      <w:r>
        <w:rPr>
          <w:noProof/>
          <w:webHidden/>
        </w:rPr>
        <w:fldChar w:fldCharType="separate"/>
      </w:r>
      <w:ins w:id="20" w:author="Lauma Svilpe" w:date="2020-05-23T23:41:00Z">
        <w:r>
          <w:rPr>
            <w:noProof/>
            <w:webHidden/>
          </w:rPr>
          <w:t>12</w:t>
        </w:r>
        <w:r>
          <w:rPr>
            <w:noProof/>
            <w:webHidden/>
          </w:rPr>
          <w:fldChar w:fldCharType="end"/>
        </w:r>
        <w:r w:rsidRPr="00B7539B">
          <w:rPr>
            <w:rStyle w:val="Hyperlink"/>
            <w:rFonts w:eastAsiaTheme="majorEastAsia"/>
            <w:noProof/>
          </w:rPr>
          <w:fldChar w:fldCharType="end"/>
        </w:r>
      </w:ins>
    </w:p>
    <w:p w14:paraId="33D928FD" w14:textId="2F995EBC" w:rsidR="00984E87" w:rsidRDefault="00984E87" w:rsidP="00984E87">
      <w:pPr>
        <w:pStyle w:val="TOC3"/>
        <w:tabs>
          <w:tab w:val="left" w:pos="1320"/>
          <w:tab w:val="right" w:leader="dot" w:pos="9061"/>
        </w:tabs>
        <w:spacing w:line="360" w:lineRule="auto"/>
        <w:rPr>
          <w:ins w:id="21" w:author="Lauma Svilpe" w:date="2020-05-23T23:41:00Z"/>
          <w:rFonts w:asciiTheme="minorHAnsi" w:eastAsiaTheme="minorEastAsia" w:hAnsiTheme="minorHAnsi" w:cstheme="minorBidi"/>
          <w:noProof/>
          <w:sz w:val="22"/>
          <w:szCs w:val="22"/>
          <w:lang w:val="en-US" w:eastAsia="en-US"/>
        </w:rPr>
        <w:pPrChange w:id="22" w:author="Lauma Svilpe" w:date="2020-05-23T23:41:00Z">
          <w:pPr>
            <w:pStyle w:val="TOC3"/>
            <w:tabs>
              <w:tab w:val="left" w:pos="1320"/>
              <w:tab w:val="right" w:leader="dot" w:pos="9061"/>
            </w:tabs>
          </w:pPr>
        </w:pPrChange>
      </w:pPr>
      <w:ins w:id="23"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"_Toc41169684"</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1.2.1.</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Centralizēta datu noliktava</w:t>
        </w:r>
        <w:r>
          <w:rPr>
            <w:noProof/>
            <w:webHidden/>
          </w:rPr>
          <w:tab/>
        </w:r>
        <w:r>
          <w:rPr>
            <w:noProof/>
            <w:webHidden/>
          </w:rPr>
          <w:fldChar w:fldCharType="begin"/>
        </w:r>
        <w:r>
          <w:rPr>
            <w:noProof/>
            <w:webHidden/>
          </w:rPr>
          <w:instrText xml:space="preserve"> PAGEREF _Toc41169684 \h </w:instrText>
        </w:r>
        <w:r>
          <w:rPr>
            <w:noProof/>
            <w:webHidden/>
          </w:rPr>
        </w:r>
      </w:ins>
      <w:r>
        <w:rPr>
          <w:noProof/>
          <w:webHidden/>
        </w:rPr>
        <w:fldChar w:fldCharType="separate"/>
      </w:r>
      <w:ins w:id="24" w:author="Lauma Svilpe" w:date="2020-05-23T23:41:00Z">
        <w:r>
          <w:rPr>
            <w:noProof/>
            <w:webHidden/>
          </w:rPr>
          <w:t>13</w:t>
        </w:r>
        <w:r>
          <w:rPr>
            <w:noProof/>
            <w:webHidden/>
          </w:rPr>
          <w:fldChar w:fldCharType="end"/>
        </w:r>
        <w:r w:rsidRPr="00B7539B">
          <w:rPr>
            <w:rStyle w:val="Hyperlink"/>
            <w:rFonts w:eastAsiaTheme="majorEastAsia"/>
            <w:noProof/>
          </w:rPr>
          <w:fldChar w:fldCharType="end"/>
        </w:r>
      </w:ins>
    </w:p>
    <w:p w14:paraId="2D063CB1" w14:textId="75AA5F64" w:rsidR="00984E87" w:rsidRDefault="00984E87" w:rsidP="00984E87">
      <w:pPr>
        <w:pStyle w:val="TOC3"/>
        <w:tabs>
          <w:tab w:val="left" w:pos="1320"/>
          <w:tab w:val="right" w:leader="dot" w:pos="9061"/>
        </w:tabs>
        <w:spacing w:line="360" w:lineRule="auto"/>
        <w:rPr>
          <w:ins w:id="25" w:author="Lauma Svilpe" w:date="2020-05-23T23:41:00Z"/>
          <w:rFonts w:asciiTheme="minorHAnsi" w:eastAsiaTheme="minorEastAsia" w:hAnsiTheme="minorHAnsi" w:cstheme="minorBidi"/>
          <w:noProof/>
          <w:sz w:val="22"/>
          <w:szCs w:val="22"/>
          <w:lang w:val="en-US" w:eastAsia="en-US"/>
        </w:rPr>
        <w:pPrChange w:id="26" w:author="Lauma Svilpe" w:date="2020-05-23T23:41:00Z">
          <w:pPr>
            <w:pStyle w:val="TOC3"/>
            <w:tabs>
              <w:tab w:val="left" w:pos="1320"/>
              <w:tab w:val="right" w:leader="dot" w:pos="9061"/>
            </w:tabs>
          </w:pPr>
        </w:pPrChange>
      </w:pPr>
      <w:ins w:id="27"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"_Toc41169685"</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1.2.2.</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Neatkarīgas datuves</w:t>
        </w:r>
        <w:r>
          <w:rPr>
            <w:noProof/>
            <w:webHidden/>
          </w:rPr>
          <w:tab/>
        </w:r>
        <w:r>
          <w:rPr>
            <w:noProof/>
            <w:webHidden/>
          </w:rPr>
          <w:fldChar w:fldCharType="begin"/>
        </w:r>
        <w:r>
          <w:rPr>
            <w:noProof/>
            <w:webHidden/>
          </w:rPr>
          <w:instrText xml:space="preserve"> PAGEREF _Toc41169685 \h </w:instrText>
        </w:r>
        <w:r>
          <w:rPr>
            <w:noProof/>
            <w:webHidden/>
          </w:rPr>
        </w:r>
      </w:ins>
      <w:r>
        <w:rPr>
          <w:noProof/>
          <w:webHidden/>
        </w:rPr>
        <w:fldChar w:fldCharType="separate"/>
      </w:r>
      <w:ins w:id="28" w:author="Lauma Svilpe" w:date="2020-05-23T23:41:00Z">
        <w:r>
          <w:rPr>
            <w:noProof/>
            <w:webHidden/>
          </w:rPr>
          <w:t>14</w:t>
        </w:r>
        <w:r>
          <w:rPr>
            <w:noProof/>
            <w:webHidden/>
          </w:rPr>
          <w:fldChar w:fldCharType="end"/>
        </w:r>
        <w:r w:rsidRPr="00B7539B">
          <w:rPr>
            <w:rStyle w:val="Hyperlink"/>
            <w:rFonts w:eastAsiaTheme="majorEastAsia"/>
            <w:noProof/>
          </w:rPr>
          <w:fldChar w:fldCharType="end"/>
        </w:r>
      </w:ins>
    </w:p>
    <w:p w14:paraId="6353106A" w14:textId="61945389" w:rsidR="00984E87" w:rsidRDefault="00984E87" w:rsidP="00984E87">
      <w:pPr>
        <w:pStyle w:val="TOC3"/>
        <w:tabs>
          <w:tab w:val="left" w:pos="1320"/>
          <w:tab w:val="right" w:leader="dot" w:pos="9061"/>
        </w:tabs>
        <w:spacing w:line="360" w:lineRule="auto"/>
        <w:rPr>
          <w:ins w:id="29" w:author="Lauma Svilpe" w:date="2020-05-23T23:41:00Z"/>
          <w:rFonts w:asciiTheme="minorHAnsi" w:eastAsiaTheme="minorEastAsia" w:hAnsiTheme="minorHAnsi" w:cstheme="minorBidi"/>
          <w:noProof/>
          <w:sz w:val="22"/>
          <w:szCs w:val="22"/>
          <w:lang w:val="en-US" w:eastAsia="en-US"/>
        </w:rPr>
        <w:pPrChange w:id="30" w:author="Lauma Svilpe" w:date="2020-05-23T23:41:00Z">
          <w:pPr>
            <w:pStyle w:val="TOC3"/>
            <w:tabs>
              <w:tab w:val="left" w:pos="1320"/>
              <w:tab w:val="right" w:leader="dot" w:pos="9061"/>
            </w:tabs>
          </w:pPr>
        </w:pPrChange>
      </w:pPr>
      <w:ins w:id="31"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"_Toc41169686"</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1.2.3.</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Apvienotais datu noliktavas tips</w:t>
        </w:r>
        <w:r>
          <w:rPr>
            <w:noProof/>
            <w:webHidden/>
          </w:rPr>
          <w:tab/>
        </w:r>
        <w:r>
          <w:rPr>
            <w:noProof/>
            <w:webHidden/>
          </w:rPr>
          <w:fldChar w:fldCharType="begin"/>
        </w:r>
        <w:r>
          <w:rPr>
            <w:noProof/>
            <w:webHidden/>
          </w:rPr>
          <w:instrText xml:space="preserve"> PAGEREF _Toc41169686 \h </w:instrText>
        </w:r>
        <w:r>
          <w:rPr>
            <w:noProof/>
            <w:webHidden/>
          </w:rPr>
        </w:r>
      </w:ins>
      <w:r>
        <w:rPr>
          <w:noProof/>
          <w:webHidden/>
        </w:rPr>
        <w:fldChar w:fldCharType="separate"/>
      </w:r>
      <w:ins w:id="32" w:author="Lauma Svilpe" w:date="2020-05-23T23:41:00Z">
        <w:r>
          <w:rPr>
            <w:noProof/>
            <w:webHidden/>
          </w:rPr>
          <w:t>14</w:t>
        </w:r>
        <w:r>
          <w:rPr>
            <w:noProof/>
            <w:webHidden/>
          </w:rPr>
          <w:fldChar w:fldCharType="end"/>
        </w:r>
        <w:r w:rsidRPr="00B7539B">
          <w:rPr>
            <w:rStyle w:val="Hyperlink"/>
            <w:rFonts w:eastAsiaTheme="majorEastAsia"/>
            <w:noProof/>
          </w:rPr>
          <w:fldChar w:fldCharType="end"/>
        </w:r>
      </w:ins>
    </w:p>
    <w:p w14:paraId="04A9A29B" w14:textId="63F49C4E" w:rsidR="00984E87" w:rsidRDefault="00984E87" w:rsidP="00984E87">
      <w:pPr>
        <w:pStyle w:val="TOC3"/>
        <w:tabs>
          <w:tab w:val="left" w:pos="1320"/>
          <w:tab w:val="right" w:leader="dot" w:pos="9061"/>
        </w:tabs>
        <w:spacing w:line="360" w:lineRule="auto"/>
        <w:rPr>
          <w:ins w:id="33" w:author="Lauma Svilpe" w:date="2020-05-23T23:41:00Z"/>
          <w:rFonts w:asciiTheme="minorHAnsi" w:eastAsiaTheme="minorEastAsia" w:hAnsiTheme="minorHAnsi" w:cstheme="minorBidi"/>
          <w:noProof/>
          <w:sz w:val="22"/>
          <w:szCs w:val="22"/>
          <w:lang w:val="en-US" w:eastAsia="en-US"/>
        </w:rPr>
        <w:pPrChange w:id="34" w:author="Lauma Svilpe" w:date="2020-05-23T23:41:00Z">
          <w:pPr>
            <w:pStyle w:val="TOC3"/>
            <w:tabs>
              <w:tab w:val="left" w:pos="1320"/>
              <w:tab w:val="right" w:leader="dot" w:pos="9061"/>
            </w:tabs>
          </w:pPr>
        </w:pPrChange>
      </w:pPr>
      <w:ins w:id="35"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"_Toc41169687"</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1.2.4.</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Zvaigžņveida datu noliktava</w:t>
        </w:r>
        <w:r>
          <w:rPr>
            <w:noProof/>
            <w:webHidden/>
          </w:rPr>
          <w:tab/>
        </w:r>
        <w:r>
          <w:rPr>
            <w:noProof/>
            <w:webHidden/>
          </w:rPr>
          <w:fldChar w:fldCharType="begin"/>
        </w:r>
        <w:r>
          <w:rPr>
            <w:noProof/>
            <w:webHidden/>
          </w:rPr>
          <w:instrText xml:space="preserve"> PAGEREF _Toc41169687 \h </w:instrText>
        </w:r>
        <w:r>
          <w:rPr>
            <w:noProof/>
            <w:webHidden/>
          </w:rPr>
        </w:r>
      </w:ins>
      <w:r>
        <w:rPr>
          <w:noProof/>
          <w:webHidden/>
        </w:rPr>
        <w:fldChar w:fldCharType="separate"/>
      </w:r>
      <w:ins w:id="36" w:author="Lauma Svilpe" w:date="2020-05-23T23:41:00Z">
        <w:r>
          <w:rPr>
            <w:noProof/>
            <w:webHidden/>
          </w:rPr>
          <w:t>14</w:t>
        </w:r>
        <w:r>
          <w:rPr>
            <w:noProof/>
            <w:webHidden/>
          </w:rPr>
          <w:fldChar w:fldCharType="end"/>
        </w:r>
        <w:r w:rsidRPr="00B7539B">
          <w:rPr>
            <w:rStyle w:val="Hyperlink"/>
            <w:rFonts w:eastAsiaTheme="majorEastAsia"/>
            <w:noProof/>
          </w:rPr>
          <w:fldChar w:fldCharType="end"/>
        </w:r>
      </w:ins>
    </w:p>
    <w:p w14:paraId="7ACFBD97" w14:textId="6A2F343F" w:rsidR="00984E87" w:rsidRDefault="00984E87" w:rsidP="00984E87">
      <w:pPr>
        <w:pStyle w:val="TOC3"/>
        <w:tabs>
          <w:tab w:val="left" w:pos="1320"/>
          <w:tab w:val="right" w:leader="dot" w:pos="9061"/>
        </w:tabs>
        <w:spacing w:line="360" w:lineRule="auto"/>
        <w:rPr>
          <w:ins w:id="37" w:author="Lauma Svilpe" w:date="2020-05-23T23:41:00Z"/>
          <w:rFonts w:asciiTheme="minorHAnsi" w:eastAsiaTheme="minorEastAsia" w:hAnsiTheme="minorHAnsi" w:cstheme="minorBidi"/>
          <w:noProof/>
          <w:sz w:val="22"/>
          <w:szCs w:val="22"/>
          <w:lang w:val="en-US" w:eastAsia="en-US"/>
        </w:rPr>
        <w:pPrChange w:id="38" w:author="Lauma Svilpe" w:date="2020-05-23T23:41:00Z">
          <w:pPr>
            <w:pStyle w:val="TOC3"/>
            <w:tabs>
              <w:tab w:val="left" w:pos="1320"/>
              <w:tab w:val="right" w:leader="dot" w:pos="9061"/>
            </w:tabs>
          </w:pPr>
        </w:pPrChange>
      </w:pPr>
      <w:ins w:id="39"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"_Toc41169688"</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1.2.5.</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Datuvju kopne</w:t>
        </w:r>
        <w:r>
          <w:rPr>
            <w:noProof/>
            <w:webHidden/>
          </w:rPr>
          <w:tab/>
        </w:r>
        <w:r>
          <w:rPr>
            <w:noProof/>
            <w:webHidden/>
          </w:rPr>
          <w:fldChar w:fldCharType="begin"/>
        </w:r>
        <w:r>
          <w:rPr>
            <w:noProof/>
            <w:webHidden/>
          </w:rPr>
          <w:instrText xml:space="preserve"> PAGEREF _Toc41169688 \h </w:instrText>
        </w:r>
        <w:r>
          <w:rPr>
            <w:noProof/>
            <w:webHidden/>
          </w:rPr>
        </w:r>
      </w:ins>
      <w:r>
        <w:rPr>
          <w:noProof/>
          <w:webHidden/>
        </w:rPr>
        <w:fldChar w:fldCharType="separate"/>
      </w:r>
      <w:ins w:id="40" w:author="Lauma Svilpe" w:date="2020-05-23T23:41:00Z">
        <w:r>
          <w:rPr>
            <w:noProof/>
            <w:webHidden/>
          </w:rPr>
          <w:t>15</w:t>
        </w:r>
        <w:r>
          <w:rPr>
            <w:noProof/>
            <w:webHidden/>
          </w:rPr>
          <w:fldChar w:fldCharType="end"/>
        </w:r>
        <w:r w:rsidRPr="00B7539B">
          <w:rPr>
            <w:rStyle w:val="Hyperlink"/>
            <w:rFonts w:eastAsiaTheme="majorEastAsia"/>
            <w:noProof/>
          </w:rPr>
          <w:fldChar w:fldCharType="end"/>
        </w:r>
      </w:ins>
    </w:p>
    <w:p w14:paraId="0EA94D48" w14:textId="3FD1C9BE" w:rsidR="00984E87" w:rsidRDefault="00984E87" w:rsidP="00984E87">
      <w:pPr>
        <w:pStyle w:val="TOC2"/>
        <w:tabs>
          <w:tab w:val="left" w:pos="880"/>
          <w:tab w:val="right" w:leader="dot" w:pos="9061"/>
        </w:tabs>
        <w:spacing w:line="360" w:lineRule="auto"/>
        <w:rPr>
          <w:ins w:id="41" w:author="Lauma Svilpe" w:date="2020-05-23T23:41:00Z"/>
          <w:rFonts w:asciiTheme="minorHAnsi" w:eastAsiaTheme="minorEastAsia" w:hAnsiTheme="minorHAnsi" w:cstheme="minorBidi"/>
          <w:noProof/>
          <w:sz w:val="22"/>
          <w:szCs w:val="22"/>
          <w:lang w:val="en-US" w:eastAsia="en-US"/>
        </w:rPr>
        <w:pPrChange w:id="42" w:author="Lauma Svilpe" w:date="2020-05-23T23:41:00Z">
          <w:pPr>
            <w:pStyle w:val="TOC2"/>
            <w:tabs>
              <w:tab w:val="left" w:pos="880"/>
              <w:tab w:val="right" w:leader="dot" w:pos="9061"/>
            </w:tabs>
          </w:pPr>
        </w:pPrChange>
      </w:pPr>
      <w:ins w:id="43"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"_Toc41169689"</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1.3.</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Lielie dati</w:t>
        </w:r>
        <w:r>
          <w:rPr>
            <w:noProof/>
            <w:webHidden/>
          </w:rPr>
          <w:tab/>
        </w:r>
        <w:r>
          <w:rPr>
            <w:noProof/>
            <w:webHidden/>
          </w:rPr>
          <w:fldChar w:fldCharType="begin"/>
        </w:r>
        <w:r>
          <w:rPr>
            <w:noProof/>
            <w:webHidden/>
          </w:rPr>
          <w:instrText xml:space="preserve"> PAGEREF _Toc41169689 \h </w:instrText>
        </w:r>
        <w:r>
          <w:rPr>
            <w:noProof/>
            <w:webHidden/>
          </w:rPr>
        </w:r>
      </w:ins>
      <w:r>
        <w:rPr>
          <w:noProof/>
          <w:webHidden/>
        </w:rPr>
        <w:fldChar w:fldCharType="separate"/>
      </w:r>
      <w:ins w:id="44" w:author="Lauma Svilpe" w:date="2020-05-23T23:41:00Z">
        <w:r>
          <w:rPr>
            <w:noProof/>
            <w:webHidden/>
          </w:rPr>
          <w:t>15</w:t>
        </w:r>
        <w:r>
          <w:rPr>
            <w:noProof/>
            <w:webHidden/>
          </w:rPr>
          <w:fldChar w:fldCharType="end"/>
        </w:r>
        <w:r w:rsidRPr="00B7539B">
          <w:rPr>
            <w:rStyle w:val="Hyperlink"/>
            <w:rFonts w:eastAsiaTheme="majorEastAsia"/>
            <w:noProof/>
          </w:rPr>
          <w:fldChar w:fldCharType="end"/>
        </w:r>
      </w:ins>
    </w:p>
    <w:p w14:paraId="10068DB7" w14:textId="4CD34997" w:rsidR="00984E87" w:rsidRDefault="00984E87" w:rsidP="00984E87">
      <w:pPr>
        <w:pStyle w:val="TOC3"/>
        <w:tabs>
          <w:tab w:val="left" w:pos="1320"/>
          <w:tab w:val="right" w:leader="dot" w:pos="9061"/>
        </w:tabs>
        <w:spacing w:line="360" w:lineRule="auto"/>
        <w:rPr>
          <w:ins w:id="45" w:author="Lauma Svilpe" w:date="2020-05-23T23:41:00Z"/>
          <w:rFonts w:asciiTheme="minorHAnsi" w:eastAsiaTheme="minorEastAsia" w:hAnsiTheme="minorHAnsi" w:cstheme="minorBidi"/>
          <w:noProof/>
          <w:sz w:val="22"/>
          <w:szCs w:val="22"/>
          <w:lang w:val="en-US" w:eastAsia="en-US"/>
        </w:rPr>
        <w:pPrChange w:id="46" w:author="Lauma Svilpe" w:date="2020-05-23T23:41:00Z">
          <w:pPr>
            <w:pStyle w:val="TOC3"/>
            <w:tabs>
              <w:tab w:val="left" w:pos="1320"/>
              <w:tab w:val="right" w:leader="dot" w:pos="9061"/>
            </w:tabs>
          </w:pPr>
        </w:pPrChange>
      </w:pPr>
      <w:ins w:id="47"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"_Toc41169690"</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1.3.1.</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Lielo datu apjoms</w:t>
        </w:r>
        <w:r>
          <w:rPr>
            <w:noProof/>
            <w:webHidden/>
          </w:rPr>
          <w:tab/>
        </w:r>
        <w:r>
          <w:rPr>
            <w:noProof/>
            <w:webHidden/>
          </w:rPr>
          <w:fldChar w:fldCharType="begin"/>
        </w:r>
        <w:r>
          <w:rPr>
            <w:noProof/>
            <w:webHidden/>
          </w:rPr>
          <w:instrText xml:space="preserve"> PAGEREF _Toc41169690 \h </w:instrText>
        </w:r>
        <w:r>
          <w:rPr>
            <w:noProof/>
            <w:webHidden/>
          </w:rPr>
        </w:r>
      </w:ins>
      <w:r>
        <w:rPr>
          <w:noProof/>
          <w:webHidden/>
        </w:rPr>
        <w:fldChar w:fldCharType="separate"/>
      </w:r>
      <w:ins w:id="48" w:author="Lauma Svilpe" w:date="2020-05-23T23:41:00Z">
        <w:r>
          <w:rPr>
            <w:noProof/>
            <w:webHidden/>
          </w:rPr>
          <w:t>16</w:t>
        </w:r>
        <w:r>
          <w:rPr>
            <w:noProof/>
            <w:webHidden/>
          </w:rPr>
          <w:fldChar w:fldCharType="end"/>
        </w:r>
        <w:r w:rsidRPr="00B7539B">
          <w:rPr>
            <w:rStyle w:val="Hyperlink"/>
            <w:rFonts w:eastAsiaTheme="majorEastAsia"/>
            <w:noProof/>
          </w:rPr>
          <w:fldChar w:fldCharType="end"/>
        </w:r>
      </w:ins>
    </w:p>
    <w:p w14:paraId="66774EB0" w14:textId="32AED5C9" w:rsidR="00984E87" w:rsidRDefault="00984E87" w:rsidP="00984E87">
      <w:pPr>
        <w:pStyle w:val="TOC3"/>
        <w:tabs>
          <w:tab w:val="left" w:pos="1320"/>
          <w:tab w:val="right" w:leader="dot" w:pos="9061"/>
        </w:tabs>
        <w:spacing w:line="360" w:lineRule="auto"/>
        <w:rPr>
          <w:ins w:id="49" w:author="Lauma Svilpe" w:date="2020-05-23T23:41:00Z"/>
          <w:rFonts w:asciiTheme="minorHAnsi" w:eastAsiaTheme="minorEastAsia" w:hAnsiTheme="minorHAnsi" w:cstheme="minorBidi"/>
          <w:noProof/>
          <w:sz w:val="22"/>
          <w:szCs w:val="22"/>
          <w:lang w:val="en-US" w:eastAsia="en-US"/>
        </w:rPr>
        <w:pPrChange w:id="50" w:author="Lauma Svilpe" w:date="2020-05-23T23:41:00Z">
          <w:pPr>
            <w:pStyle w:val="TOC3"/>
            <w:tabs>
              <w:tab w:val="left" w:pos="1320"/>
              <w:tab w:val="right" w:leader="dot" w:pos="9061"/>
            </w:tabs>
          </w:pPr>
        </w:pPrChange>
      </w:pPr>
      <w:ins w:id="51"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"_Toc41169691"</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1.3.2.</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Lielo datu ieplūšanas ātrums</w:t>
        </w:r>
        <w:r>
          <w:rPr>
            <w:noProof/>
            <w:webHidden/>
          </w:rPr>
          <w:tab/>
        </w:r>
        <w:r>
          <w:rPr>
            <w:noProof/>
            <w:webHidden/>
          </w:rPr>
          <w:fldChar w:fldCharType="begin"/>
        </w:r>
        <w:r>
          <w:rPr>
            <w:noProof/>
            <w:webHidden/>
          </w:rPr>
          <w:instrText xml:space="preserve"> PAGEREF _Toc41169691 \h </w:instrText>
        </w:r>
        <w:r>
          <w:rPr>
            <w:noProof/>
            <w:webHidden/>
          </w:rPr>
        </w:r>
      </w:ins>
      <w:r>
        <w:rPr>
          <w:noProof/>
          <w:webHidden/>
        </w:rPr>
        <w:fldChar w:fldCharType="separate"/>
      </w:r>
      <w:ins w:id="52" w:author="Lauma Svilpe" w:date="2020-05-23T23:41:00Z">
        <w:r>
          <w:rPr>
            <w:noProof/>
            <w:webHidden/>
          </w:rPr>
          <w:t>17</w:t>
        </w:r>
        <w:r>
          <w:rPr>
            <w:noProof/>
            <w:webHidden/>
          </w:rPr>
          <w:fldChar w:fldCharType="end"/>
        </w:r>
        <w:r w:rsidRPr="00B7539B">
          <w:rPr>
            <w:rStyle w:val="Hyperlink"/>
            <w:rFonts w:eastAsiaTheme="majorEastAsia"/>
            <w:noProof/>
          </w:rPr>
          <w:fldChar w:fldCharType="end"/>
        </w:r>
      </w:ins>
    </w:p>
    <w:p w14:paraId="0A12B266" w14:textId="6F8B1298" w:rsidR="00984E87" w:rsidRDefault="00984E87" w:rsidP="00984E87">
      <w:pPr>
        <w:pStyle w:val="TOC3"/>
        <w:tabs>
          <w:tab w:val="left" w:pos="1320"/>
          <w:tab w:val="right" w:leader="dot" w:pos="9061"/>
        </w:tabs>
        <w:spacing w:line="360" w:lineRule="auto"/>
        <w:rPr>
          <w:ins w:id="53" w:author="Lauma Svilpe" w:date="2020-05-23T23:41:00Z"/>
          <w:rFonts w:asciiTheme="minorHAnsi" w:eastAsiaTheme="minorEastAsia" w:hAnsiTheme="minorHAnsi" w:cstheme="minorBidi"/>
          <w:noProof/>
          <w:sz w:val="22"/>
          <w:szCs w:val="22"/>
          <w:lang w:val="en-US" w:eastAsia="en-US"/>
        </w:rPr>
        <w:pPrChange w:id="54" w:author="Lauma Svilpe" w:date="2020-05-23T23:41:00Z">
          <w:pPr>
            <w:pStyle w:val="TOC3"/>
            <w:tabs>
              <w:tab w:val="left" w:pos="1320"/>
              <w:tab w:val="right" w:leader="dot" w:pos="9061"/>
            </w:tabs>
          </w:pPr>
        </w:pPrChange>
      </w:pPr>
      <w:ins w:id="55"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"_Toc41169692"</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1.3.3.</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Lielo datu dažādība</w:t>
        </w:r>
        <w:r>
          <w:rPr>
            <w:noProof/>
            <w:webHidden/>
          </w:rPr>
          <w:tab/>
        </w:r>
        <w:r>
          <w:rPr>
            <w:noProof/>
            <w:webHidden/>
          </w:rPr>
          <w:fldChar w:fldCharType="begin"/>
        </w:r>
        <w:r>
          <w:rPr>
            <w:noProof/>
            <w:webHidden/>
          </w:rPr>
          <w:instrText xml:space="preserve"> PAGEREF _Toc41169692 \h </w:instrText>
        </w:r>
        <w:r>
          <w:rPr>
            <w:noProof/>
            <w:webHidden/>
          </w:rPr>
        </w:r>
      </w:ins>
      <w:r>
        <w:rPr>
          <w:noProof/>
          <w:webHidden/>
        </w:rPr>
        <w:fldChar w:fldCharType="separate"/>
      </w:r>
      <w:ins w:id="56" w:author="Lauma Svilpe" w:date="2020-05-23T23:41:00Z">
        <w:r>
          <w:rPr>
            <w:noProof/>
            <w:webHidden/>
          </w:rPr>
          <w:t>17</w:t>
        </w:r>
        <w:r>
          <w:rPr>
            <w:noProof/>
            <w:webHidden/>
          </w:rPr>
          <w:fldChar w:fldCharType="end"/>
        </w:r>
        <w:r w:rsidRPr="00B7539B">
          <w:rPr>
            <w:rStyle w:val="Hyperlink"/>
            <w:rFonts w:eastAsiaTheme="majorEastAsia"/>
            <w:noProof/>
          </w:rPr>
          <w:fldChar w:fldCharType="end"/>
        </w:r>
      </w:ins>
    </w:p>
    <w:p w14:paraId="0A529B38" w14:textId="3E20D8D7" w:rsidR="00984E87" w:rsidRDefault="00984E87" w:rsidP="00984E87">
      <w:pPr>
        <w:pStyle w:val="TOC3"/>
        <w:tabs>
          <w:tab w:val="left" w:pos="1320"/>
          <w:tab w:val="right" w:leader="dot" w:pos="9061"/>
        </w:tabs>
        <w:spacing w:line="360" w:lineRule="auto"/>
        <w:rPr>
          <w:ins w:id="57" w:author="Lauma Svilpe" w:date="2020-05-23T23:41:00Z"/>
          <w:rFonts w:asciiTheme="minorHAnsi" w:eastAsiaTheme="minorEastAsia" w:hAnsiTheme="minorHAnsi" w:cstheme="minorBidi"/>
          <w:noProof/>
          <w:sz w:val="22"/>
          <w:szCs w:val="22"/>
          <w:lang w:val="en-US" w:eastAsia="en-US"/>
        </w:rPr>
        <w:pPrChange w:id="58" w:author="Lauma Svilpe" w:date="2020-05-23T23:41:00Z">
          <w:pPr>
            <w:pStyle w:val="TOC3"/>
            <w:tabs>
              <w:tab w:val="left" w:pos="1320"/>
              <w:tab w:val="right" w:leader="dot" w:pos="9061"/>
            </w:tabs>
          </w:pPr>
        </w:pPrChange>
      </w:pPr>
      <w:ins w:id="59"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"_Toc41169693"</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1.3.4.</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Lielie dati datu noliktavu kontekstā</w:t>
        </w:r>
        <w:r>
          <w:rPr>
            <w:noProof/>
            <w:webHidden/>
          </w:rPr>
          <w:tab/>
        </w:r>
        <w:r>
          <w:rPr>
            <w:noProof/>
            <w:webHidden/>
          </w:rPr>
          <w:fldChar w:fldCharType="begin"/>
        </w:r>
        <w:r>
          <w:rPr>
            <w:noProof/>
            <w:webHidden/>
          </w:rPr>
          <w:instrText xml:space="preserve"> PAGEREF _Toc41169693 \h </w:instrText>
        </w:r>
        <w:r>
          <w:rPr>
            <w:noProof/>
            <w:webHidden/>
          </w:rPr>
        </w:r>
      </w:ins>
      <w:r>
        <w:rPr>
          <w:noProof/>
          <w:webHidden/>
        </w:rPr>
        <w:fldChar w:fldCharType="separate"/>
      </w:r>
      <w:ins w:id="60" w:author="Lauma Svilpe" w:date="2020-05-23T23:41:00Z">
        <w:r>
          <w:rPr>
            <w:noProof/>
            <w:webHidden/>
          </w:rPr>
          <w:t>18</w:t>
        </w:r>
        <w:r>
          <w:rPr>
            <w:noProof/>
            <w:webHidden/>
          </w:rPr>
          <w:fldChar w:fldCharType="end"/>
        </w:r>
        <w:r w:rsidRPr="00B7539B">
          <w:rPr>
            <w:rStyle w:val="Hyperlink"/>
            <w:rFonts w:eastAsiaTheme="majorEastAsia"/>
            <w:noProof/>
          </w:rPr>
          <w:fldChar w:fldCharType="end"/>
        </w:r>
      </w:ins>
    </w:p>
    <w:p w14:paraId="1E19749C" w14:textId="6292D55D" w:rsidR="00984E87" w:rsidRDefault="00984E87" w:rsidP="00984E87">
      <w:pPr>
        <w:pStyle w:val="TOC2"/>
        <w:tabs>
          <w:tab w:val="left" w:pos="880"/>
          <w:tab w:val="right" w:leader="dot" w:pos="9061"/>
        </w:tabs>
        <w:spacing w:line="360" w:lineRule="auto"/>
        <w:rPr>
          <w:ins w:id="61" w:author="Lauma Svilpe" w:date="2020-05-23T23:41:00Z"/>
          <w:rFonts w:asciiTheme="minorHAnsi" w:eastAsiaTheme="minorEastAsia" w:hAnsiTheme="minorHAnsi" w:cstheme="minorBidi"/>
          <w:noProof/>
          <w:sz w:val="22"/>
          <w:szCs w:val="22"/>
          <w:lang w:val="en-US" w:eastAsia="en-US"/>
        </w:rPr>
        <w:pPrChange w:id="62" w:author="Lauma Svilpe" w:date="2020-05-23T23:41:00Z">
          <w:pPr>
            <w:pStyle w:val="TOC2"/>
            <w:tabs>
              <w:tab w:val="left" w:pos="880"/>
              <w:tab w:val="right" w:leader="dot" w:pos="9061"/>
            </w:tabs>
          </w:pPr>
        </w:pPrChange>
      </w:pPr>
      <w:ins w:id="63"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"_Toc41169694"</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1.4.</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ETL procesi</w:t>
        </w:r>
        <w:r>
          <w:rPr>
            <w:noProof/>
            <w:webHidden/>
          </w:rPr>
          <w:tab/>
        </w:r>
        <w:r>
          <w:rPr>
            <w:noProof/>
            <w:webHidden/>
          </w:rPr>
          <w:fldChar w:fldCharType="begin"/>
        </w:r>
        <w:r>
          <w:rPr>
            <w:noProof/>
            <w:webHidden/>
          </w:rPr>
          <w:instrText xml:space="preserve"> PAGEREF _Toc41169694 \h </w:instrText>
        </w:r>
        <w:r>
          <w:rPr>
            <w:noProof/>
            <w:webHidden/>
          </w:rPr>
        </w:r>
      </w:ins>
      <w:r>
        <w:rPr>
          <w:noProof/>
          <w:webHidden/>
        </w:rPr>
        <w:fldChar w:fldCharType="separate"/>
      </w:r>
      <w:ins w:id="64" w:author="Lauma Svilpe" w:date="2020-05-23T23:41:00Z">
        <w:r>
          <w:rPr>
            <w:noProof/>
            <w:webHidden/>
          </w:rPr>
          <w:t>18</w:t>
        </w:r>
        <w:r>
          <w:rPr>
            <w:noProof/>
            <w:webHidden/>
          </w:rPr>
          <w:fldChar w:fldCharType="end"/>
        </w:r>
        <w:r w:rsidRPr="00B7539B">
          <w:rPr>
            <w:rStyle w:val="Hyperlink"/>
            <w:rFonts w:eastAsiaTheme="majorEastAsia"/>
            <w:noProof/>
          </w:rPr>
          <w:fldChar w:fldCharType="end"/>
        </w:r>
      </w:ins>
    </w:p>
    <w:p w14:paraId="519B402A" w14:textId="04126F9B" w:rsidR="00984E87" w:rsidRDefault="00984E87" w:rsidP="00984E87">
      <w:pPr>
        <w:pStyle w:val="TOC3"/>
        <w:tabs>
          <w:tab w:val="left" w:pos="1320"/>
          <w:tab w:val="right" w:leader="dot" w:pos="9061"/>
        </w:tabs>
        <w:spacing w:line="360" w:lineRule="auto"/>
        <w:rPr>
          <w:ins w:id="65" w:author="Lauma Svilpe" w:date="2020-05-23T23:41:00Z"/>
          <w:rFonts w:asciiTheme="minorHAnsi" w:eastAsiaTheme="minorEastAsia" w:hAnsiTheme="minorHAnsi" w:cstheme="minorBidi"/>
          <w:noProof/>
          <w:sz w:val="22"/>
          <w:szCs w:val="22"/>
          <w:lang w:val="en-US" w:eastAsia="en-US"/>
        </w:rPr>
        <w:pPrChange w:id="66" w:author="Lauma Svilpe" w:date="2020-05-23T23:41:00Z">
          <w:pPr>
            <w:pStyle w:val="TOC3"/>
            <w:tabs>
              <w:tab w:val="left" w:pos="1320"/>
              <w:tab w:val="right" w:leader="dot" w:pos="9061"/>
            </w:tabs>
          </w:pPr>
        </w:pPrChange>
      </w:pPr>
      <w:ins w:id="67"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"_Toc41169695"</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1.4.1.</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Ievākšana</w:t>
        </w:r>
        <w:r>
          <w:rPr>
            <w:noProof/>
            <w:webHidden/>
          </w:rPr>
          <w:tab/>
        </w:r>
        <w:r>
          <w:rPr>
            <w:noProof/>
            <w:webHidden/>
          </w:rPr>
          <w:fldChar w:fldCharType="begin"/>
        </w:r>
        <w:r>
          <w:rPr>
            <w:noProof/>
            <w:webHidden/>
          </w:rPr>
          <w:instrText xml:space="preserve"> PAGEREF _Toc41169695 \h </w:instrText>
        </w:r>
        <w:r>
          <w:rPr>
            <w:noProof/>
            <w:webHidden/>
          </w:rPr>
        </w:r>
      </w:ins>
      <w:r>
        <w:rPr>
          <w:noProof/>
          <w:webHidden/>
        </w:rPr>
        <w:fldChar w:fldCharType="separate"/>
      </w:r>
      <w:ins w:id="68" w:author="Lauma Svilpe" w:date="2020-05-23T23:41:00Z">
        <w:r>
          <w:rPr>
            <w:noProof/>
            <w:webHidden/>
          </w:rPr>
          <w:t>20</w:t>
        </w:r>
        <w:r>
          <w:rPr>
            <w:noProof/>
            <w:webHidden/>
          </w:rPr>
          <w:fldChar w:fldCharType="end"/>
        </w:r>
        <w:r w:rsidRPr="00B7539B">
          <w:rPr>
            <w:rStyle w:val="Hyperlink"/>
            <w:rFonts w:eastAsiaTheme="majorEastAsia"/>
            <w:noProof/>
          </w:rPr>
          <w:fldChar w:fldCharType="end"/>
        </w:r>
      </w:ins>
    </w:p>
    <w:p w14:paraId="4BF96DA3" w14:textId="6939FDD9" w:rsidR="00984E87" w:rsidRDefault="00984E87" w:rsidP="00984E87">
      <w:pPr>
        <w:pStyle w:val="TOC3"/>
        <w:tabs>
          <w:tab w:val="left" w:pos="1320"/>
          <w:tab w:val="right" w:leader="dot" w:pos="9061"/>
        </w:tabs>
        <w:spacing w:line="360" w:lineRule="auto"/>
        <w:rPr>
          <w:ins w:id="69" w:author="Lauma Svilpe" w:date="2020-05-23T23:41:00Z"/>
          <w:rFonts w:asciiTheme="minorHAnsi" w:eastAsiaTheme="minorEastAsia" w:hAnsiTheme="minorHAnsi" w:cstheme="minorBidi"/>
          <w:noProof/>
          <w:sz w:val="22"/>
          <w:szCs w:val="22"/>
          <w:lang w:val="en-US" w:eastAsia="en-US"/>
        </w:rPr>
        <w:pPrChange w:id="70" w:author="Lauma Svilpe" w:date="2020-05-23T23:41:00Z">
          <w:pPr>
            <w:pStyle w:val="TOC3"/>
            <w:tabs>
              <w:tab w:val="left" w:pos="1320"/>
              <w:tab w:val="right" w:leader="dot" w:pos="9061"/>
            </w:tabs>
          </w:pPr>
        </w:pPrChange>
      </w:pPr>
      <w:ins w:id="71"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"_Toc41169696"</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1.4.2.</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Transformācija</w:t>
        </w:r>
        <w:r>
          <w:rPr>
            <w:noProof/>
            <w:webHidden/>
          </w:rPr>
          <w:tab/>
        </w:r>
        <w:r>
          <w:rPr>
            <w:noProof/>
            <w:webHidden/>
          </w:rPr>
          <w:fldChar w:fldCharType="begin"/>
        </w:r>
        <w:r>
          <w:rPr>
            <w:noProof/>
            <w:webHidden/>
          </w:rPr>
          <w:instrText xml:space="preserve"> PAGEREF _Toc41169696 \h </w:instrText>
        </w:r>
        <w:r>
          <w:rPr>
            <w:noProof/>
            <w:webHidden/>
          </w:rPr>
        </w:r>
      </w:ins>
      <w:r>
        <w:rPr>
          <w:noProof/>
          <w:webHidden/>
        </w:rPr>
        <w:fldChar w:fldCharType="separate"/>
      </w:r>
      <w:ins w:id="72" w:author="Lauma Svilpe" w:date="2020-05-23T23:41:00Z">
        <w:r>
          <w:rPr>
            <w:noProof/>
            <w:webHidden/>
          </w:rPr>
          <w:t>20</w:t>
        </w:r>
        <w:r>
          <w:rPr>
            <w:noProof/>
            <w:webHidden/>
          </w:rPr>
          <w:fldChar w:fldCharType="end"/>
        </w:r>
        <w:r w:rsidRPr="00B7539B">
          <w:rPr>
            <w:rStyle w:val="Hyperlink"/>
            <w:rFonts w:eastAsiaTheme="majorEastAsia"/>
            <w:noProof/>
          </w:rPr>
          <w:fldChar w:fldCharType="end"/>
        </w:r>
      </w:ins>
    </w:p>
    <w:p w14:paraId="3AEFF303" w14:textId="74BC0FDA" w:rsidR="00984E87" w:rsidRDefault="00984E87" w:rsidP="00984E87">
      <w:pPr>
        <w:pStyle w:val="TOC3"/>
        <w:tabs>
          <w:tab w:val="left" w:pos="1320"/>
          <w:tab w:val="right" w:leader="dot" w:pos="9061"/>
        </w:tabs>
        <w:spacing w:line="360" w:lineRule="auto"/>
        <w:rPr>
          <w:ins w:id="73" w:author="Lauma Svilpe" w:date="2020-05-23T23:41:00Z"/>
          <w:rFonts w:asciiTheme="minorHAnsi" w:eastAsiaTheme="minorEastAsia" w:hAnsiTheme="minorHAnsi" w:cstheme="minorBidi"/>
          <w:noProof/>
          <w:sz w:val="22"/>
          <w:szCs w:val="22"/>
          <w:lang w:val="en-US" w:eastAsia="en-US"/>
        </w:rPr>
        <w:pPrChange w:id="74" w:author="Lauma Svilpe" w:date="2020-05-23T23:41:00Z">
          <w:pPr>
            <w:pStyle w:val="TOC3"/>
            <w:tabs>
              <w:tab w:val="left" w:pos="1320"/>
              <w:tab w:val="right" w:leader="dot" w:pos="9061"/>
            </w:tabs>
          </w:pPr>
        </w:pPrChange>
      </w:pPr>
      <w:ins w:id="75"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"_Toc41169697"</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1.4.3.</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Ievietošana datu noliktavā</w:t>
        </w:r>
        <w:r>
          <w:rPr>
            <w:noProof/>
            <w:webHidden/>
          </w:rPr>
          <w:tab/>
        </w:r>
        <w:r>
          <w:rPr>
            <w:noProof/>
            <w:webHidden/>
          </w:rPr>
          <w:fldChar w:fldCharType="begin"/>
        </w:r>
        <w:r>
          <w:rPr>
            <w:noProof/>
            <w:webHidden/>
          </w:rPr>
          <w:instrText xml:space="preserve"> PAGEREF _Toc41169697 \h </w:instrText>
        </w:r>
        <w:r>
          <w:rPr>
            <w:noProof/>
            <w:webHidden/>
          </w:rPr>
        </w:r>
      </w:ins>
      <w:r>
        <w:rPr>
          <w:noProof/>
          <w:webHidden/>
        </w:rPr>
        <w:fldChar w:fldCharType="separate"/>
      </w:r>
      <w:ins w:id="76" w:author="Lauma Svilpe" w:date="2020-05-23T23:41:00Z">
        <w:r>
          <w:rPr>
            <w:noProof/>
            <w:webHidden/>
          </w:rPr>
          <w:t>21</w:t>
        </w:r>
        <w:r>
          <w:rPr>
            <w:noProof/>
            <w:webHidden/>
          </w:rPr>
          <w:fldChar w:fldCharType="end"/>
        </w:r>
        <w:r w:rsidRPr="00B7539B">
          <w:rPr>
            <w:rStyle w:val="Hyperlink"/>
            <w:rFonts w:eastAsiaTheme="majorEastAsia"/>
            <w:noProof/>
          </w:rPr>
          <w:fldChar w:fldCharType="end"/>
        </w:r>
      </w:ins>
    </w:p>
    <w:p w14:paraId="224A8A0A" w14:textId="16129B0F" w:rsidR="00984E87" w:rsidRDefault="00984E87" w:rsidP="00984E87">
      <w:pPr>
        <w:pStyle w:val="TOC1"/>
        <w:tabs>
          <w:tab w:val="left" w:pos="480"/>
          <w:tab w:val="right" w:leader="dot" w:pos="9061"/>
        </w:tabs>
        <w:spacing w:line="360" w:lineRule="auto"/>
        <w:rPr>
          <w:ins w:id="77" w:author="Lauma Svilpe" w:date="2020-05-23T23:41:00Z"/>
          <w:rFonts w:asciiTheme="minorHAnsi" w:eastAsiaTheme="minorEastAsia" w:hAnsiTheme="minorHAnsi" w:cstheme="minorBidi"/>
          <w:noProof/>
          <w:sz w:val="22"/>
          <w:szCs w:val="22"/>
          <w:lang w:val="en-US" w:eastAsia="en-US"/>
        </w:rPr>
        <w:pPrChange w:id="78" w:author="Lauma Svilpe" w:date="2020-05-23T23:41:00Z">
          <w:pPr>
            <w:pStyle w:val="TOC1"/>
            <w:tabs>
              <w:tab w:val="left" w:pos="480"/>
              <w:tab w:val="right" w:leader="dot" w:pos="9061"/>
            </w:tabs>
          </w:pPr>
        </w:pPrChange>
      </w:pPr>
      <w:ins w:id="79"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"_Toc41169698"</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2.</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Datu avotu evolūcijas sistēma</w:t>
        </w:r>
        <w:r>
          <w:rPr>
            <w:noProof/>
            <w:webHidden/>
          </w:rPr>
          <w:tab/>
        </w:r>
        <w:r>
          <w:rPr>
            <w:noProof/>
            <w:webHidden/>
          </w:rPr>
          <w:fldChar w:fldCharType="begin"/>
        </w:r>
        <w:r>
          <w:rPr>
            <w:noProof/>
            <w:webHidden/>
          </w:rPr>
          <w:instrText xml:space="preserve"> PAGEREF _Toc41169698 \h </w:instrText>
        </w:r>
        <w:r>
          <w:rPr>
            <w:noProof/>
            <w:webHidden/>
          </w:rPr>
        </w:r>
      </w:ins>
      <w:r>
        <w:rPr>
          <w:noProof/>
          <w:webHidden/>
        </w:rPr>
        <w:fldChar w:fldCharType="separate"/>
      </w:r>
      <w:ins w:id="80" w:author="Lauma Svilpe" w:date="2020-05-23T23:41:00Z">
        <w:r>
          <w:rPr>
            <w:noProof/>
            <w:webHidden/>
          </w:rPr>
          <w:t>23</w:t>
        </w:r>
        <w:r>
          <w:rPr>
            <w:noProof/>
            <w:webHidden/>
          </w:rPr>
          <w:fldChar w:fldCharType="end"/>
        </w:r>
        <w:r w:rsidRPr="00B7539B">
          <w:rPr>
            <w:rStyle w:val="Hyperlink"/>
            <w:rFonts w:eastAsiaTheme="majorEastAsia"/>
            <w:noProof/>
          </w:rPr>
          <w:fldChar w:fldCharType="end"/>
        </w:r>
      </w:ins>
    </w:p>
    <w:p w14:paraId="209E7435" w14:textId="2BB689E2" w:rsidR="00984E87" w:rsidRDefault="00984E87" w:rsidP="00984E87">
      <w:pPr>
        <w:pStyle w:val="TOC2"/>
        <w:tabs>
          <w:tab w:val="left" w:pos="880"/>
          <w:tab w:val="right" w:leader="dot" w:pos="9061"/>
        </w:tabs>
        <w:spacing w:line="360" w:lineRule="auto"/>
        <w:rPr>
          <w:ins w:id="81" w:author="Lauma Svilpe" w:date="2020-05-23T23:41:00Z"/>
          <w:rFonts w:asciiTheme="minorHAnsi" w:eastAsiaTheme="minorEastAsia" w:hAnsiTheme="minorHAnsi" w:cstheme="minorBidi"/>
          <w:noProof/>
          <w:sz w:val="22"/>
          <w:szCs w:val="22"/>
          <w:lang w:val="en-US" w:eastAsia="en-US"/>
        </w:rPr>
        <w:pPrChange w:id="82" w:author="Lauma Svilpe" w:date="2020-05-23T23:41:00Z">
          <w:pPr>
            <w:pStyle w:val="TOC2"/>
            <w:tabs>
              <w:tab w:val="left" w:pos="880"/>
              <w:tab w:val="right" w:leader="dot" w:pos="9061"/>
            </w:tabs>
          </w:pPr>
        </w:pPrChange>
      </w:pPr>
      <w:ins w:id="83"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"_Toc41169699"</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2.1.</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Arhitektūra</w:t>
        </w:r>
        <w:r>
          <w:rPr>
            <w:noProof/>
            <w:webHidden/>
          </w:rPr>
          <w:tab/>
        </w:r>
        <w:r>
          <w:rPr>
            <w:noProof/>
            <w:webHidden/>
          </w:rPr>
          <w:fldChar w:fldCharType="begin"/>
        </w:r>
        <w:r>
          <w:rPr>
            <w:noProof/>
            <w:webHidden/>
          </w:rPr>
          <w:instrText xml:space="preserve"> PAGEREF _Toc41169699 \h </w:instrText>
        </w:r>
        <w:r>
          <w:rPr>
            <w:noProof/>
            <w:webHidden/>
          </w:rPr>
        </w:r>
      </w:ins>
      <w:r>
        <w:rPr>
          <w:noProof/>
          <w:webHidden/>
        </w:rPr>
        <w:fldChar w:fldCharType="separate"/>
      </w:r>
      <w:ins w:id="84" w:author="Lauma Svilpe" w:date="2020-05-23T23:41:00Z">
        <w:r>
          <w:rPr>
            <w:noProof/>
            <w:webHidden/>
          </w:rPr>
          <w:t>23</w:t>
        </w:r>
        <w:r>
          <w:rPr>
            <w:noProof/>
            <w:webHidden/>
          </w:rPr>
          <w:fldChar w:fldCharType="end"/>
        </w:r>
        <w:r w:rsidRPr="00B7539B">
          <w:rPr>
            <w:rStyle w:val="Hyperlink"/>
            <w:rFonts w:eastAsiaTheme="majorEastAsia"/>
            <w:noProof/>
          </w:rPr>
          <w:fldChar w:fldCharType="end"/>
        </w:r>
      </w:ins>
    </w:p>
    <w:p w14:paraId="79DCCF2C" w14:textId="340BF3F5" w:rsidR="00984E87" w:rsidRDefault="00984E87" w:rsidP="00984E87">
      <w:pPr>
        <w:pStyle w:val="TOC3"/>
        <w:tabs>
          <w:tab w:val="left" w:pos="1320"/>
          <w:tab w:val="right" w:leader="dot" w:pos="9061"/>
        </w:tabs>
        <w:spacing w:line="360" w:lineRule="auto"/>
        <w:rPr>
          <w:ins w:id="85" w:author="Lauma Svilpe" w:date="2020-05-23T23:41:00Z"/>
          <w:rFonts w:asciiTheme="minorHAnsi" w:eastAsiaTheme="minorEastAsia" w:hAnsiTheme="minorHAnsi" w:cstheme="minorBidi"/>
          <w:noProof/>
          <w:sz w:val="22"/>
          <w:szCs w:val="22"/>
          <w:lang w:val="en-US" w:eastAsia="en-US"/>
        </w:rPr>
        <w:pPrChange w:id="86" w:author="Lauma Svilpe" w:date="2020-05-23T23:41:00Z">
          <w:pPr>
            <w:pStyle w:val="TOC3"/>
            <w:tabs>
              <w:tab w:val="left" w:pos="1320"/>
              <w:tab w:val="right" w:leader="dot" w:pos="9061"/>
            </w:tabs>
          </w:pPr>
        </w:pPrChange>
      </w:pPr>
      <w:ins w:id="87"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"_Toc41169700"</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2.1.1.</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Datu avotu līmenis</w:t>
        </w:r>
        <w:r>
          <w:rPr>
            <w:noProof/>
            <w:webHidden/>
          </w:rPr>
          <w:tab/>
        </w:r>
        <w:r>
          <w:rPr>
            <w:noProof/>
            <w:webHidden/>
          </w:rPr>
          <w:fldChar w:fldCharType="begin"/>
        </w:r>
        <w:r>
          <w:rPr>
            <w:noProof/>
            <w:webHidden/>
          </w:rPr>
          <w:instrText xml:space="preserve"> PAGEREF _Toc41169700 \h </w:instrText>
        </w:r>
        <w:r>
          <w:rPr>
            <w:noProof/>
            <w:webHidden/>
          </w:rPr>
        </w:r>
      </w:ins>
      <w:r>
        <w:rPr>
          <w:noProof/>
          <w:webHidden/>
        </w:rPr>
        <w:fldChar w:fldCharType="separate"/>
      </w:r>
      <w:ins w:id="88" w:author="Lauma Svilpe" w:date="2020-05-23T23:41:00Z">
        <w:r>
          <w:rPr>
            <w:noProof/>
            <w:webHidden/>
          </w:rPr>
          <w:t>24</w:t>
        </w:r>
        <w:r>
          <w:rPr>
            <w:noProof/>
            <w:webHidden/>
          </w:rPr>
          <w:fldChar w:fldCharType="end"/>
        </w:r>
        <w:r w:rsidRPr="00B7539B">
          <w:rPr>
            <w:rStyle w:val="Hyperlink"/>
            <w:rFonts w:eastAsiaTheme="majorEastAsia"/>
            <w:noProof/>
          </w:rPr>
          <w:fldChar w:fldCharType="end"/>
        </w:r>
      </w:ins>
    </w:p>
    <w:p w14:paraId="2704B47C" w14:textId="75AE1C48" w:rsidR="00984E87" w:rsidRDefault="00984E87" w:rsidP="00984E87">
      <w:pPr>
        <w:pStyle w:val="TOC3"/>
        <w:tabs>
          <w:tab w:val="left" w:pos="1320"/>
          <w:tab w:val="right" w:leader="dot" w:pos="9061"/>
        </w:tabs>
        <w:spacing w:line="360" w:lineRule="auto"/>
        <w:rPr>
          <w:ins w:id="89" w:author="Lauma Svilpe" w:date="2020-05-23T23:41:00Z"/>
          <w:rFonts w:asciiTheme="minorHAnsi" w:eastAsiaTheme="minorEastAsia" w:hAnsiTheme="minorHAnsi" w:cstheme="minorBidi"/>
          <w:noProof/>
          <w:sz w:val="22"/>
          <w:szCs w:val="22"/>
          <w:lang w:val="en-US" w:eastAsia="en-US"/>
        </w:rPr>
        <w:pPrChange w:id="90" w:author="Lauma Svilpe" w:date="2020-05-23T23:41:00Z">
          <w:pPr>
            <w:pStyle w:val="TOC3"/>
            <w:tabs>
              <w:tab w:val="left" w:pos="1320"/>
              <w:tab w:val="right" w:leader="dot" w:pos="9061"/>
            </w:tabs>
          </w:pPr>
        </w:pPrChange>
      </w:pPr>
      <w:ins w:id="91"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"_Toc41169701"</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2.1.2.</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Datu maģistrāle</w:t>
        </w:r>
        <w:r>
          <w:rPr>
            <w:noProof/>
            <w:webHidden/>
          </w:rPr>
          <w:tab/>
        </w:r>
        <w:r>
          <w:rPr>
            <w:noProof/>
            <w:webHidden/>
          </w:rPr>
          <w:fldChar w:fldCharType="begin"/>
        </w:r>
        <w:r>
          <w:rPr>
            <w:noProof/>
            <w:webHidden/>
          </w:rPr>
          <w:instrText xml:space="preserve"> PAGEREF _Toc41169701 \h </w:instrText>
        </w:r>
        <w:r>
          <w:rPr>
            <w:noProof/>
            <w:webHidden/>
          </w:rPr>
        </w:r>
      </w:ins>
      <w:r>
        <w:rPr>
          <w:noProof/>
          <w:webHidden/>
        </w:rPr>
        <w:fldChar w:fldCharType="separate"/>
      </w:r>
      <w:ins w:id="92" w:author="Lauma Svilpe" w:date="2020-05-23T23:41:00Z">
        <w:r>
          <w:rPr>
            <w:noProof/>
            <w:webHidden/>
          </w:rPr>
          <w:t>24</w:t>
        </w:r>
        <w:r>
          <w:rPr>
            <w:noProof/>
            <w:webHidden/>
          </w:rPr>
          <w:fldChar w:fldCharType="end"/>
        </w:r>
        <w:r w:rsidRPr="00B7539B">
          <w:rPr>
            <w:rStyle w:val="Hyperlink"/>
            <w:rFonts w:eastAsiaTheme="majorEastAsia"/>
            <w:noProof/>
          </w:rPr>
          <w:fldChar w:fldCharType="end"/>
        </w:r>
      </w:ins>
    </w:p>
    <w:p w14:paraId="7A8CC94B" w14:textId="774B8E99" w:rsidR="00984E87" w:rsidRDefault="00984E87" w:rsidP="00984E87">
      <w:pPr>
        <w:pStyle w:val="TOC3"/>
        <w:tabs>
          <w:tab w:val="left" w:pos="1320"/>
          <w:tab w:val="right" w:leader="dot" w:pos="9061"/>
        </w:tabs>
        <w:spacing w:line="360" w:lineRule="auto"/>
        <w:rPr>
          <w:ins w:id="93" w:author="Lauma Svilpe" w:date="2020-05-23T23:41:00Z"/>
          <w:rFonts w:asciiTheme="minorHAnsi" w:eastAsiaTheme="minorEastAsia" w:hAnsiTheme="minorHAnsi" w:cstheme="minorBidi"/>
          <w:noProof/>
          <w:sz w:val="22"/>
          <w:szCs w:val="22"/>
          <w:lang w:val="en-US" w:eastAsia="en-US"/>
        </w:rPr>
        <w:pPrChange w:id="94" w:author="Lauma Svilpe" w:date="2020-05-23T23:41:00Z">
          <w:pPr>
            <w:pStyle w:val="TOC3"/>
            <w:tabs>
              <w:tab w:val="left" w:pos="1320"/>
              <w:tab w:val="right" w:leader="dot" w:pos="9061"/>
            </w:tabs>
          </w:pPr>
        </w:pPrChange>
      </w:pPr>
      <w:ins w:id="95"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"_Toc41169702"</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2.1.3.</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Metadatu glabātuve</w:t>
        </w:r>
        <w:r>
          <w:rPr>
            <w:noProof/>
            <w:webHidden/>
          </w:rPr>
          <w:tab/>
        </w:r>
        <w:r>
          <w:rPr>
            <w:noProof/>
            <w:webHidden/>
          </w:rPr>
          <w:fldChar w:fldCharType="begin"/>
        </w:r>
        <w:r>
          <w:rPr>
            <w:noProof/>
            <w:webHidden/>
          </w:rPr>
          <w:instrText xml:space="preserve"> PAGEREF _Toc41169702 \h </w:instrText>
        </w:r>
        <w:r>
          <w:rPr>
            <w:noProof/>
            <w:webHidden/>
          </w:rPr>
        </w:r>
      </w:ins>
      <w:r>
        <w:rPr>
          <w:noProof/>
          <w:webHidden/>
        </w:rPr>
        <w:fldChar w:fldCharType="separate"/>
      </w:r>
      <w:ins w:id="96" w:author="Lauma Svilpe" w:date="2020-05-23T23:41:00Z">
        <w:r>
          <w:rPr>
            <w:noProof/>
            <w:webHidden/>
          </w:rPr>
          <w:t>25</w:t>
        </w:r>
        <w:r>
          <w:rPr>
            <w:noProof/>
            <w:webHidden/>
          </w:rPr>
          <w:fldChar w:fldCharType="end"/>
        </w:r>
        <w:r w:rsidRPr="00B7539B">
          <w:rPr>
            <w:rStyle w:val="Hyperlink"/>
            <w:rFonts w:eastAsiaTheme="majorEastAsia"/>
            <w:noProof/>
          </w:rPr>
          <w:fldChar w:fldCharType="end"/>
        </w:r>
      </w:ins>
    </w:p>
    <w:p w14:paraId="061330B2" w14:textId="137599E0" w:rsidR="00984E87" w:rsidRDefault="00984E87" w:rsidP="00984E87">
      <w:pPr>
        <w:pStyle w:val="TOC3"/>
        <w:tabs>
          <w:tab w:val="left" w:pos="1320"/>
          <w:tab w:val="right" w:leader="dot" w:pos="9061"/>
        </w:tabs>
        <w:spacing w:line="360" w:lineRule="auto"/>
        <w:rPr>
          <w:ins w:id="97" w:author="Lauma Svilpe" w:date="2020-05-23T23:41:00Z"/>
          <w:rFonts w:asciiTheme="minorHAnsi" w:eastAsiaTheme="minorEastAsia" w:hAnsiTheme="minorHAnsi" w:cstheme="minorBidi"/>
          <w:noProof/>
          <w:sz w:val="22"/>
          <w:szCs w:val="22"/>
          <w:lang w:val="en-US" w:eastAsia="en-US"/>
        </w:rPr>
        <w:pPrChange w:id="98" w:author="Lauma Svilpe" w:date="2020-05-23T23:41:00Z">
          <w:pPr>
            <w:pStyle w:val="TOC3"/>
            <w:tabs>
              <w:tab w:val="left" w:pos="1320"/>
              <w:tab w:val="right" w:leader="dot" w:pos="9061"/>
            </w:tabs>
          </w:pPr>
        </w:pPrChange>
      </w:pPr>
      <w:ins w:id="99"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"_Toc41169703"</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2.1.4.</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Adaptācijas komponente</w:t>
        </w:r>
        <w:r>
          <w:rPr>
            <w:noProof/>
            <w:webHidden/>
          </w:rPr>
          <w:tab/>
        </w:r>
        <w:r>
          <w:rPr>
            <w:noProof/>
            <w:webHidden/>
          </w:rPr>
          <w:fldChar w:fldCharType="begin"/>
        </w:r>
        <w:r>
          <w:rPr>
            <w:noProof/>
            <w:webHidden/>
          </w:rPr>
          <w:instrText xml:space="preserve"> PAGEREF _Toc41169703 \h </w:instrText>
        </w:r>
        <w:r>
          <w:rPr>
            <w:noProof/>
            <w:webHidden/>
          </w:rPr>
        </w:r>
      </w:ins>
      <w:r>
        <w:rPr>
          <w:noProof/>
          <w:webHidden/>
        </w:rPr>
        <w:fldChar w:fldCharType="separate"/>
      </w:r>
      <w:ins w:id="100" w:author="Lauma Svilpe" w:date="2020-05-23T23:41:00Z">
        <w:r>
          <w:rPr>
            <w:noProof/>
            <w:webHidden/>
          </w:rPr>
          <w:t>27</w:t>
        </w:r>
        <w:r>
          <w:rPr>
            <w:noProof/>
            <w:webHidden/>
          </w:rPr>
          <w:fldChar w:fldCharType="end"/>
        </w:r>
        <w:r w:rsidRPr="00B7539B">
          <w:rPr>
            <w:rStyle w:val="Hyperlink"/>
            <w:rFonts w:eastAsiaTheme="majorEastAsia"/>
            <w:noProof/>
          </w:rPr>
          <w:fldChar w:fldCharType="end"/>
        </w:r>
      </w:ins>
    </w:p>
    <w:p w14:paraId="293FC640" w14:textId="639F6EBF" w:rsidR="00984E87" w:rsidRDefault="00984E87" w:rsidP="00984E87">
      <w:pPr>
        <w:pStyle w:val="TOC2"/>
        <w:tabs>
          <w:tab w:val="left" w:pos="880"/>
          <w:tab w:val="right" w:leader="dot" w:pos="9061"/>
        </w:tabs>
        <w:spacing w:line="360" w:lineRule="auto"/>
        <w:rPr>
          <w:ins w:id="101" w:author="Lauma Svilpe" w:date="2020-05-23T23:41:00Z"/>
          <w:rFonts w:asciiTheme="minorHAnsi" w:eastAsiaTheme="minorEastAsia" w:hAnsiTheme="minorHAnsi" w:cstheme="minorBidi"/>
          <w:noProof/>
          <w:sz w:val="22"/>
          <w:szCs w:val="22"/>
          <w:lang w:val="en-US" w:eastAsia="en-US"/>
        </w:rPr>
        <w:pPrChange w:id="102" w:author="Lauma Svilpe" w:date="2020-05-23T23:41:00Z">
          <w:pPr>
            <w:pStyle w:val="TOC2"/>
            <w:tabs>
              <w:tab w:val="left" w:pos="880"/>
              <w:tab w:val="right" w:leader="dot" w:pos="9061"/>
            </w:tabs>
          </w:pPr>
        </w:pPrChange>
      </w:pPr>
      <w:ins w:id="103"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"_Toc41169704"</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2.2.</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Izmaiņu identificēšana</w:t>
        </w:r>
        <w:r>
          <w:rPr>
            <w:noProof/>
            <w:webHidden/>
          </w:rPr>
          <w:tab/>
        </w:r>
        <w:r>
          <w:rPr>
            <w:noProof/>
            <w:webHidden/>
          </w:rPr>
          <w:fldChar w:fldCharType="begin"/>
        </w:r>
        <w:r>
          <w:rPr>
            <w:noProof/>
            <w:webHidden/>
          </w:rPr>
          <w:instrText xml:space="preserve"> PAGEREF _Toc41169704 \h </w:instrText>
        </w:r>
        <w:r>
          <w:rPr>
            <w:noProof/>
            <w:webHidden/>
          </w:rPr>
        </w:r>
      </w:ins>
      <w:r>
        <w:rPr>
          <w:noProof/>
          <w:webHidden/>
        </w:rPr>
        <w:fldChar w:fldCharType="separate"/>
      </w:r>
      <w:ins w:id="104" w:author="Lauma Svilpe" w:date="2020-05-23T23:41:00Z">
        <w:r>
          <w:rPr>
            <w:noProof/>
            <w:webHidden/>
          </w:rPr>
          <w:t>27</w:t>
        </w:r>
        <w:r>
          <w:rPr>
            <w:noProof/>
            <w:webHidden/>
          </w:rPr>
          <w:fldChar w:fldCharType="end"/>
        </w:r>
        <w:r w:rsidRPr="00B7539B">
          <w:rPr>
            <w:rStyle w:val="Hyperlink"/>
            <w:rFonts w:eastAsiaTheme="majorEastAsia"/>
            <w:noProof/>
          </w:rPr>
          <w:fldChar w:fldCharType="end"/>
        </w:r>
      </w:ins>
    </w:p>
    <w:p w14:paraId="0EA557D3" w14:textId="44C94B37" w:rsidR="00984E87" w:rsidRDefault="00984E87" w:rsidP="00984E87">
      <w:pPr>
        <w:pStyle w:val="TOC2"/>
        <w:tabs>
          <w:tab w:val="left" w:pos="880"/>
          <w:tab w:val="right" w:leader="dot" w:pos="9061"/>
        </w:tabs>
        <w:spacing w:line="360" w:lineRule="auto"/>
        <w:rPr>
          <w:ins w:id="105" w:author="Lauma Svilpe" w:date="2020-05-23T23:41:00Z"/>
          <w:rFonts w:asciiTheme="minorHAnsi" w:eastAsiaTheme="minorEastAsia" w:hAnsiTheme="minorHAnsi" w:cstheme="minorBidi"/>
          <w:noProof/>
          <w:sz w:val="22"/>
          <w:szCs w:val="22"/>
          <w:lang w:val="en-US" w:eastAsia="en-US"/>
        </w:rPr>
        <w:pPrChange w:id="106" w:author="Lauma Svilpe" w:date="2020-05-23T23:41:00Z">
          <w:pPr>
            <w:pStyle w:val="TOC2"/>
            <w:tabs>
              <w:tab w:val="left" w:pos="880"/>
              <w:tab w:val="right" w:leader="dot" w:pos="9061"/>
            </w:tabs>
          </w:pPr>
        </w:pPrChange>
      </w:pPr>
      <w:ins w:id="107" w:author="Lauma Svilpe" w:date="2020-05-23T23:41:00Z">
        <w:r w:rsidRPr="00B7539B">
          <w:rPr>
            <w:rStyle w:val="Hyperlink"/>
            <w:rFonts w:eastAsiaTheme="majorEastAsia"/>
            <w:noProof/>
          </w:rPr>
          <w:lastRenderedPageBreak/>
          <w:fldChar w:fldCharType="begin"/>
        </w:r>
        <w:r w:rsidRPr="00B7539B">
          <w:rPr>
            <w:rStyle w:val="Hyperlink"/>
            <w:rFonts w:eastAsiaTheme="majorEastAsia"/>
            <w:noProof/>
          </w:rPr>
          <w:instrText xml:space="preserve"> </w:instrText>
        </w:r>
        <w:r>
          <w:rPr>
            <w:noProof/>
          </w:rPr>
          <w:instrText>HYPERLINK \l "_Toc41169705"</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2.3.</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Izmaiņu apstrāde</w:t>
        </w:r>
        <w:r>
          <w:rPr>
            <w:noProof/>
            <w:webHidden/>
          </w:rPr>
          <w:tab/>
        </w:r>
        <w:r>
          <w:rPr>
            <w:noProof/>
            <w:webHidden/>
          </w:rPr>
          <w:fldChar w:fldCharType="begin"/>
        </w:r>
        <w:r>
          <w:rPr>
            <w:noProof/>
            <w:webHidden/>
          </w:rPr>
          <w:instrText xml:space="preserve"> PAGEREF _Toc41169705 \h </w:instrText>
        </w:r>
        <w:r>
          <w:rPr>
            <w:noProof/>
            <w:webHidden/>
          </w:rPr>
        </w:r>
      </w:ins>
      <w:r>
        <w:rPr>
          <w:noProof/>
          <w:webHidden/>
        </w:rPr>
        <w:fldChar w:fldCharType="separate"/>
      </w:r>
      <w:ins w:id="108" w:author="Lauma Svilpe" w:date="2020-05-23T23:41:00Z">
        <w:r>
          <w:rPr>
            <w:noProof/>
            <w:webHidden/>
          </w:rPr>
          <w:t>28</w:t>
        </w:r>
        <w:r>
          <w:rPr>
            <w:noProof/>
            <w:webHidden/>
          </w:rPr>
          <w:fldChar w:fldCharType="end"/>
        </w:r>
        <w:r w:rsidRPr="00B7539B">
          <w:rPr>
            <w:rStyle w:val="Hyperlink"/>
            <w:rFonts w:eastAsiaTheme="majorEastAsia"/>
            <w:noProof/>
          </w:rPr>
          <w:fldChar w:fldCharType="end"/>
        </w:r>
      </w:ins>
    </w:p>
    <w:p w14:paraId="7826F392" w14:textId="5D1E8276" w:rsidR="00984E87" w:rsidRDefault="00984E87" w:rsidP="00984E87">
      <w:pPr>
        <w:pStyle w:val="TOC2"/>
        <w:tabs>
          <w:tab w:val="left" w:pos="880"/>
          <w:tab w:val="right" w:leader="dot" w:pos="9061"/>
        </w:tabs>
        <w:spacing w:line="360" w:lineRule="auto"/>
        <w:rPr>
          <w:ins w:id="109" w:author="Lauma Svilpe" w:date="2020-05-23T23:41:00Z"/>
          <w:rFonts w:asciiTheme="minorHAnsi" w:eastAsiaTheme="minorEastAsia" w:hAnsiTheme="minorHAnsi" w:cstheme="minorBidi"/>
          <w:noProof/>
          <w:sz w:val="22"/>
          <w:szCs w:val="22"/>
          <w:lang w:val="en-US" w:eastAsia="en-US"/>
        </w:rPr>
        <w:pPrChange w:id="110" w:author="Lauma Svilpe" w:date="2020-05-23T23:41:00Z">
          <w:pPr>
            <w:pStyle w:val="TOC2"/>
            <w:tabs>
              <w:tab w:val="left" w:pos="880"/>
              <w:tab w:val="right" w:leader="dot" w:pos="9061"/>
            </w:tabs>
          </w:pPr>
        </w:pPrChange>
      </w:pPr>
      <w:ins w:id="111"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"_Toc41169706"</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2.4.</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Datu avotu evolūcijas sistēmas pielietojums</w:t>
        </w:r>
        <w:r>
          <w:rPr>
            <w:noProof/>
            <w:webHidden/>
          </w:rPr>
          <w:tab/>
        </w:r>
        <w:r>
          <w:rPr>
            <w:noProof/>
            <w:webHidden/>
          </w:rPr>
          <w:fldChar w:fldCharType="begin"/>
        </w:r>
        <w:r>
          <w:rPr>
            <w:noProof/>
            <w:webHidden/>
          </w:rPr>
          <w:instrText xml:space="preserve"> PAGEREF _Toc41169706 \h </w:instrText>
        </w:r>
        <w:r>
          <w:rPr>
            <w:noProof/>
            <w:webHidden/>
          </w:rPr>
        </w:r>
      </w:ins>
      <w:r>
        <w:rPr>
          <w:noProof/>
          <w:webHidden/>
        </w:rPr>
        <w:fldChar w:fldCharType="separate"/>
      </w:r>
      <w:ins w:id="112" w:author="Lauma Svilpe" w:date="2020-05-23T23:41:00Z">
        <w:r>
          <w:rPr>
            <w:noProof/>
            <w:webHidden/>
          </w:rPr>
          <w:t>29</w:t>
        </w:r>
        <w:r>
          <w:rPr>
            <w:noProof/>
            <w:webHidden/>
          </w:rPr>
          <w:fldChar w:fldCharType="end"/>
        </w:r>
        <w:r w:rsidRPr="00B7539B">
          <w:rPr>
            <w:rStyle w:val="Hyperlink"/>
            <w:rFonts w:eastAsiaTheme="majorEastAsia"/>
            <w:noProof/>
          </w:rPr>
          <w:fldChar w:fldCharType="end"/>
        </w:r>
      </w:ins>
    </w:p>
    <w:p w14:paraId="095B118B" w14:textId="7D0872A2" w:rsidR="00984E87" w:rsidRDefault="00984E87" w:rsidP="00984E87">
      <w:pPr>
        <w:pStyle w:val="TOC1"/>
        <w:tabs>
          <w:tab w:val="left" w:pos="480"/>
          <w:tab w:val="right" w:leader="dot" w:pos="9061"/>
        </w:tabs>
        <w:spacing w:line="360" w:lineRule="auto"/>
        <w:rPr>
          <w:ins w:id="113" w:author="Lauma Svilpe" w:date="2020-05-23T23:41:00Z"/>
          <w:rFonts w:asciiTheme="minorHAnsi" w:eastAsiaTheme="minorEastAsia" w:hAnsiTheme="minorHAnsi" w:cstheme="minorBidi"/>
          <w:noProof/>
          <w:sz w:val="22"/>
          <w:szCs w:val="22"/>
          <w:lang w:val="en-US" w:eastAsia="en-US"/>
        </w:rPr>
        <w:pPrChange w:id="114" w:author="Lauma Svilpe" w:date="2020-05-23T23:41:00Z">
          <w:pPr>
            <w:pStyle w:val="TOC1"/>
            <w:tabs>
              <w:tab w:val="left" w:pos="480"/>
              <w:tab w:val="right" w:leader="dot" w:pos="9061"/>
            </w:tabs>
          </w:pPr>
        </w:pPrChange>
      </w:pPr>
      <w:ins w:id="115"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"_Toc41169707"</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3.</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Evolūcijas apstrādes mehānisms</w:t>
        </w:r>
        <w:r>
          <w:rPr>
            <w:noProof/>
            <w:webHidden/>
          </w:rPr>
          <w:tab/>
        </w:r>
        <w:r>
          <w:rPr>
            <w:noProof/>
            <w:webHidden/>
          </w:rPr>
          <w:fldChar w:fldCharType="begin"/>
        </w:r>
        <w:r>
          <w:rPr>
            <w:noProof/>
            <w:webHidden/>
          </w:rPr>
          <w:instrText xml:space="preserve"> PAGEREF _Toc41169707 \h </w:instrText>
        </w:r>
        <w:r>
          <w:rPr>
            <w:noProof/>
            <w:webHidden/>
          </w:rPr>
        </w:r>
      </w:ins>
      <w:r>
        <w:rPr>
          <w:noProof/>
          <w:webHidden/>
        </w:rPr>
        <w:fldChar w:fldCharType="separate"/>
      </w:r>
      <w:ins w:id="116" w:author="Lauma Svilpe" w:date="2020-05-23T23:41:00Z">
        <w:r>
          <w:rPr>
            <w:noProof/>
            <w:webHidden/>
          </w:rPr>
          <w:t>32</w:t>
        </w:r>
        <w:r>
          <w:rPr>
            <w:noProof/>
            <w:webHidden/>
          </w:rPr>
          <w:fldChar w:fldCharType="end"/>
        </w:r>
        <w:r w:rsidRPr="00B7539B">
          <w:rPr>
            <w:rStyle w:val="Hyperlink"/>
            <w:rFonts w:eastAsiaTheme="majorEastAsia"/>
            <w:noProof/>
          </w:rPr>
          <w:fldChar w:fldCharType="end"/>
        </w:r>
      </w:ins>
    </w:p>
    <w:p w14:paraId="05BCAB63" w14:textId="325AC12D" w:rsidR="00984E87" w:rsidRDefault="00984E87" w:rsidP="00984E87">
      <w:pPr>
        <w:pStyle w:val="TOC2"/>
        <w:tabs>
          <w:tab w:val="left" w:pos="880"/>
          <w:tab w:val="right" w:leader="dot" w:pos="9061"/>
        </w:tabs>
        <w:spacing w:line="360" w:lineRule="auto"/>
        <w:rPr>
          <w:ins w:id="117" w:author="Lauma Svilpe" w:date="2020-05-23T23:41:00Z"/>
          <w:rFonts w:asciiTheme="minorHAnsi" w:eastAsiaTheme="minorEastAsia" w:hAnsiTheme="minorHAnsi" w:cstheme="minorBidi"/>
          <w:noProof/>
          <w:sz w:val="22"/>
          <w:szCs w:val="22"/>
          <w:lang w:val="en-US" w:eastAsia="en-US"/>
        </w:rPr>
        <w:pPrChange w:id="118" w:author="Lauma Svilpe" w:date="2020-05-23T23:41:00Z">
          <w:pPr>
            <w:pStyle w:val="TOC2"/>
            <w:tabs>
              <w:tab w:val="left" w:pos="880"/>
              <w:tab w:val="right" w:leader="dot" w:pos="9061"/>
            </w:tabs>
          </w:pPr>
        </w:pPrChange>
      </w:pPr>
      <w:ins w:id="119"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"_Toc41169708"</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3.1.</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Evolūcijas apstrādes metadati un to glabāšana</w:t>
        </w:r>
        <w:r>
          <w:rPr>
            <w:noProof/>
            <w:webHidden/>
          </w:rPr>
          <w:tab/>
        </w:r>
        <w:r>
          <w:rPr>
            <w:noProof/>
            <w:webHidden/>
          </w:rPr>
          <w:fldChar w:fldCharType="begin"/>
        </w:r>
        <w:r>
          <w:rPr>
            <w:noProof/>
            <w:webHidden/>
          </w:rPr>
          <w:instrText xml:space="preserve"> PAGEREF _Toc41169708 \h </w:instrText>
        </w:r>
        <w:r>
          <w:rPr>
            <w:noProof/>
            <w:webHidden/>
          </w:rPr>
        </w:r>
      </w:ins>
      <w:r>
        <w:rPr>
          <w:noProof/>
          <w:webHidden/>
        </w:rPr>
        <w:fldChar w:fldCharType="separate"/>
      </w:r>
      <w:ins w:id="120" w:author="Lauma Svilpe" w:date="2020-05-23T23:41:00Z">
        <w:r>
          <w:rPr>
            <w:noProof/>
            <w:webHidden/>
          </w:rPr>
          <w:t>32</w:t>
        </w:r>
        <w:r>
          <w:rPr>
            <w:noProof/>
            <w:webHidden/>
          </w:rPr>
          <w:fldChar w:fldCharType="end"/>
        </w:r>
        <w:r w:rsidRPr="00B7539B">
          <w:rPr>
            <w:rStyle w:val="Hyperlink"/>
            <w:rFonts w:eastAsiaTheme="majorEastAsia"/>
            <w:noProof/>
          </w:rPr>
          <w:fldChar w:fldCharType="end"/>
        </w:r>
      </w:ins>
    </w:p>
    <w:p w14:paraId="320796AF" w14:textId="5A1635E1" w:rsidR="00984E87" w:rsidRDefault="00984E87" w:rsidP="00984E87">
      <w:pPr>
        <w:pStyle w:val="TOC3"/>
        <w:tabs>
          <w:tab w:val="left" w:pos="1320"/>
          <w:tab w:val="right" w:leader="dot" w:pos="9061"/>
        </w:tabs>
        <w:spacing w:line="360" w:lineRule="auto"/>
        <w:rPr>
          <w:ins w:id="121" w:author="Lauma Svilpe" w:date="2020-05-23T23:41:00Z"/>
          <w:rFonts w:asciiTheme="minorHAnsi" w:eastAsiaTheme="minorEastAsia" w:hAnsiTheme="minorHAnsi" w:cstheme="minorBidi"/>
          <w:noProof/>
          <w:sz w:val="22"/>
          <w:szCs w:val="22"/>
          <w:lang w:val="en-US" w:eastAsia="en-US"/>
        </w:rPr>
        <w:pPrChange w:id="122" w:author="Lauma Svilpe" w:date="2020-05-23T23:41:00Z">
          <w:pPr>
            <w:pStyle w:val="TOC3"/>
            <w:tabs>
              <w:tab w:val="left" w:pos="1320"/>
              <w:tab w:val="right" w:leader="dot" w:pos="9061"/>
            </w:tabs>
          </w:pPr>
        </w:pPrChange>
      </w:pPr>
      <w:ins w:id="123"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"_Toc41169709"</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3.1.1.</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Izmaiņu adaptācijas scenāriji un operācijas</w:t>
        </w:r>
        <w:r>
          <w:rPr>
            <w:noProof/>
            <w:webHidden/>
          </w:rPr>
          <w:tab/>
        </w:r>
        <w:r>
          <w:rPr>
            <w:noProof/>
            <w:webHidden/>
          </w:rPr>
          <w:fldChar w:fldCharType="begin"/>
        </w:r>
        <w:r>
          <w:rPr>
            <w:noProof/>
            <w:webHidden/>
          </w:rPr>
          <w:instrText xml:space="preserve"> PAGEREF _Toc41169709 \h </w:instrText>
        </w:r>
        <w:r>
          <w:rPr>
            <w:noProof/>
            <w:webHidden/>
          </w:rPr>
        </w:r>
      </w:ins>
      <w:r>
        <w:rPr>
          <w:noProof/>
          <w:webHidden/>
        </w:rPr>
        <w:fldChar w:fldCharType="separate"/>
      </w:r>
      <w:ins w:id="124" w:author="Lauma Svilpe" w:date="2020-05-23T23:41:00Z">
        <w:r>
          <w:rPr>
            <w:noProof/>
            <w:webHidden/>
          </w:rPr>
          <w:t>34</w:t>
        </w:r>
        <w:r>
          <w:rPr>
            <w:noProof/>
            <w:webHidden/>
          </w:rPr>
          <w:fldChar w:fldCharType="end"/>
        </w:r>
        <w:r w:rsidRPr="00B7539B">
          <w:rPr>
            <w:rStyle w:val="Hyperlink"/>
            <w:rFonts w:eastAsiaTheme="majorEastAsia"/>
            <w:noProof/>
          </w:rPr>
          <w:fldChar w:fldCharType="end"/>
        </w:r>
      </w:ins>
    </w:p>
    <w:p w14:paraId="682C875F" w14:textId="0FA7650D" w:rsidR="00984E87" w:rsidRDefault="00984E87" w:rsidP="00984E87">
      <w:pPr>
        <w:pStyle w:val="TOC3"/>
        <w:tabs>
          <w:tab w:val="left" w:pos="1320"/>
          <w:tab w:val="right" w:leader="dot" w:pos="9061"/>
        </w:tabs>
        <w:spacing w:line="360" w:lineRule="auto"/>
        <w:rPr>
          <w:ins w:id="125" w:author="Lauma Svilpe" w:date="2020-05-23T23:41:00Z"/>
          <w:rFonts w:asciiTheme="minorHAnsi" w:eastAsiaTheme="minorEastAsia" w:hAnsiTheme="minorHAnsi" w:cstheme="minorBidi"/>
          <w:noProof/>
          <w:sz w:val="22"/>
          <w:szCs w:val="22"/>
          <w:lang w:val="en-US" w:eastAsia="en-US"/>
        </w:rPr>
        <w:pPrChange w:id="126" w:author="Lauma Svilpe" w:date="2020-05-23T23:41:00Z">
          <w:pPr>
            <w:pStyle w:val="TOC3"/>
            <w:tabs>
              <w:tab w:val="left" w:pos="1320"/>
              <w:tab w:val="right" w:leader="dot" w:pos="9061"/>
            </w:tabs>
          </w:pPr>
        </w:pPrChange>
      </w:pPr>
      <w:ins w:id="127"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"_Toc41169710"</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3.1.2.</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Izmaiņu adaptācijas scenāriju zarošanās nosacījumi</w:t>
        </w:r>
        <w:r>
          <w:rPr>
            <w:noProof/>
            <w:webHidden/>
          </w:rPr>
          <w:tab/>
        </w:r>
        <w:r>
          <w:rPr>
            <w:noProof/>
            <w:webHidden/>
          </w:rPr>
          <w:fldChar w:fldCharType="begin"/>
        </w:r>
        <w:r>
          <w:rPr>
            <w:noProof/>
            <w:webHidden/>
          </w:rPr>
          <w:instrText xml:space="preserve"> PAGEREF _Toc41169710 \h </w:instrText>
        </w:r>
        <w:r>
          <w:rPr>
            <w:noProof/>
            <w:webHidden/>
          </w:rPr>
        </w:r>
      </w:ins>
      <w:r>
        <w:rPr>
          <w:noProof/>
          <w:webHidden/>
        </w:rPr>
        <w:fldChar w:fldCharType="separate"/>
      </w:r>
      <w:ins w:id="128" w:author="Lauma Svilpe" w:date="2020-05-23T23:41:00Z">
        <w:r>
          <w:rPr>
            <w:noProof/>
            <w:webHidden/>
          </w:rPr>
          <w:t>36</w:t>
        </w:r>
        <w:r>
          <w:rPr>
            <w:noProof/>
            <w:webHidden/>
          </w:rPr>
          <w:fldChar w:fldCharType="end"/>
        </w:r>
        <w:r w:rsidRPr="00B7539B">
          <w:rPr>
            <w:rStyle w:val="Hyperlink"/>
            <w:rFonts w:eastAsiaTheme="majorEastAsia"/>
            <w:noProof/>
          </w:rPr>
          <w:fldChar w:fldCharType="end"/>
        </w:r>
      </w:ins>
    </w:p>
    <w:p w14:paraId="0F523283" w14:textId="645049E0" w:rsidR="00984E87" w:rsidRDefault="00984E87" w:rsidP="00984E87">
      <w:pPr>
        <w:pStyle w:val="TOC3"/>
        <w:tabs>
          <w:tab w:val="left" w:pos="1320"/>
          <w:tab w:val="right" w:leader="dot" w:pos="9061"/>
        </w:tabs>
        <w:spacing w:line="360" w:lineRule="auto"/>
        <w:rPr>
          <w:ins w:id="129" w:author="Lauma Svilpe" w:date="2020-05-23T23:41:00Z"/>
          <w:rFonts w:asciiTheme="minorHAnsi" w:eastAsiaTheme="minorEastAsia" w:hAnsiTheme="minorHAnsi" w:cstheme="minorBidi"/>
          <w:noProof/>
          <w:sz w:val="22"/>
          <w:szCs w:val="22"/>
          <w:lang w:val="en-US" w:eastAsia="en-US"/>
        </w:rPr>
        <w:pPrChange w:id="130" w:author="Lauma Svilpe" w:date="2020-05-23T23:41:00Z">
          <w:pPr>
            <w:pStyle w:val="TOC3"/>
            <w:tabs>
              <w:tab w:val="left" w:pos="1320"/>
              <w:tab w:val="right" w:leader="dot" w:pos="9061"/>
            </w:tabs>
          </w:pPr>
        </w:pPrChange>
      </w:pPr>
      <w:ins w:id="131"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"_Toc41169711"</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3.1.3.</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Izmaiņu adaptācijas procesa papildus informācija</w:t>
        </w:r>
        <w:r>
          <w:rPr>
            <w:noProof/>
            <w:webHidden/>
          </w:rPr>
          <w:tab/>
        </w:r>
        <w:r>
          <w:rPr>
            <w:noProof/>
            <w:webHidden/>
          </w:rPr>
          <w:fldChar w:fldCharType="begin"/>
        </w:r>
        <w:r>
          <w:rPr>
            <w:noProof/>
            <w:webHidden/>
          </w:rPr>
          <w:instrText xml:space="preserve"> PAGEREF _Toc41169711 \h </w:instrText>
        </w:r>
        <w:r>
          <w:rPr>
            <w:noProof/>
            <w:webHidden/>
          </w:rPr>
        </w:r>
      </w:ins>
      <w:r>
        <w:rPr>
          <w:noProof/>
          <w:webHidden/>
        </w:rPr>
        <w:fldChar w:fldCharType="separate"/>
      </w:r>
      <w:ins w:id="132" w:author="Lauma Svilpe" w:date="2020-05-23T23:41:00Z">
        <w:r>
          <w:rPr>
            <w:noProof/>
            <w:webHidden/>
          </w:rPr>
          <w:t>37</w:t>
        </w:r>
        <w:r>
          <w:rPr>
            <w:noProof/>
            <w:webHidden/>
          </w:rPr>
          <w:fldChar w:fldCharType="end"/>
        </w:r>
        <w:r w:rsidRPr="00B7539B">
          <w:rPr>
            <w:rStyle w:val="Hyperlink"/>
            <w:rFonts w:eastAsiaTheme="majorEastAsia"/>
            <w:noProof/>
          </w:rPr>
          <w:fldChar w:fldCharType="end"/>
        </w:r>
      </w:ins>
    </w:p>
    <w:p w14:paraId="5F688DC0" w14:textId="12DD480C" w:rsidR="00984E87" w:rsidRDefault="00984E87" w:rsidP="00984E87">
      <w:pPr>
        <w:pStyle w:val="TOC2"/>
        <w:tabs>
          <w:tab w:val="left" w:pos="880"/>
          <w:tab w:val="right" w:leader="dot" w:pos="9061"/>
        </w:tabs>
        <w:spacing w:line="360" w:lineRule="auto"/>
        <w:rPr>
          <w:ins w:id="133" w:author="Lauma Svilpe" w:date="2020-05-23T23:41:00Z"/>
          <w:rFonts w:asciiTheme="minorHAnsi" w:eastAsiaTheme="minorEastAsia" w:hAnsiTheme="minorHAnsi" w:cstheme="minorBidi"/>
          <w:noProof/>
          <w:sz w:val="22"/>
          <w:szCs w:val="22"/>
          <w:lang w:val="en-US" w:eastAsia="en-US"/>
        </w:rPr>
        <w:pPrChange w:id="134" w:author="Lauma Svilpe" w:date="2020-05-23T23:41:00Z">
          <w:pPr>
            <w:pStyle w:val="TOC2"/>
            <w:tabs>
              <w:tab w:val="left" w:pos="880"/>
              <w:tab w:val="right" w:leader="dot" w:pos="9061"/>
            </w:tabs>
          </w:pPr>
        </w:pPrChange>
      </w:pPr>
      <w:ins w:id="135"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"_Toc41169712"</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3.2.</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Evolūcijas apstrādes funkcionalitāte</w:t>
        </w:r>
        <w:r>
          <w:rPr>
            <w:noProof/>
            <w:webHidden/>
          </w:rPr>
          <w:tab/>
        </w:r>
        <w:r>
          <w:rPr>
            <w:noProof/>
            <w:webHidden/>
          </w:rPr>
          <w:fldChar w:fldCharType="begin"/>
        </w:r>
        <w:r>
          <w:rPr>
            <w:noProof/>
            <w:webHidden/>
          </w:rPr>
          <w:instrText xml:space="preserve"> PAGEREF _Toc41169712 \h </w:instrText>
        </w:r>
        <w:r>
          <w:rPr>
            <w:noProof/>
            <w:webHidden/>
          </w:rPr>
        </w:r>
      </w:ins>
      <w:r>
        <w:rPr>
          <w:noProof/>
          <w:webHidden/>
        </w:rPr>
        <w:fldChar w:fldCharType="separate"/>
      </w:r>
      <w:ins w:id="136" w:author="Lauma Svilpe" w:date="2020-05-23T23:41:00Z">
        <w:r>
          <w:rPr>
            <w:noProof/>
            <w:webHidden/>
          </w:rPr>
          <w:t>38</w:t>
        </w:r>
        <w:r>
          <w:rPr>
            <w:noProof/>
            <w:webHidden/>
          </w:rPr>
          <w:fldChar w:fldCharType="end"/>
        </w:r>
        <w:r w:rsidRPr="00B7539B">
          <w:rPr>
            <w:rStyle w:val="Hyperlink"/>
            <w:rFonts w:eastAsiaTheme="majorEastAsia"/>
            <w:noProof/>
          </w:rPr>
          <w:fldChar w:fldCharType="end"/>
        </w:r>
      </w:ins>
    </w:p>
    <w:p w14:paraId="4912E780" w14:textId="3E545D19" w:rsidR="00984E87" w:rsidRDefault="00984E87" w:rsidP="00984E87">
      <w:pPr>
        <w:pStyle w:val="TOC3"/>
        <w:tabs>
          <w:tab w:val="left" w:pos="1320"/>
          <w:tab w:val="right" w:leader="dot" w:pos="9061"/>
        </w:tabs>
        <w:spacing w:line="360" w:lineRule="auto"/>
        <w:rPr>
          <w:ins w:id="137" w:author="Lauma Svilpe" w:date="2020-05-23T23:41:00Z"/>
          <w:rFonts w:asciiTheme="minorHAnsi" w:eastAsiaTheme="minorEastAsia" w:hAnsiTheme="minorHAnsi" w:cstheme="minorBidi"/>
          <w:noProof/>
          <w:sz w:val="22"/>
          <w:szCs w:val="22"/>
          <w:lang w:val="en-US" w:eastAsia="en-US"/>
        </w:rPr>
        <w:pPrChange w:id="138" w:author="Lauma Svilpe" w:date="2020-05-23T23:41:00Z">
          <w:pPr>
            <w:pStyle w:val="TOC3"/>
            <w:tabs>
              <w:tab w:val="left" w:pos="1320"/>
              <w:tab w:val="right" w:leader="dot" w:pos="9061"/>
            </w:tabs>
          </w:pPr>
        </w:pPrChange>
      </w:pPr>
      <w:ins w:id="139"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"_Toc41169713"</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3.2.1.</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Pirmreizējā izmaiņas apstrāde</w:t>
        </w:r>
        <w:r>
          <w:rPr>
            <w:noProof/>
            <w:webHidden/>
          </w:rPr>
          <w:tab/>
        </w:r>
        <w:r>
          <w:rPr>
            <w:noProof/>
            <w:webHidden/>
          </w:rPr>
          <w:fldChar w:fldCharType="begin"/>
        </w:r>
        <w:r>
          <w:rPr>
            <w:noProof/>
            <w:webHidden/>
          </w:rPr>
          <w:instrText xml:space="preserve"> PAGEREF _Toc41169713 \h </w:instrText>
        </w:r>
        <w:r>
          <w:rPr>
            <w:noProof/>
            <w:webHidden/>
          </w:rPr>
        </w:r>
      </w:ins>
      <w:r>
        <w:rPr>
          <w:noProof/>
          <w:webHidden/>
        </w:rPr>
        <w:fldChar w:fldCharType="separate"/>
      </w:r>
      <w:ins w:id="140" w:author="Lauma Svilpe" w:date="2020-05-23T23:41:00Z">
        <w:r>
          <w:rPr>
            <w:noProof/>
            <w:webHidden/>
          </w:rPr>
          <w:t>38</w:t>
        </w:r>
        <w:r>
          <w:rPr>
            <w:noProof/>
            <w:webHidden/>
          </w:rPr>
          <w:fldChar w:fldCharType="end"/>
        </w:r>
        <w:r w:rsidRPr="00B7539B">
          <w:rPr>
            <w:rStyle w:val="Hyperlink"/>
            <w:rFonts w:eastAsiaTheme="majorEastAsia"/>
            <w:noProof/>
          </w:rPr>
          <w:fldChar w:fldCharType="end"/>
        </w:r>
      </w:ins>
    </w:p>
    <w:p w14:paraId="7547F0CA" w14:textId="229426FB" w:rsidR="00984E87" w:rsidRDefault="00984E87" w:rsidP="00984E87">
      <w:pPr>
        <w:pStyle w:val="TOC3"/>
        <w:tabs>
          <w:tab w:val="left" w:pos="1320"/>
          <w:tab w:val="right" w:leader="dot" w:pos="9061"/>
        </w:tabs>
        <w:spacing w:line="360" w:lineRule="auto"/>
        <w:rPr>
          <w:ins w:id="141" w:author="Lauma Svilpe" w:date="2020-05-23T23:41:00Z"/>
          <w:rFonts w:asciiTheme="minorHAnsi" w:eastAsiaTheme="minorEastAsia" w:hAnsiTheme="minorHAnsi" w:cstheme="minorBidi"/>
          <w:noProof/>
          <w:sz w:val="22"/>
          <w:szCs w:val="22"/>
          <w:lang w:val="en-US" w:eastAsia="en-US"/>
        </w:rPr>
        <w:pPrChange w:id="142" w:author="Lauma Svilpe" w:date="2020-05-23T23:41:00Z">
          <w:pPr>
            <w:pStyle w:val="TOC3"/>
            <w:tabs>
              <w:tab w:val="left" w:pos="1320"/>
              <w:tab w:val="right" w:leader="dot" w:pos="9061"/>
            </w:tabs>
          </w:pPr>
        </w:pPrChange>
      </w:pPr>
      <w:ins w:id="143"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"_Toc41169714"</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3.2.2.</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Scenārija iegūšana</w:t>
        </w:r>
        <w:r>
          <w:rPr>
            <w:noProof/>
            <w:webHidden/>
          </w:rPr>
          <w:tab/>
        </w:r>
        <w:r>
          <w:rPr>
            <w:noProof/>
            <w:webHidden/>
          </w:rPr>
          <w:fldChar w:fldCharType="begin"/>
        </w:r>
        <w:r>
          <w:rPr>
            <w:noProof/>
            <w:webHidden/>
          </w:rPr>
          <w:instrText xml:space="preserve"> PAGEREF _Toc41169714 \h </w:instrText>
        </w:r>
        <w:r>
          <w:rPr>
            <w:noProof/>
            <w:webHidden/>
          </w:rPr>
        </w:r>
      </w:ins>
      <w:r>
        <w:rPr>
          <w:noProof/>
          <w:webHidden/>
        </w:rPr>
        <w:fldChar w:fldCharType="separate"/>
      </w:r>
      <w:ins w:id="144" w:author="Lauma Svilpe" w:date="2020-05-23T23:41:00Z">
        <w:r>
          <w:rPr>
            <w:noProof/>
            <w:webHidden/>
          </w:rPr>
          <w:t>41</w:t>
        </w:r>
        <w:r>
          <w:rPr>
            <w:noProof/>
            <w:webHidden/>
          </w:rPr>
          <w:fldChar w:fldCharType="end"/>
        </w:r>
        <w:r w:rsidRPr="00B7539B">
          <w:rPr>
            <w:rStyle w:val="Hyperlink"/>
            <w:rFonts w:eastAsiaTheme="majorEastAsia"/>
            <w:noProof/>
          </w:rPr>
          <w:fldChar w:fldCharType="end"/>
        </w:r>
      </w:ins>
    </w:p>
    <w:p w14:paraId="63ED66AC" w14:textId="12F049F4" w:rsidR="00984E87" w:rsidRDefault="00984E87" w:rsidP="00984E87">
      <w:pPr>
        <w:pStyle w:val="TOC3"/>
        <w:tabs>
          <w:tab w:val="left" w:pos="1320"/>
          <w:tab w:val="right" w:leader="dot" w:pos="9061"/>
        </w:tabs>
        <w:spacing w:line="360" w:lineRule="auto"/>
        <w:rPr>
          <w:ins w:id="145" w:author="Lauma Svilpe" w:date="2020-05-23T23:41:00Z"/>
          <w:rFonts w:asciiTheme="minorHAnsi" w:eastAsiaTheme="minorEastAsia" w:hAnsiTheme="minorHAnsi" w:cstheme="minorBidi"/>
          <w:noProof/>
          <w:sz w:val="22"/>
          <w:szCs w:val="22"/>
          <w:lang w:val="en-US" w:eastAsia="en-US"/>
        </w:rPr>
        <w:pPrChange w:id="146" w:author="Lauma Svilpe" w:date="2020-05-23T23:41:00Z">
          <w:pPr>
            <w:pStyle w:val="TOC3"/>
            <w:tabs>
              <w:tab w:val="left" w:pos="1320"/>
              <w:tab w:val="right" w:leader="dot" w:pos="9061"/>
            </w:tabs>
          </w:pPr>
        </w:pPrChange>
      </w:pPr>
      <w:ins w:id="147"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"_Toc41169715"</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3.2.3.</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Scenārija izpilde</w:t>
        </w:r>
        <w:r>
          <w:rPr>
            <w:noProof/>
            <w:webHidden/>
          </w:rPr>
          <w:tab/>
        </w:r>
        <w:r>
          <w:rPr>
            <w:noProof/>
            <w:webHidden/>
          </w:rPr>
          <w:fldChar w:fldCharType="begin"/>
        </w:r>
        <w:r>
          <w:rPr>
            <w:noProof/>
            <w:webHidden/>
          </w:rPr>
          <w:instrText xml:space="preserve"> PAGEREF _Toc41169715 \h </w:instrText>
        </w:r>
        <w:r>
          <w:rPr>
            <w:noProof/>
            <w:webHidden/>
          </w:rPr>
        </w:r>
      </w:ins>
      <w:r>
        <w:rPr>
          <w:noProof/>
          <w:webHidden/>
        </w:rPr>
        <w:fldChar w:fldCharType="separate"/>
      </w:r>
      <w:ins w:id="148" w:author="Lauma Svilpe" w:date="2020-05-23T23:41:00Z">
        <w:r>
          <w:rPr>
            <w:noProof/>
            <w:webHidden/>
          </w:rPr>
          <w:t>42</w:t>
        </w:r>
        <w:r>
          <w:rPr>
            <w:noProof/>
            <w:webHidden/>
          </w:rPr>
          <w:fldChar w:fldCharType="end"/>
        </w:r>
        <w:r w:rsidRPr="00B7539B">
          <w:rPr>
            <w:rStyle w:val="Hyperlink"/>
            <w:rFonts w:eastAsiaTheme="majorEastAsia"/>
            <w:noProof/>
          </w:rPr>
          <w:fldChar w:fldCharType="end"/>
        </w:r>
      </w:ins>
    </w:p>
    <w:p w14:paraId="2588C6E7" w14:textId="1A747E3F" w:rsidR="00984E87" w:rsidRDefault="00984E87" w:rsidP="00984E87">
      <w:pPr>
        <w:pStyle w:val="TOC2"/>
        <w:tabs>
          <w:tab w:val="left" w:pos="880"/>
          <w:tab w:val="right" w:leader="dot" w:pos="9061"/>
        </w:tabs>
        <w:spacing w:line="360" w:lineRule="auto"/>
        <w:rPr>
          <w:ins w:id="149" w:author="Lauma Svilpe" w:date="2020-05-23T23:41:00Z"/>
          <w:rFonts w:asciiTheme="minorHAnsi" w:eastAsiaTheme="minorEastAsia" w:hAnsiTheme="minorHAnsi" w:cstheme="minorBidi"/>
          <w:noProof/>
          <w:sz w:val="22"/>
          <w:szCs w:val="22"/>
          <w:lang w:val="en-US" w:eastAsia="en-US"/>
        </w:rPr>
        <w:pPrChange w:id="150" w:author="Lauma Svilpe" w:date="2020-05-23T23:41:00Z">
          <w:pPr>
            <w:pStyle w:val="TOC2"/>
            <w:tabs>
              <w:tab w:val="left" w:pos="880"/>
              <w:tab w:val="right" w:leader="dot" w:pos="9061"/>
            </w:tabs>
          </w:pPr>
        </w:pPrChange>
      </w:pPr>
      <w:ins w:id="151"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"_Toc41169716"</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3.3.</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Izmaiņu adaptācijas scenāriji</w:t>
        </w:r>
        <w:r>
          <w:rPr>
            <w:noProof/>
            <w:webHidden/>
          </w:rPr>
          <w:tab/>
        </w:r>
        <w:r>
          <w:rPr>
            <w:noProof/>
            <w:webHidden/>
          </w:rPr>
          <w:fldChar w:fldCharType="begin"/>
        </w:r>
        <w:r>
          <w:rPr>
            <w:noProof/>
            <w:webHidden/>
          </w:rPr>
          <w:instrText xml:space="preserve"> PAGEREF _Toc41169716 \h </w:instrText>
        </w:r>
        <w:r>
          <w:rPr>
            <w:noProof/>
            <w:webHidden/>
          </w:rPr>
        </w:r>
      </w:ins>
      <w:r>
        <w:rPr>
          <w:noProof/>
          <w:webHidden/>
        </w:rPr>
        <w:fldChar w:fldCharType="separate"/>
      </w:r>
      <w:ins w:id="152" w:author="Lauma Svilpe" w:date="2020-05-23T23:41:00Z">
        <w:r>
          <w:rPr>
            <w:noProof/>
            <w:webHidden/>
          </w:rPr>
          <w:t>43</w:t>
        </w:r>
        <w:r>
          <w:rPr>
            <w:noProof/>
            <w:webHidden/>
          </w:rPr>
          <w:fldChar w:fldCharType="end"/>
        </w:r>
        <w:r w:rsidRPr="00B7539B">
          <w:rPr>
            <w:rStyle w:val="Hyperlink"/>
            <w:rFonts w:eastAsiaTheme="majorEastAsia"/>
            <w:noProof/>
          </w:rPr>
          <w:fldChar w:fldCharType="end"/>
        </w:r>
      </w:ins>
    </w:p>
    <w:p w14:paraId="0B434D69" w14:textId="6B4455CD" w:rsidR="00984E87" w:rsidRDefault="00984E87" w:rsidP="00984E87">
      <w:pPr>
        <w:pStyle w:val="TOC3"/>
        <w:tabs>
          <w:tab w:val="left" w:pos="1320"/>
          <w:tab w:val="right" w:leader="dot" w:pos="9061"/>
        </w:tabs>
        <w:spacing w:line="360" w:lineRule="auto"/>
        <w:rPr>
          <w:ins w:id="153" w:author="Lauma Svilpe" w:date="2020-05-23T23:41:00Z"/>
          <w:rFonts w:asciiTheme="minorHAnsi" w:eastAsiaTheme="minorEastAsia" w:hAnsiTheme="minorHAnsi" w:cstheme="minorBidi"/>
          <w:noProof/>
          <w:sz w:val="22"/>
          <w:szCs w:val="22"/>
          <w:lang w:val="en-US" w:eastAsia="en-US"/>
        </w:rPr>
        <w:pPrChange w:id="154" w:author="Lauma Svilpe" w:date="2020-05-23T23:41:00Z">
          <w:pPr>
            <w:pStyle w:val="TOC3"/>
            <w:tabs>
              <w:tab w:val="left" w:pos="1320"/>
              <w:tab w:val="right" w:leader="dot" w:pos="9061"/>
            </w:tabs>
          </w:pPr>
        </w:pPrChange>
      </w:pPr>
      <w:ins w:id="155"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"_Toc41169717"</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3.3.1.</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Datu maģistrāles līmeņa pievienošana</w:t>
        </w:r>
        <w:r>
          <w:rPr>
            <w:noProof/>
            <w:webHidden/>
          </w:rPr>
          <w:tab/>
        </w:r>
        <w:r>
          <w:rPr>
            <w:noProof/>
            <w:webHidden/>
          </w:rPr>
          <w:fldChar w:fldCharType="begin"/>
        </w:r>
        <w:r>
          <w:rPr>
            <w:noProof/>
            <w:webHidden/>
          </w:rPr>
          <w:instrText xml:space="preserve"> PAGEREF _Toc41169717 \h </w:instrText>
        </w:r>
        <w:r>
          <w:rPr>
            <w:noProof/>
            <w:webHidden/>
          </w:rPr>
        </w:r>
      </w:ins>
      <w:r>
        <w:rPr>
          <w:noProof/>
          <w:webHidden/>
        </w:rPr>
        <w:fldChar w:fldCharType="separate"/>
      </w:r>
      <w:ins w:id="156" w:author="Lauma Svilpe" w:date="2020-05-23T23:41:00Z">
        <w:r>
          <w:rPr>
            <w:noProof/>
            <w:webHidden/>
          </w:rPr>
          <w:t>43</w:t>
        </w:r>
        <w:r>
          <w:rPr>
            <w:noProof/>
            <w:webHidden/>
          </w:rPr>
          <w:fldChar w:fldCharType="end"/>
        </w:r>
        <w:r w:rsidRPr="00B7539B">
          <w:rPr>
            <w:rStyle w:val="Hyperlink"/>
            <w:rFonts w:eastAsiaTheme="majorEastAsia"/>
            <w:noProof/>
          </w:rPr>
          <w:fldChar w:fldCharType="end"/>
        </w:r>
      </w:ins>
    </w:p>
    <w:p w14:paraId="2FFD5F2E" w14:textId="032B5C18" w:rsidR="00984E87" w:rsidRDefault="00984E87" w:rsidP="00984E87">
      <w:pPr>
        <w:pStyle w:val="TOC3"/>
        <w:tabs>
          <w:tab w:val="left" w:pos="1320"/>
          <w:tab w:val="right" w:leader="dot" w:pos="9061"/>
        </w:tabs>
        <w:spacing w:line="360" w:lineRule="auto"/>
        <w:rPr>
          <w:ins w:id="157" w:author="Lauma Svilpe" w:date="2020-05-23T23:41:00Z"/>
          <w:rFonts w:asciiTheme="minorHAnsi" w:eastAsiaTheme="minorEastAsia" w:hAnsiTheme="minorHAnsi" w:cstheme="minorBidi"/>
          <w:noProof/>
          <w:sz w:val="22"/>
          <w:szCs w:val="22"/>
          <w:lang w:val="en-US" w:eastAsia="en-US"/>
        </w:rPr>
        <w:pPrChange w:id="158" w:author="Lauma Svilpe" w:date="2020-05-23T23:41:00Z">
          <w:pPr>
            <w:pStyle w:val="TOC3"/>
            <w:tabs>
              <w:tab w:val="left" w:pos="1320"/>
              <w:tab w:val="right" w:leader="dot" w:pos="9061"/>
            </w:tabs>
          </w:pPr>
        </w:pPrChange>
      </w:pPr>
      <w:ins w:id="159"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"_Toc41169718"</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3.3.2.</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Datu avota pievienošana</w:t>
        </w:r>
        <w:r>
          <w:rPr>
            <w:noProof/>
            <w:webHidden/>
          </w:rPr>
          <w:tab/>
        </w:r>
        <w:r>
          <w:rPr>
            <w:noProof/>
            <w:webHidden/>
          </w:rPr>
          <w:fldChar w:fldCharType="begin"/>
        </w:r>
        <w:r>
          <w:rPr>
            <w:noProof/>
            <w:webHidden/>
          </w:rPr>
          <w:instrText xml:space="preserve"> PAGEREF _Toc41169718 \h </w:instrText>
        </w:r>
        <w:r>
          <w:rPr>
            <w:noProof/>
            <w:webHidden/>
          </w:rPr>
        </w:r>
      </w:ins>
      <w:r>
        <w:rPr>
          <w:noProof/>
          <w:webHidden/>
        </w:rPr>
        <w:fldChar w:fldCharType="separate"/>
      </w:r>
      <w:ins w:id="160" w:author="Lauma Svilpe" w:date="2020-05-23T23:41:00Z">
        <w:r>
          <w:rPr>
            <w:noProof/>
            <w:webHidden/>
          </w:rPr>
          <w:t>45</w:t>
        </w:r>
        <w:r>
          <w:rPr>
            <w:noProof/>
            <w:webHidden/>
          </w:rPr>
          <w:fldChar w:fldCharType="end"/>
        </w:r>
        <w:r w:rsidRPr="00B7539B">
          <w:rPr>
            <w:rStyle w:val="Hyperlink"/>
            <w:rFonts w:eastAsiaTheme="majorEastAsia"/>
            <w:noProof/>
          </w:rPr>
          <w:fldChar w:fldCharType="end"/>
        </w:r>
      </w:ins>
    </w:p>
    <w:p w14:paraId="26393DBB" w14:textId="6AF9E0CF" w:rsidR="00984E87" w:rsidRDefault="00984E87" w:rsidP="00984E87">
      <w:pPr>
        <w:pStyle w:val="TOC3"/>
        <w:tabs>
          <w:tab w:val="left" w:pos="1320"/>
          <w:tab w:val="right" w:leader="dot" w:pos="9061"/>
        </w:tabs>
        <w:spacing w:line="360" w:lineRule="auto"/>
        <w:rPr>
          <w:ins w:id="161" w:author="Lauma Svilpe" w:date="2020-05-23T23:41:00Z"/>
          <w:rFonts w:asciiTheme="minorHAnsi" w:eastAsiaTheme="minorEastAsia" w:hAnsiTheme="minorHAnsi" w:cstheme="minorBidi"/>
          <w:noProof/>
          <w:sz w:val="22"/>
          <w:szCs w:val="22"/>
          <w:lang w:val="en-US" w:eastAsia="en-US"/>
        </w:rPr>
        <w:pPrChange w:id="162" w:author="Lauma Svilpe" w:date="2020-05-23T23:41:00Z">
          <w:pPr>
            <w:pStyle w:val="TOC3"/>
            <w:tabs>
              <w:tab w:val="left" w:pos="1320"/>
              <w:tab w:val="right" w:leader="dot" w:pos="9061"/>
            </w:tabs>
          </w:pPr>
        </w:pPrChange>
      </w:pPr>
      <w:ins w:id="163"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"_Toc41169719"</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3.3.3.</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Datu kopas pievienošana</w:t>
        </w:r>
        <w:r>
          <w:rPr>
            <w:noProof/>
            <w:webHidden/>
          </w:rPr>
          <w:tab/>
        </w:r>
        <w:r>
          <w:rPr>
            <w:noProof/>
            <w:webHidden/>
          </w:rPr>
          <w:fldChar w:fldCharType="begin"/>
        </w:r>
        <w:r>
          <w:rPr>
            <w:noProof/>
            <w:webHidden/>
          </w:rPr>
          <w:instrText xml:space="preserve"> PAGEREF _Toc41169719 \h </w:instrText>
        </w:r>
        <w:r>
          <w:rPr>
            <w:noProof/>
            <w:webHidden/>
          </w:rPr>
        </w:r>
      </w:ins>
      <w:r>
        <w:rPr>
          <w:noProof/>
          <w:webHidden/>
        </w:rPr>
        <w:fldChar w:fldCharType="separate"/>
      </w:r>
      <w:ins w:id="164" w:author="Lauma Svilpe" w:date="2020-05-23T23:41:00Z">
        <w:r>
          <w:rPr>
            <w:noProof/>
            <w:webHidden/>
          </w:rPr>
          <w:t>46</w:t>
        </w:r>
        <w:r>
          <w:rPr>
            <w:noProof/>
            <w:webHidden/>
          </w:rPr>
          <w:fldChar w:fldCharType="end"/>
        </w:r>
        <w:r w:rsidRPr="00B7539B">
          <w:rPr>
            <w:rStyle w:val="Hyperlink"/>
            <w:rFonts w:eastAsiaTheme="majorEastAsia"/>
            <w:noProof/>
          </w:rPr>
          <w:fldChar w:fldCharType="end"/>
        </w:r>
      </w:ins>
    </w:p>
    <w:p w14:paraId="7D01F67D" w14:textId="69AECB4B" w:rsidR="00984E87" w:rsidRDefault="00984E87" w:rsidP="00984E87">
      <w:pPr>
        <w:pStyle w:val="TOC3"/>
        <w:tabs>
          <w:tab w:val="left" w:pos="1320"/>
          <w:tab w:val="right" w:leader="dot" w:pos="9061"/>
        </w:tabs>
        <w:spacing w:line="360" w:lineRule="auto"/>
        <w:rPr>
          <w:ins w:id="165" w:author="Lauma Svilpe" w:date="2020-05-23T23:41:00Z"/>
          <w:rFonts w:asciiTheme="minorHAnsi" w:eastAsiaTheme="minorEastAsia" w:hAnsiTheme="minorHAnsi" w:cstheme="minorBidi"/>
          <w:noProof/>
          <w:sz w:val="22"/>
          <w:szCs w:val="22"/>
          <w:lang w:val="en-US" w:eastAsia="en-US"/>
        </w:rPr>
        <w:pPrChange w:id="166" w:author="Lauma Svilpe" w:date="2020-05-23T23:41:00Z">
          <w:pPr>
            <w:pStyle w:val="TOC3"/>
            <w:tabs>
              <w:tab w:val="left" w:pos="1320"/>
              <w:tab w:val="right" w:leader="dot" w:pos="9061"/>
            </w:tabs>
          </w:pPr>
        </w:pPrChange>
      </w:pPr>
      <w:ins w:id="167"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"_Toc41169720"</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3.3.4.</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Metadatu īpašības pievienošana</w:t>
        </w:r>
        <w:r>
          <w:rPr>
            <w:noProof/>
            <w:webHidden/>
          </w:rPr>
          <w:tab/>
        </w:r>
        <w:r>
          <w:rPr>
            <w:noProof/>
            <w:webHidden/>
          </w:rPr>
          <w:fldChar w:fldCharType="begin"/>
        </w:r>
        <w:r>
          <w:rPr>
            <w:noProof/>
            <w:webHidden/>
          </w:rPr>
          <w:instrText xml:space="preserve"> PAGEREF _Toc41169720 \h </w:instrText>
        </w:r>
        <w:r>
          <w:rPr>
            <w:noProof/>
            <w:webHidden/>
          </w:rPr>
        </w:r>
      </w:ins>
      <w:r>
        <w:rPr>
          <w:noProof/>
          <w:webHidden/>
        </w:rPr>
        <w:fldChar w:fldCharType="separate"/>
      </w:r>
      <w:ins w:id="168" w:author="Lauma Svilpe" w:date="2020-05-23T23:41:00Z">
        <w:r>
          <w:rPr>
            <w:noProof/>
            <w:webHidden/>
          </w:rPr>
          <w:t>47</w:t>
        </w:r>
        <w:r>
          <w:rPr>
            <w:noProof/>
            <w:webHidden/>
          </w:rPr>
          <w:fldChar w:fldCharType="end"/>
        </w:r>
        <w:r w:rsidRPr="00B7539B">
          <w:rPr>
            <w:rStyle w:val="Hyperlink"/>
            <w:rFonts w:eastAsiaTheme="majorEastAsia"/>
            <w:noProof/>
          </w:rPr>
          <w:fldChar w:fldCharType="end"/>
        </w:r>
      </w:ins>
    </w:p>
    <w:p w14:paraId="4F5A0528" w14:textId="08D302FE" w:rsidR="00984E87" w:rsidRDefault="00984E87" w:rsidP="00984E87">
      <w:pPr>
        <w:pStyle w:val="TOC3"/>
        <w:tabs>
          <w:tab w:val="left" w:pos="1320"/>
          <w:tab w:val="right" w:leader="dot" w:pos="9061"/>
        </w:tabs>
        <w:spacing w:line="360" w:lineRule="auto"/>
        <w:rPr>
          <w:ins w:id="169" w:author="Lauma Svilpe" w:date="2020-05-23T23:41:00Z"/>
          <w:rFonts w:asciiTheme="minorHAnsi" w:eastAsiaTheme="minorEastAsia" w:hAnsiTheme="minorHAnsi" w:cstheme="minorBidi"/>
          <w:noProof/>
          <w:sz w:val="22"/>
          <w:szCs w:val="22"/>
          <w:lang w:val="en-US" w:eastAsia="en-US"/>
        </w:rPr>
        <w:pPrChange w:id="170" w:author="Lauma Svilpe" w:date="2020-05-23T23:41:00Z">
          <w:pPr>
            <w:pStyle w:val="TOC3"/>
            <w:tabs>
              <w:tab w:val="left" w:pos="1320"/>
              <w:tab w:val="right" w:leader="dot" w:pos="9061"/>
            </w:tabs>
          </w:pPr>
        </w:pPrChange>
      </w:pPr>
      <w:ins w:id="171"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"_Toc41169721"</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3.3.5.</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Datu vienības pievienošana</w:t>
        </w:r>
        <w:r>
          <w:rPr>
            <w:noProof/>
            <w:webHidden/>
          </w:rPr>
          <w:tab/>
        </w:r>
        <w:r>
          <w:rPr>
            <w:noProof/>
            <w:webHidden/>
          </w:rPr>
          <w:fldChar w:fldCharType="begin"/>
        </w:r>
        <w:r>
          <w:rPr>
            <w:noProof/>
            <w:webHidden/>
          </w:rPr>
          <w:instrText xml:space="preserve"> PAGEREF _Toc41169721 \h </w:instrText>
        </w:r>
        <w:r>
          <w:rPr>
            <w:noProof/>
            <w:webHidden/>
          </w:rPr>
        </w:r>
      </w:ins>
      <w:r>
        <w:rPr>
          <w:noProof/>
          <w:webHidden/>
        </w:rPr>
        <w:fldChar w:fldCharType="separate"/>
      </w:r>
      <w:ins w:id="172" w:author="Lauma Svilpe" w:date="2020-05-23T23:41:00Z">
        <w:r>
          <w:rPr>
            <w:noProof/>
            <w:webHidden/>
          </w:rPr>
          <w:t>47</w:t>
        </w:r>
        <w:r>
          <w:rPr>
            <w:noProof/>
            <w:webHidden/>
          </w:rPr>
          <w:fldChar w:fldCharType="end"/>
        </w:r>
        <w:r w:rsidRPr="00B7539B">
          <w:rPr>
            <w:rStyle w:val="Hyperlink"/>
            <w:rFonts w:eastAsiaTheme="majorEastAsia"/>
            <w:noProof/>
          </w:rPr>
          <w:fldChar w:fldCharType="end"/>
        </w:r>
      </w:ins>
    </w:p>
    <w:p w14:paraId="4B84B12A" w14:textId="79790099" w:rsidR="00984E87" w:rsidRDefault="00984E87" w:rsidP="00984E87">
      <w:pPr>
        <w:pStyle w:val="TOC3"/>
        <w:tabs>
          <w:tab w:val="left" w:pos="1320"/>
          <w:tab w:val="right" w:leader="dot" w:pos="9061"/>
        </w:tabs>
        <w:spacing w:line="360" w:lineRule="auto"/>
        <w:rPr>
          <w:ins w:id="173" w:author="Lauma Svilpe" w:date="2020-05-23T23:41:00Z"/>
          <w:rFonts w:asciiTheme="minorHAnsi" w:eastAsiaTheme="minorEastAsia" w:hAnsiTheme="minorHAnsi" w:cstheme="minorBidi"/>
          <w:noProof/>
          <w:sz w:val="22"/>
          <w:szCs w:val="22"/>
          <w:lang w:val="en-US" w:eastAsia="en-US"/>
        </w:rPr>
        <w:pPrChange w:id="174" w:author="Lauma Svilpe" w:date="2020-05-23T23:41:00Z">
          <w:pPr>
            <w:pStyle w:val="TOC3"/>
            <w:tabs>
              <w:tab w:val="left" w:pos="1320"/>
              <w:tab w:val="right" w:leader="dot" w:pos="9061"/>
            </w:tabs>
          </w:pPr>
        </w:pPrChange>
      </w:pPr>
      <w:ins w:id="175"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"_Toc41169722"</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3.3.6.</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Datu avota dzēšana</w:t>
        </w:r>
        <w:r>
          <w:rPr>
            <w:noProof/>
            <w:webHidden/>
          </w:rPr>
          <w:tab/>
        </w:r>
        <w:r>
          <w:rPr>
            <w:noProof/>
            <w:webHidden/>
          </w:rPr>
          <w:fldChar w:fldCharType="begin"/>
        </w:r>
        <w:r>
          <w:rPr>
            <w:noProof/>
            <w:webHidden/>
          </w:rPr>
          <w:instrText xml:space="preserve"> PAGEREF _Toc41169722 \h </w:instrText>
        </w:r>
        <w:r>
          <w:rPr>
            <w:noProof/>
            <w:webHidden/>
          </w:rPr>
        </w:r>
      </w:ins>
      <w:r>
        <w:rPr>
          <w:noProof/>
          <w:webHidden/>
        </w:rPr>
        <w:fldChar w:fldCharType="separate"/>
      </w:r>
      <w:ins w:id="176" w:author="Lauma Svilpe" w:date="2020-05-23T23:41:00Z">
        <w:r>
          <w:rPr>
            <w:noProof/>
            <w:webHidden/>
          </w:rPr>
          <w:t>49</w:t>
        </w:r>
        <w:r>
          <w:rPr>
            <w:noProof/>
            <w:webHidden/>
          </w:rPr>
          <w:fldChar w:fldCharType="end"/>
        </w:r>
        <w:r w:rsidRPr="00B7539B">
          <w:rPr>
            <w:rStyle w:val="Hyperlink"/>
            <w:rFonts w:eastAsiaTheme="majorEastAsia"/>
            <w:noProof/>
          </w:rPr>
          <w:fldChar w:fldCharType="end"/>
        </w:r>
      </w:ins>
    </w:p>
    <w:p w14:paraId="3C8D65BC" w14:textId="6F363F85" w:rsidR="00984E87" w:rsidRDefault="00984E87" w:rsidP="00984E87">
      <w:pPr>
        <w:pStyle w:val="TOC3"/>
        <w:tabs>
          <w:tab w:val="left" w:pos="1320"/>
          <w:tab w:val="right" w:leader="dot" w:pos="9061"/>
        </w:tabs>
        <w:spacing w:line="360" w:lineRule="auto"/>
        <w:rPr>
          <w:ins w:id="177" w:author="Lauma Svilpe" w:date="2020-05-23T23:41:00Z"/>
          <w:rFonts w:asciiTheme="minorHAnsi" w:eastAsiaTheme="minorEastAsia" w:hAnsiTheme="minorHAnsi" w:cstheme="minorBidi"/>
          <w:noProof/>
          <w:sz w:val="22"/>
          <w:szCs w:val="22"/>
          <w:lang w:val="en-US" w:eastAsia="en-US"/>
        </w:rPr>
        <w:pPrChange w:id="178" w:author="Lauma Svilpe" w:date="2020-05-23T23:41:00Z">
          <w:pPr>
            <w:pStyle w:val="TOC3"/>
            <w:tabs>
              <w:tab w:val="left" w:pos="1320"/>
              <w:tab w:val="right" w:leader="dot" w:pos="9061"/>
            </w:tabs>
          </w:pPr>
        </w:pPrChange>
      </w:pPr>
      <w:ins w:id="179"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"_Toc41169723"</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3.3.7.</w:t>
        </w:r>
        <w:r>
          <w:rPr>
            <w:rFonts w:asciiTheme="minorHAnsi" w:eastAsiaTheme="minorEastAsia" w:hAnsiTheme="minorHAnsi" w:cstheme="minorBidi"/>
            <w:noProof/>
            <w:sz w:val="22"/>
            <w:szCs w:val="22"/>
            <w:lang w:val="en-US" w:eastAsia="en-US"/>
          </w:rPr>
          <w:tab/>
        </w:r>
        <w:r w:rsidRPr="00B7539B">
          <w:rPr>
            <w:rStyle w:val="Hyperlink"/>
            <w:rFonts w:eastAsiaTheme="majorEastAsia"/>
            <w:noProof/>
          </w:rPr>
          <w:t>Datu maģistrāles līmeņa dzēšana</w:t>
        </w:r>
        <w:r>
          <w:rPr>
            <w:noProof/>
            <w:webHidden/>
          </w:rPr>
          <w:tab/>
        </w:r>
        <w:r>
          <w:rPr>
            <w:noProof/>
            <w:webHidden/>
          </w:rPr>
          <w:fldChar w:fldCharType="begin"/>
        </w:r>
        <w:r>
          <w:rPr>
            <w:noProof/>
            <w:webHidden/>
          </w:rPr>
          <w:instrText xml:space="preserve"> PAGEREF _Toc41169723 \h </w:instrText>
        </w:r>
        <w:r>
          <w:rPr>
            <w:noProof/>
            <w:webHidden/>
          </w:rPr>
        </w:r>
      </w:ins>
      <w:r>
        <w:rPr>
          <w:noProof/>
          <w:webHidden/>
        </w:rPr>
        <w:fldChar w:fldCharType="separate"/>
      </w:r>
      <w:ins w:id="180" w:author="Lauma Svilpe" w:date="2020-05-23T23:41:00Z">
        <w:r>
          <w:rPr>
            <w:noProof/>
            <w:webHidden/>
          </w:rPr>
          <w:t>50</w:t>
        </w:r>
        <w:r>
          <w:rPr>
            <w:noProof/>
            <w:webHidden/>
          </w:rPr>
          <w:fldChar w:fldCharType="end"/>
        </w:r>
        <w:r w:rsidRPr="00B7539B">
          <w:rPr>
            <w:rStyle w:val="Hyperlink"/>
            <w:rFonts w:eastAsiaTheme="majorEastAsia"/>
            <w:noProof/>
          </w:rPr>
          <w:fldChar w:fldCharType="end"/>
        </w:r>
      </w:ins>
    </w:p>
    <w:p w14:paraId="1784B018" w14:textId="11B09C6D" w:rsidR="00984E87" w:rsidRDefault="00984E87" w:rsidP="00984E87">
      <w:pPr>
        <w:pStyle w:val="TOC1"/>
        <w:tabs>
          <w:tab w:val="right" w:leader="dot" w:pos="9061"/>
        </w:tabs>
        <w:spacing w:line="360" w:lineRule="auto"/>
        <w:rPr>
          <w:ins w:id="181" w:author="Lauma Svilpe" w:date="2020-05-23T23:41:00Z"/>
          <w:rFonts w:asciiTheme="minorHAnsi" w:eastAsiaTheme="minorEastAsia" w:hAnsiTheme="minorHAnsi" w:cstheme="minorBidi"/>
          <w:noProof/>
          <w:sz w:val="22"/>
          <w:szCs w:val="22"/>
          <w:lang w:val="en-US" w:eastAsia="en-US"/>
        </w:rPr>
        <w:pPrChange w:id="182" w:author="Lauma Svilpe" w:date="2020-05-23T23:41:00Z">
          <w:pPr>
            <w:pStyle w:val="TOC1"/>
            <w:tabs>
              <w:tab w:val="right" w:leader="dot" w:pos="9061"/>
            </w:tabs>
          </w:pPr>
        </w:pPrChange>
      </w:pPr>
      <w:ins w:id="183"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"_Toc41169724"</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Rezultāti</w:t>
        </w:r>
        <w:r>
          <w:rPr>
            <w:noProof/>
            <w:webHidden/>
          </w:rPr>
          <w:tab/>
        </w:r>
        <w:r>
          <w:rPr>
            <w:noProof/>
            <w:webHidden/>
          </w:rPr>
          <w:fldChar w:fldCharType="begin"/>
        </w:r>
        <w:r>
          <w:rPr>
            <w:noProof/>
            <w:webHidden/>
          </w:rPr>
          <w:instrText xml:space="preserve"> PAGEREF _Toc41169724 \h </w:instrText>
        </w:r>
        <w:r>
          <w:rPr>
            <w:noProof/>
            <w:webHidden/>
          </w:rPr>
        </w:r>
      </w:ins>
      <w:r>
        <w:rPr>
          <w:noProof/>
          <w:webHidden/>
        </w:rPr>
        <w:fldChar w:fldCharType="separate"/>
      </w:r>
      <w:ins w:id="184" w:author="Lauma Svilpe" w:date="2020-05-23T23:41:00Z">
        <w:r>
          <w:rPr>
            <w:noProof/>
            <w:webHidden/>
          </w:rPr>
          <w:t>51</w:t>
        </w:r>
        <w:r>
          <w:rPr>
            <w:noProof/>
            <w:webHidden/>
          </w:rPr>
          <w:fldChar w:fldCharType="end"/>
        </w:r>
        <w:r w:rsidRPr="00B7539B">
          <w:rPr>
            <w:rStyle w:val="Hyperlink"/>
            <w:rFonts w:eastAsiaTheme="majorEastAsia"/>
            <w:noProof/>
          </w:rPr>
          <w:fldChar w:fldCharType="end"/>
        </w:r>
      </w:ins>
    </w:p>
    <w:p w14:paraId="5864578B" w14:textId="1AB53A28" w:rsidR="00984E87" w:rsidRDefault="00984E87" w:rsidP="00984E87">
      <w:pPr>
        <w:pStyle w:val="TOC1"/>
        <w:tabs>
          <w:tab w:val="right" w:leader="dot" w:pos="9061"/>
        </w:tabs>
        <w:spacing w:line="360" w:lineRule="auto"/>
        <w:rPr>
          <w:ins w:id="185" w:author="Lauma Svilpe" w:date="2020-05-23T23:41:00Z"/>
          <w:rFonts w:asciiTheme="minorHAnsi" w:eastAsiaTheme="minorEastAsia" w:hAnsiTheme="minorHAnsi" w:cstheme="minorBidi"/>
          <w:noProof/>
          <w:sz w:val="22"/>
          <w:szCs w:val="22"/>
          <w:lang w:val="en-US" w:eastAsia="en-US"/>
        </w:rPr>
        <w:pPrChange w:id="186" w:author="Lauma Svilpe" w:date="2020-05-23T23:41:00Z">
          <w:pPr>
            <w:pStyle w:val="TOC1"/>
            <w:tabs>
              <w:tab w:val="right" w:leader="dot" w:pos="9061"/>
            </w:tabs>
          </w:pPr>
        </w:pPrChange>
      </w:pPr>
      <w:ins w:id="187"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"_Toc41169725"</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Secinājumi</w:t>
        </w:r>
        <w:r>
          <w:rPr>
            <w:noProof/>
            <w:webHidden/>
          </w:rPr>
          <w:tab/>
        </w:r>
        <w:r>
          <w:rPr>
            <w:noProof/>
            <w:webHidden/>
          </w:rPr>
          <w:fldChar w:fldCharType="begin"/>
        </w:r>
        <w:r>
          <w:rPr>
            <w:noProof/>
            <w:webHidden/>
          </w:rPr>
          <w:instrText xml:space="preserve"> PAGEREF _Toc41169725 \h </w:instrText>
        </w:r>
        <w:r>
          <w:rPr>
            <w:noProof/>
            <w:webHidden/>
          </w:rPr>
        </w:r>
      </w:ins>
      <w:r>
        <w:rPr>
          <w:noProof/>
          <w:webHidden/>
        </w:rPr>
        <w:fldChar w:fldCharType="separate"/>
      </w:r>
      <w:ins w:id="188" w:author="Lauma Svilpe" w:date="2020-05-23T23:41:00Z">
        <w:r>
          <w:rPr>
            <w:noProof/>
            <w:webHidden/>
          </w:rPr>
          <w:t>52</w:t>
        </w:r>
        <w:r>
          <w:rPr>
            <w:noProof/>
            <w:webHidden/>
          </w:rPr>
          <w:fldChar w:fldCharType="end"/>
        </w:r>
        <w:r w:rsidRPr="00B7539B">
          <w:rPr>
            <w:rStyle w:val="Hyperlink"/>
            <w:rFonts w:eastAsiaTheme="majorEastAsia"/>
            <w:noProof/>
          </w:rPr>
          <w:fldChar w:fldCharType="end"/>
        </w:r>
      </w:ins>
    </w:p>
    <w:p w14:paraId="1C7F4CA2" w14:textId="05FBA570" w:rsidR="00984E87" w:rsidRDefault="00984E87" w:rsidP="00984E87">
      <w:pPr>
        <w:pStyle w:val="TOC1"/>
        <w:tabs>
          <w:tab w:val="right" w:leader="dot" w:pos="9061"/>
        </w:tabs>
        <w:spacing w:line="360" w:lineRule="auto"/>
        <w:rPr>
          <w:ins w:id="189" w:author="Lauma Svilpe" w:date="2020-05-23T23:41:00Z"/>
          <w:rFonts w:asciiTheme="minorHAnsi" w:eastAsiaTheme="minorEastAsia" w:hAnsiTheme="minorHAnsi" w:cstheme="minorBidi"/>
          <w:noProof/>
          <w:sz w:val="22"/>
          <w:szCs w:val="22"/>
          <w:lang w:val="en-US" w:eastAsia="en-US"/>
        </w:rPr>
        <w:pPrChange w:id="190" w:author="Lauma Svilpe" w:date="2020-05-23T23:41:00Z">
          <w:pPr>
            <w:pStyle w:val="TOC1"/>
            <w:tabs>
              <w:tab w:val="right" w:leader="dot" w:pos="9061"/>
            </w:tabs>
          </w:pPr>
        </w:pPrChange>
      </w:pPr>
      <w:ins w:id="191" w:author="Lauma Svilpe" w:date="2020-05-23T23:41:00Z">
        <w:r w:rsidRPr="00B7539B">
          <w:rPr>
            <w:rStyle w:val="Hyperlink"/>
            <w:rFonts w:eastAsiaTheme="majorEastAsia"/>
            <w:noProof/>
          </w:rPr>
          <w:fldChar w:fldCharType="begin"/>
        </w:r>
        <w:r w:rsidRPr="00B7539B">
          <w:rPr>
            <w:rStyle w:val="Hyperlink"/>
            <w:rFonts w:eastAsiaTheme="majorEastAsia"/>
            <w:noProof/>
          </w:rPr>
          <w:instrText xml:space="preserve"> </w:instrText>
        </w:r>
        <w:r>
          <w:rPr>
            <w:noProof/>
          </w:rPr>
          <w:instrText>HYPERLINK \l "_Toc41169726"</w:instrText>
        </w:r>
        <w:r w:rsidRPr="00B7539B">
          <w:rPr>
            <w:rStyle w:val="Hyperlink"/>
            <w:rFonts w:eastAsiaTheme="majorEastAsia"/>
            <w:noProof/>
          </w:rPr>
          <w:instrText xml:space="preserve"> </w:instrText>
        </w:r>
        <w:r w:rsidRPr="00B7539B">
          <w:rPr>
            <w:rStyle w:val="Hyperlink"/>
            <w:rFonts w:eastAsiaTheme="majorEastAsia"/>
            <w:noProof/>
          </w:rPr>
        </w:r>
        <w:r w:rsidRPr="00B7539B">
          <w:rPr>
            <w:rStyle w:val="Hyperlink"/>
            <w:rFonts w:eastAsiaTheme="majorEastAsia"/>
            <w:noProof/>
          </w:rPr>
          <w:fldChar w:fldCharType="separate"/>
        </w:r>
        <w:r w:rsidRPr="00B7539B">
          <w:rPr>
            <w:rStyle w:val="Hyperlink"/>
            <w:rFonts w:eastAsiaTheme="majorEastAsia"/>
            <w:noProof/>
          </w:rPr>
          <w:t>Izmantotā literatūra un avoti</w:t>
        </w:r>
        <w:r>
          <w:rPr>
            <w:noProof/>
            <w:webHidden/>
          </w:rPr>
          <w:tab/>
        </w:r>
        <w:r>
          <w:rPr>
            <w:noProof/>
            <w:webHidden/>
          </w:rPr>
          <w:fldChar w:fldCharType="begin"/>
        </w:r>
        <w:r>
          <w:rPr>
            <w:noProof/>
            <w:webHidden/>
          </w:rPr>
          <w:instrText xml:space="preserve"> PAGEREF _Toc41169726 \h </w:instrText>
        </w:r>
        <w:r>
          <w:rPr>
            <w:noProof/>
            <w:webHidden/>
          </w:rPr>
        </w:r>
      </w:ins>
      <w:r>
        <w:rPr>
          <w:noProof/>
          <w:webHidden/>
        </w:rPr>
        <w:fldChar w:fldCharType="separate"/>
      </w:r>
      <w:ins w:id="192" w:author="Lauma Svilpe" w:date="2020-05-23T23:41:00Z">
        <w:r>
          <w:rPr>
            <w:noProof/>
            <w:webHidden/>
          </w:rPr>
          <w:t>53</w:t>
        </w:r>
        <w:r>
          <w:rPr>
            <w:noProof/>
            <w:webHidden/>
          </w:rPr>
          <w:fldChar w:fldCharType="end"/>
        </w:r>
        <w:r w:rsidRPr="00B7539B">
          <w:rPr>
            <w:rStyle w:val="Hyperlink"/>
            <w:rFonts w:eastAsiaTheme="majorEastAsia"/>
            <w:noProof/>
          </w:rPr>
          <w:fldChar w:fldCharType="end"/>
        </w:r>
      </w:ins>
    </w:p>
    <w:p w14:paraId="591494C7" w14:textId="6E4B76C2" w:rsidR="00B670E3" w:rsidDel="00984E87" w:rsidRDefault="00984E87" w:rsidP="00B670E3">
      <w:pPr>
        <w:pStyle w:val="TOC1"/>
        <w:tabs>
          <w:tab w:val="right" w:leader="dot" w:pos="9061"/>
        </w:tabs>
        <w:spacing w:line="360" w:lineRule="auto"/>
        <w:rPr>
          <w:del w:id="193" w:author="Lauma Svilpe" w:date="2020-05-23T23:41:00Z"/>
          <w:rFonts w:asciiTheme="minorHAnsi" w:eastAsiaTheme="minorEastAsia" w:hAnsiTheme="minorHAnsi" w:cstheme="minorBidi"/>
          <w:noProof/>
          <w:sz w:val="22"/>
          <w:szCs w:val="22"/>
          <w:lang w:val="en-US" w:eastAsia="en-US"/>
        </w:rPr>
      </w:pPr>
      <w:del w:id="194" w:author="Lauma Svilpe" w:date="2020-05-23T23:41:00Z">
        <w:r w:rsidDel="00984E87">
          <w:rPr>
            <w:noProof/>
          </w:rPr>
          <w:fldChar w:fldCharType="begin"/>
        </w:r>
        <w:r w:rsidDel="00984E87">
          <w:rPr>
            <w:noProof/>
          </w:rPr>
          <w:delInstrText xml:space="preserve"> HYPERLINK \l "_Toc40698909" </w:delInstrText>
        </w:r>
        <w:r w:rsidDel="00984E87">
          <w:rPr>
            <w:noProof/>
          </w:rPr>
          <w:fldChar w:fldCharType="separate"/>
        </w:r>
      </w:del>
      <w:ins w:id="195" w:author="Lauma Svilpe" w:date="2020-05-23T23:41:00Z">
        <w:r>
          <w:rPr>
            <w:b/>
            <w:bCs/>
            <w:noProof/>
            <w:lang w:val="en-US"/>
          </w:rPr>
          <w:t>Error! Hyperlink reference not valid.</w:t>
        </w:r>
      </w:ins>
      <w:del w:id="196" w:author="Lauma Svilpe" w:date="2020-05-23T23:41:00Z">
        <w:r w:rsidR="00B670E3" w:rsidRPr="00841A9B" w:rsidDel="00984E87">
          <w:rPr>
            <w:rStyle w:val="Hyperlink"/>
            <w:rFonts w:eastAsiaTheme="majorEastAsia"/>
            <w:bCs/>
            <w:noProof/>
          </w:rPr>
          <w:delText>Apzīmējumu saraksts</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_Toc40698909 \h </w:delInstrText>
        </w:r>
        <w:r w:rsidR="00B670E3" w:rsidDel="00984E87">
          <w:rPr>
            <w:noProof/>
            <w:webHidden/>
          </w:rPr>
        </w:r>
        <w:r w:rsidR="00B670E3" w:rsidDel="00984E87">
          <w:rPr>
            <w:noProof/>
            <w:webHidden/>
          </w:rPr>
          <w:fldChar w:fldCharType="separate"/>
        </w:r>
        <w:r w:rsidR="00B670E3" w:rsidDel="00984E87">
          <w:rPr>
            <w:noProof/>
            <w:webHidden/>
          </w:rPr>
          <w:delText>6</w:delText>
        </w:r>
        <w:r w:rsidR="00B670E3" w:rsidDel="00984E87">
          <w:rPr>
            <w:noProof/>
            <w:webHidden/>
          </w:rPr>
          <w:fldChar w:fldCharType="end"/>
        </w:r>
        <w:r w:rsidDel="00984E87">
          <w:rPr>
            <w:noProof/>
          </w:rPr>
          <w:fldChar w:fldCharType="end"/>
        </w:r>
      </w:del>
    </w:p>
    <w:p w14:paraId="059C7E99" w14:textId="120BAE71" w:rsidR="00B670E3" w:rsidDel="00984E87" w:rsidRDefault="00984E87" w:rsidP="00B670E3">
      <w:pPr>
        <w:pStyle w:val="TOC1"/>
        <w:tabs>
          <w:tab w:val="right" w:leader="dot" w:pos="9061"/>
        </w:tabs>
        <w:spacing w:line="360" w:lineRule="auto"/>
        <w:rPr>
          <w:del w:id="197" w:author="Lauma Svilpe" w:date="2020-05-23T23:41:00Z"/>
          <w:rFonts w:asciiTheme="minorHAnsi" w:eastAsiaTheme="minorEastAsia" w:hAnsiTheme="minorHAnsi" w:cstheme="minorBidi"/>
          <w:noProof/>
          <w:sz w:val="22"/>
          <w:szCs w:val="22"/>
          <w:lang w:val="en-US" w:eastAsia="en-US"/>
        </w:rPr>
      </w:pPr>
      <w:del w:id="198" w:author="Lauma Svilpe" w:date="2020-05-23T23:41:00Z">
        <w:r w:rsidDel="00984E87">
          <w:rPr>
            <w:noProof/>
          </w:rPr>
          <w:fldChar w:fldCharType="begin"/>
        </w:r>
        <w:r w:rsidDel="00984E87">
          <w:rPr>
            <w:noProof/>
          </w:rPr>
          <w:delInstrText xml:space="preserve"> HYPERLINK \l "_Toc40698910" </w:delInstrText>
        </w:r>
        <w:r w:rsidDel="00984E87">
          <w:rPr>
            <w:noProof/>
          </w:rPr>
          <w:fldChar w:fldCharType="separate"/>
        </w:r>
      </w:del>
      <w:ins w:id="199" w:author="Lauma Svilpe" w:date="2020-05-23T23:41:00Z">
        <w:r>
          <w:rPr>
            <w:b/>
            <w:bCs/>
            <w:noProof/>
            <w:lang w:val="en-US"/>
          </w:rPr>
          <w:t>Error! Hyperlink reference not valid.</w:t>
        </w:r>
      </w:ins>
      <w:del w:id="200" w:author="Lauma Svilpe" w:date="2020-05-23T23:41:00Z">
        <w:r w:rsidR="00B670E3" w:rsidRPr="00841A9B" w:rsidDel="00984E87">
          <w:rPr>
            <w:rStyle w:val="Hyperlink"/>
            <w:rFonts w:eastAsiaTheme="majorEastAsia"/>
            <w:noProof/>
          </w:rPr>
          <w:delText>Ievads</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_Toc40698910 \h </w:delInstrText>
        </w:r>
        <w:r w:rsidR="00B670E3" w:rsidDel="00984E87">
          <w:rPr>
            <w:noProof/>
            <w:webHidden/>
          </w:rPr>
        </w:r>
        <w:r w:rsidR="00B670E3" w:rsidDel="00984E87">
          <w:rPr>
            <w:noProof/>
            <w:webHidden/>
          </w:rPr>
          <w:fldChar w:fldCharType="separate"/>
        </w:r>
        <w:r w:rsidR="00B670E3" w:rsidDel="00984E87">
          <w:rPr>
            <w:noProof/>
            <w:webHidden/>
          </w:rPr>
          <w:delText>8</w:delText>
        </w:r>
        <w:r w:rsidR="00B670E3" w:rsidDel="00984E87">
          <w:rPr>
            <w:noProof/>
            <w:webHidden/>
          </w:rPr>
          <w:fldChar w:fldCharType="end"/>
        </w:r>
        <w:r w:rsidDel="00984E87">
          <w:rPr>
            <w:noProof/>
          </w:rPr>
          <w:fldChar w:fldCharType="end"/>
        </w:r>
      </w:del>
    </w:p>
    <w:p w14:paraId="5FB16110" w14:textId="76D7AD1E" w:rsidR="00B670E3" w:rsidDel="00984E87" w:rsidRDefault="00984E87" w:rsidP="00B670E3">
      <w:pPr>
        <w:pStyle w:val="TOC1"/>
        <w:tabs>
          <w:tab w:val="left" w:pos="480"/>
          <w:tab w:val="right" w:leader="dot" w:pos="9061"/>
        </w:tabs>
        <w:spacing w:line="360" w:lineRule="auto"/>
        <w:rPr>
          <w:del w:id="201" w:author="Lauma Svilpe" w:date="2020-05-23T23:41:00Z"/>
          <w:rFonts w:asciiTheme="minorHAnsi" w:eastAsiaTheme="minorEastAsia" w:hAnsiTheme="minorHAnsi" w:cstheme="minorBidi"/>
          <w:noProof/>
          <w:sz w:val="22"/>
          <w:szCs w:val="22"/>
          <w:lang w:val="en-US" w:eastAsia="en-US"/>
        </w:rPr>
      </w:pPr>
      <w:del w:id="202" w:author="Lauma Svilpe" w:date="2020-05-23T23:41:00Z">
        <w:r w:rsidDel="00984E87">
          <w:rPr>
            <w:noProof/>
          </w:rPr>
          <w:fldChar w:fldCharType="begin"/>
        </w:r>
        <w:r w:rsidDel="00984E87">
          <w:rPr>
            <w:noProof/>
          </w:rPr>
          <w:delInstrText xml:space="preserve"> HYPERLINK \l "_Toc40698911" </w:delInstrText>
        </w:r>
        <w:r w:rsidDel="00984E87">
          <w:rPr>
            <w:noProof/>
          </w:rPr>
          <w:fldChar w:fldCharType="separate"/>
        </w:r>
      </w:del>
      <w:ins w:id="203" w:author="Lauma Svilpe" w:date="2020-05-23T23:41:00Z">
        <w:r>
          <w:rPr>
            <w:b/>
            <w:bCs/>
            <w:noProof/>
            <w:lang w:val="en-US"/>
          </w:rPr>
          <w:t>Error! Hyperlink reference not valid.</w:t>
        </w:r>
      </w:ins>
      <w:del w:id="204" w:author="Lauma Svilpe" w:date="2020-05-23T23:41:00Z">
        <w:r w:rsidR="00B670E3" w:rsidRPr="00841A9B" w:rsidDel="00984E87">
          <w:rPr>
            <w:rStyle w:val="Hyperlink"/>
            <w:rFonts w:eastAsiaTheme="majorEastAsia"/>
            <w:noProof/>
          </w:rPr>
          <w:delText>1.</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Datu noliktavas</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_Toc40698911 \h </w:delInstrText>
        </w:r>
        <w:r w:rsidR="00B670E3" w:rsidDel="00984E87">
          <w:rPr>
            <w:noProof/>
            <w:webHidden/>
          </w:rPr>
        </w:r>
        <w:r w:rsidR="00B670E3" w:rsidDel="00984E87">
          <w:rPr>
            <w:noProof/>
            <w:webHidden/>
          </w:rPr>
          <w:fldChar w:fldCharType="separate"/>
        </w:r>
        <w:r w:rsidR="00B670E3" w:rsidDel="00984E87">
          <w:rPr>
            <w:noProof/>
            <w:webHidden/>
          </w:rPr>
          <w:delText>9</w:delText>
        </w:r>
        <w:r w:rsidR="00B670E3" w:rsidDel="00984E87">
          <w:rPr>
            <w:noProof/>
            <w:webHidden/>
          </w:rPr>
          <w:fldChar w:fldCharType="end"/>
        </w:r>
        <w:r w:rsidDel="00984E87">
          <w:rPr>
            <w:noProof/>
          </w:rPr>
          <w:fldChar w:fldCharType="end"/>
        </w:r>
      </w:del>
    </w:p>
    <w:p w14:paraId="32E58678" w14:textId="262A910F" w:rsidR="00B670E3" w:rsidDel="00984E87" w:rsidRDefault="00984E87" w:rsidP="00B670E3">
      <w:pPr>
        <w:pStyle w:val="TOC2"/>
        <w:tabs>
          <w:tab w:val="left" w:pos="880"/>
          <w:tab w:val="right" w:leader="dot" w:pos="9061"/>
        </w:tabs>
        <w:spacing w:line="360" w:lineRule="auto"/>
        <w:rPr>
          <w:del w:id="205" w:author="Lauma Svilpe" w:date="2020-05-23T23:41:00Z"/>
          <w:rFonts w:asciiTheme="minorHAnsi" w:eastAsiaTheme="minorEastAsia" w:hAnsiTheme="minorHAnsi" w:cstheme="minorBidi"/>
          <w:noProof/>
          <w:sz w:val="22"/>
          <w:szCs w:val="22"/>
          <w:lang w:val="en-US" w:eastAsia="en-US"/>
        </w:rPr>
      </w:pPr>
      <w:del w:id="206" w:author="Lauma Svilpe" w:date="2020-05-23T23:41:00Z">
        <w:r w:rsidDel="00984E87">
          <w:rPr>
            <w:noProof/>
          </w:rPr>
          <w:fldChar w:fldCharType="begin"/>
        </w:r>
        <w:r w:rsidDel="00984E87">
          <w:rPr>
            <w:noProof/>
          </w:rPr>
          <w:delInstrText xml:space="preserve"> HYPERLINK \l "_Toc40698912" </w:delInstrText>
        </w:r>
        <w:r w:rsidDel="00984E87">
          <w:rPr>
            <w:noProof/>
          </w:rPr>
          <w:fldChar w:fldCharType="separate"/>
        </w:r>
      </w:del>
      <w:ins w:id="207" w:author="Lauma Svilpe" w:date="2020-05-23T23:41:00Z">
        <w:r>
          <w:rPr>
            <w:b/>
            <w:bCs/>
            <w:noProof/>
            <w:lang w:val="en-US"/>
          </w:rPr>
          <w:t>Error! Hyperlink reference not valid.</w:t>
        </w:r>
      </w:ins>
      <w:del w:id="208" w:author="Lauma Svilpe" w:date="2020-05-23T23:41:00Z">
        <w:r w:rsidR="00B670E3" w:rsidRPr="00841A9B" w:rsidDel="00984E87">
          <w:rPr>
            <w:rStyle w:val="Hyperlink"/>
            <w:rFonts w:eastAsiaTheme="majorEastAsia"/>
            <w:noProof/>
          </w:rPr>
          <w:delText>1.1.</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Datu noliktavu attīstība</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_Toc40698912 \h </w:delInstrText>
        </w:r>
        <w:r w:rsidR="00B670E3" w:rsidDel="00984E87">
          <w:rPr>
            <w:noProof/>
            <w:webHidden/>
          </w:rPr>
        </w:r>
        <w:r w:rsidR="00B670E3" w:rsidDel="00984E87">
          <w:rPr>
            <w:noProof/>
            <w:webHidden/>
          </w:rPr>
          <w:fldChar w:fldCharType="separate"/>
        </w:r>
        <w:r w:rsidR="00B670E3" w:rsidDel="00984E87">
          <w:rPr>
            <w:noProof/>
            <w:webHidden/>
          </w:rPr>
          <w:delText>9</w:delText>
        </w:r>
        <w:r w:rsidR="00B670E3" w:rsidDel="00984E87">
          <w:rPr>
            <w:noProof/>
            <w:webHidden/>
          </w:rPr>
          <w:fldChar w:fldCharType="end"/>
        </w:r>
        <w:r w:rsidDel="00984E87">
          <w:rPr>
            <w:noProof/>
          </w:rPr>
          <w:fldChar w:fldCharType="end"/>
        </w:r>
      </w:del>
    </w:p>
    <w:p w14:paraId="2A647366" w14:textId="3E759111" w:rsidR="00B670E3" w:rsidDel="00984E87" w:rsidRDefault="00984E87" w:rsidP="00B670E3">
      <w:pPr>
        <w:pStyle w:val="TOC2"/>
        <w:tabs>
          <w:tab w:val="left" w:pos="880"/>
          <w:tab w:val="right" w:leader="dot" w:pos="9061"/>
        </w:tabs>
        <w:spacing w:line="360" w:lineRule="auto"/>
        <w:rPr>
          <w:del w:id="209" w:author="Lauma Svilpe" w:date="2020-05-23T23:41:00Z"/>
          <w:rFonts w:asciiTheme="minorHAnsi" w:eastAsiaTheme="minorEastAsia" w:hAnsiTheme="minorHAnsi" w:cstheme="minorBidi"/>
          <w:noProof/>
          <w:sz w:val="22"/>
          <w:szCs w:val="22"/>
          <w:lang w:val="en-US" w:eastAsia="en-US"/>
        </w:rPr>
      </w:pPr>
      <w:del w:id="210" w:author="Lauma Svilpe" w:date="2020-05-23T23:41:00Z">
        <w:r w:rsidDel="00984E87">
          <w:rPr>
            <w:noProof/>
          </w:rPr>
          <w:fldChar w:fldCharType="begin"/>
        </w:r>
        <w:r w:rsidDel="00984E87">
          <w:rPr>
            <w:noProof/>
          </w:rPr>
          <w:delInstrText xml:space="preserve"> HYPERLINK \l "_Toc40698913" </w:delInstrText>
        </w:r>
        <w:r w:rsidDel="00984E87">
          <w:rPr>
            <w:noProof/>
          </w:rPr>
          <w:fldChar w:fldCharType="separate"/>
        </w:r>
      </w:del>
      <w:ins w:id="211" w:author="Lauma Svilpe" w:date="2020-05-23T23:41:00Z">
        <w:r>
          <w:rPr>
            <w:b/>
            <w:bCs/>
            <w:noProof/>
            <w:lang w:val="en-US"/>
          </w:rPr>
          <w:t>Error! Hyperlink reference not valid.</w:t>
        </w:r>
      </w:ins>
      <w:del w:id="212" w:author="Lauma Svilpe" w:date="2020-05-23T23:41:00Z">
        <w:r w:rsidR="00B670E3" w:rsidRPr="00841A9B" w:rsidDel="00984E87">
          <w:rPr>
            <w:rStyle w:val="Hyperlink"/>
            <w:rFonts w:eastAsiaTheme="majorEastAsia"/>
            <w:noProof/>
          </w:rPr>
          <w:delText>1.2.</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Datu noliktavas arhitektūra</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_Toc40698913 \h </w:delInstrText>
        </w:r>
        <w:r w:rsidR="00B670E3" w:rsidDel="00984E87">
          <w:rPr>
            <w:noProof/>
            <w:webHidden/>
          </w:rPr>
        </w:r>
        <w:r w:rsidR="00B670E3" w:rsidDel="00984E87">
          <w:rPr>
            <w:noProof/>
            <w:webHidden/>
          </w:rPr>
          <w:fldChar w:fldCharType="separate"/>
        </w:r>
        <w:r w:rsidR="00B670E3" w:rsidDel="00984E87">
          <w:rPr>
            <w:noProof/>
            <w:webHidden/>
          </w:rPr>
          <w:delText>12</w:delText>
        </w:r>
        <w:r w:rsidR="00B670E3" w:rsidDel="00984E87">
          <w:rPr>
            <w:noProof/>
            <w:webHidden/>
          </w:rPr>
          <w:fldChar w:fldCharType="end"/>
        </w:r>
        <w:r w:rsidDel="00984E87">
          <w:rPr>
            <w:noProof/>
          </w:rPr>
          <w:fldChar w:fldCharType="end"/>
        </w:r>
      </w:del>
    </w:p>
    <w:p w14:paraId="6AABE6AB" w14:textId="3E33B17B" w:rsidR="00B670E3" w:rsidDel="00984E87" w:rsidRDefault="00984E87" w:rsidP="00B670E3">
      <w:pPr>
        <w:pStyle w:val="TOC3"/>
        <w:tabs>
          <w:tab w:val="left" w:pos="1320"/>
          <w:tab w:val="right" w:leader="dot" w:pos="9061"/>
        </w:tabs>
        <w:spacing w:line="360" w:lineRule="auto"/>
        <w:rPr>
          <w:del w:id="213" w:author="Lauma Svilpe" w:date="2020-05-23T23:41:00Z"/>
          <w:rFonts w:asciiTheme="minorHAnsi" w:eastAsiaTheme="minorEastAsia" w:hAnsiTheme="minorHAnsi" w:cstheme="minorBidi"/>
          <w:noProof/>
          <w:sz w:val="22"/>
          <w:szCs w:val="22"/>
          <w:lang w:val="en-US" w:eastAsia="en-US"/>
        </w:rPr>
      </w:pPr>
      <w:del w:id="214" w:author="Lauma Svilpe" w:date="2020-05-23T23:41:00Z">
        <w:r w:rsidDel="00984E87">
          <w:rPr>
            <w:noProof/>
          </w:rPr>
          <w:fldChar w:fldCharType="begin"/>
        </w:r>
        <w:r w:rsidDel="00984E87">
          <w:rPr>
            <w:noProof/>
          </w:rPr>
          <w:delInstrText xml:space="preserve"> HYPERLINK \l "_Toc40698914" </w:delInstrText>
        </w:r>
        <w:r w:rsidDel="00984E87">
          <w:rPr>
            <w:noProof/>
          </w:rPr>
          <w:fldChar w:fldCharType="separate"/>
        </w:r>
      </w:del>
      <w:ins w:id="215" w:author="Lauma Svilpe" w:date="2020-05-23T23:41:00Z">
        <w:r>
          <w:rPr>
            <w:b/>
            <w:bCs/>
            <w:noProof/>
            <w:lang w:val="en-US"/>
          </w:rPr>
          <w:t>Error! Hyperlink reference not valid.</w:t>
        </w:r>
      </w:ins>
      <w:del w:id="216" w:author="Lauma Svilpe" w:date="2020-05-23T23:41:00Z">
        <w:r w:rsidR="00B670E3" w:rsidRPr="00841A9B" w:rsidDel="00984E87">
          <w:rPr>
            <w:rStyle w:val="Hyperlink"/>
            <w:rFonts w:eastAsiaTheme="majorEastAsia"/>
            <w:noProof/>
          </w:rPr>
          <w:delText>1.2.1.</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Centralizēta datu noliktava</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_Toc40698914 \h </w:delInstrText>
        </w:r>
        <w:r w:rsidR="00B670E3" w:rsidDel="00984E87">
          <w:rPr>
            <w:noProof/>
            <w:webHidden/>
          </w:rPr>
        </w:r>
        <w:r w:rsidR="00B670E3" w:rsidDel="00984E87">
          <w:rPr>
            <w:noProof/>
            <w:webHidden/>
          </w:rPr>
          <w:fldChar w:fldCharType="separate"/>
        </w:r>
        <w:r w:rsidR="00B670E3" w:rsidDel="00984E87">
          <w:rPr>
            <w:noProof/>
            <w:webHidden/>
          </w:rPr>
          <w:delText>13</w:delText>
        </w:r>
        <w:r w:rsidR="00B670E3" w:rsidDel="00984E87">
          <w:rPr>
            <w:noProof/>
            <w:webHidden/>
          </w:rPr>
          <w:fldChar w:fldCharType="end"/>
        </w:r>
        <w:r w:rsidDel="00984E87">
          <w:rPr>
            <w:noProof/>
          </w:rPr>
          <w:fldChar w:fldCharType="end"/>
        </w:r>
      </w:del>
    </w:p>
    <w:p w14:paraId="5FBD2D6C" w14:textId="26494BB2" w:rsidR="00B670E3" w:rsidDel="00984E87" w:rsidRDefault="00984E87" w:rsidP="00B670E3">
      <w:pPr>
        <w:pStyle w:val="TOC3"/>
        <w:tabs>
          <w:tab w:val="left" w:pos="1320"/>
          <w:tab w:val="right" w:leader="dot" w:pos="9061"/>
        </w:tabs>
        <w:spacing w:line="360" w:lineRule="auto"/>
        <w:rPr>
          <w:del w:id="217" w:author="Lauma Svilpe" w:date="2020-05-23T23:41:00Z"/>
          <w:rFonts w:asciiTheme="minorHAnsi" w:eastAsiaTheme="minorEastAsia" w:hAnsiTheme="minorHAnsi" w:cstheme="minorBidi"/>
          <w:noProof/>
          <w:sz w:val="22"/>
          <w:szCs w:val="22"/>
          <w:lang w:val="en-US" w:eastAsia="en-US"/>
        </w:rPr>
      </w:pPr>
      <w:del w:id="218" w:author="Lauma Svilpe" w:date="2020-05-23T23:41:00Z">
        <w:r w:rsidDel="00984E87">
          <w:rPr>
            <w:noProof/>
          </w:rPr>
          <w:fldChar w:fldCharType="begin"/>
        </w:r>
        <w:r w:rsidDel="00984E87">
          <w:rPr>
            <w:noProof/>
          </w:rPr>
          <w:delInstrText xml:space="preserve"> HYPERLINK \l "_Toc40698915" </w:delInstrText>
        </w:r>
        <w:r w:rsidDel="00984E87">
          <w:rPr>
            <w:noProof/>
          </w:rPr>
          <w:fldChar w:fldCharType="separate"/>
        </w:r>
      </w:del>
      <w:ins w:id="219" w:author="Lauma Svilpe" w:date="2020-05-23T23:41:00Z">
        <w:r>
          <w:rPr>
            <w:b/>
            <w:bCs/>
            <w:noProof/>
            <w:lang w:val="en-US"/>
          </w:rPr>
          <w:t>Error! Hyperlink reference not valid.</w:t>
        </w:r>
      </w:ins>
      <w:del w:id="220" w:author="Lauma Svilpe" w:date="2020-05-23T23:41:00Z">
        <w:r w:rsidR="00B670E3" w:rsidRPr="00841A9B" w:rsidDel="00984E87">
          <w:rPr>
            <w:rStyle w:val="Hyperlink"/>
            <w:rFonts w:eastAsiaTheme="majorEastAsia"/>
            <w:noProof/>
          </w:rPr>
          <w:delText>1.2.2.</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Neatkarīgas datuves</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_Toc40698915 \h </w:delInstrText>
        </w:r>
        <w:r w:rsidR="00B670E3" w:rsidDel="00984E87">
          <w:rPr>
            <w:noProof/>
            <w:webHidden/>
          </w:rPr>
        </w:r>
        <w:r w:rsidR="00B670E3" w:rsidDel="00984E87">
          <w:rPr>
            <w:noProof/>
            <w:webHidden/>
          </w:rPr>
          <w:fldChar w:fldCharType="separate"/>
        </w:r>
        <w:r w:rsidR="00B670E3" w:rsidDel="00984E87">
          <w:rPr>
            <w:noProof/>
            <w:webHidden/>
          </w:rPr>
          <w:delText>14</w:delText>
        </w:r>
        <w:r w:rsidR="00B670E3" w:rsidDel="00984E87">
          <w:rPr>
            <w:noProof/>
            <w:webHidden/>
          </w:rPr>
          <w:fldChar w:fldCharType="end"/>
        </w:r>
        <w:r w:rsidDel="00984E87">
          <w:rPr>
            <w:noProof/>
          </w:rPr>
          <w:fldChar w:fldCharType="end"/>
        </w:r>
      </w:del>
    </w:p>
    <w:p w14:paraId="7784795F" w14:textId="728ACE3D" w:rsidR="00B670E3" w:rsidDel="00984E87" w:rsidRDefault="00984E87" w:rsidP="00B670E3">
      <w:pPr>
        <w:pStyle w:val="TOC3"/>
        <w:tabs>
          <w:tab w:val="left" w:pos="1320"/>
          <w:tab w:val="right" w:leader="dot" w:pos="9061"/>
        </w:tabs>
        <w:spacing w:line="360" w:lineRule="auto"/>
        <w:rPr>
          <w:del w:id="221" w:author="Lauma Svilpe" w:date="2020-05-23T23:41:00Z"/>
          <w:rFonts w:asciiTheme="minorHAnsi" w:eastAsiaTheme="minorEastAsia" w:hAnsiTheme="minorHAnsi" w:cstheme="minorBidi"/>
          <w:noProof/>
          <w:sz w:val="22"/>
          <w:szCs w:val="22"/>
          <w:lang w:val="en-US" w:eastAsia="en-US"/>
        </w:rPr>
      </w:pPr>
      <w:del w:id="222" w:author="Lauma Svilpe" w:date="2020-05-23T23:41:00Z">
        <w:r w:rsidDel="00984E87">
          <w:rPr>
            <w:noProof/>
          </w:rPr>
          <w:fldChar w:fldCharType="begin"/>
        </w:r>
        <w:r w:rsidDel="00984E87">
          <w:rPr>
            <w:noProof/>
          </w:rPr>
          <w:delInstrText xml:space="preserve"> HYPERLINK \l "_Toc40698916" </w:delInstrText>
        </w:r>
        <w:r w:rsidDel="00984E87">
          <w:rPr>
            <w:noProof/>
          </w:rPr>
          <w:fldChar w:fldCharType="separate"/>
        </w:r>
      </w:del>
      <w:ins w:id="223" w:author="Lauma Svilpe" w:date="2020-05-23T23:41:00Z">
        <w:r>
          <w:rPr>
            <w:b/>
            <w:bCs/>
            <w:noProof/>
            <w:lang w:val="en-US"/>
          </w:rPr>
          <w:t>Error! Hyperlink reference not valid.</w:t>
        </w:r>
      </w:ins>
      <w:del w:id="224" w:author="Lauma Svilpe" w:date="2020-05-23T23:41:00Z">
        <w:r w:rsidR="00B670E3" w:rsidRPr="00841A9B" w:rsidDel="00984E87">
          <w:rPr>
            <w:rStyle w:val="Hyperlink"/>
            <w:rFonts w:eastAsiaTheme="majorEastAsia"/>
            <w:noProof/>
          </w:rPr>
          <w:delText>1.2.3.</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Apvienotais datu noliktavas tips</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_Toc40698916 \h </w:delInstrText>
        </w:r>
        <w:r w:rsidR="00B670E3" w:rsidDel="00984E87">
          <w:rPr>
            <w:noProof/>
            <w:webHidden/>
          </w:rPr>
        </w:r>
        <w:r w:rsidR="00B670E3" w:rsidDel="00984E87">
          <w:rPr>
            <w:noProof/>
            <w:webHidden/>
          </w:rPr>
          <w:fldChar w:fldCharType="separate"/>
        </w:r>
        <w:r w:rsidR="00B670E3" w:rsidDel="00984E87">
          <w:rPr>
            <w:noProof/>
            <w:webHidden/>
          </w:rPr>
          <w:delText>14</w:delText>
        </w:r>
        <w:r w:rsidR="00B670E3" w:rsidDel="00984E87">
          <w:rPr>
            <w:noProof/>
            <w:webHidden/>
          </w:rPr>
          <w:fldChar w:fldCharType="end"/>
        </w:r>
        <w:r w:rsidDel="00984E87">
          <w:rPr>
            <w:noProof/>
          </w:rPr>
          <w:fldChar w:fldCharType="end"/>
        </w:r>
      </w:del>
    </w:p>
    <w:p w14:paraId="30313C5B" w14:textId="53455980" w:rsidR="00B670E3" w:rsidDel="00984E87" w:rsidRDefault="00984E87" w:rsidP="00B670E3">
      <w:pPr>
        <w:pStyle w:val="TOC3"/>
        <w:tabs>
          <w:tab w:val="left" w:pos="1320"/>
          <w:tab w:val="right" w:leader="dot" w:pos="9061"/>
        </w:tabs>
        <w:spacing w:line="360" w:lineRule="auto"/>
        <w:rPr>
          <w:del w:id="225" w:author="Lauma Svilpe" w:date="2020-05-23T23:41:00Z"/>
          <w:rFonts w:asciiTheme="minorHAnsi" w:eastAsiaTheme="minorEastAsia" w:hAnsiTheme="minorHAnsi" w:cstheme="minorBidi"/>
          <w:noProof/>
          <w:sz w:val="22"/>
          <w:szCs w:val="22"/>
          <w:lang w:val="en-US" w:eastAsia="en-US"/>
        </w:rPr>
      </w:pPr>
      <w:del w:id="226" w:author="Lauma Svilpe" w:date="2020-05-23T23:41:00Z">
        <w:r w:rsidDel="00984E87">
          <w:rPr>
            <w:noProof/>
          </w:rPr>
          <w:fldChar w:fldCharType="begin"/>
        </w:r>
        <w:r w:rsidDel="00984E87">
          <w:rPr>
            <w:noProof/>
          </w:rPr>
          <w:delInstrText xml:space="preserve"> HYPERLINK \l "_Toc40698917" </w:delInstrText>
        </w:r>
        <w:r w:rsidDel="00984E87">
          <w:rPr>
            <w:noProof/>
          </w:rPr>
          <w:fldChar w:fldCharType="separate"/>
        </w:r>
      </w:del>
      <w:ins w:id="227" w:author="Lauma Svilpe" w:date="2020-05-23T23:41:00Z">
        <w:r>
          <w:rPr>
            <w:b/>
            <w:bCs/>
            <w:noProof/>
            <w:lang w:val="en-US"/>
          </w:rPr>
          <w:t>Error! Hyperlink reference not valid.</w:t>
        </w:r>
      </w:ins>
      <w:del w:id="228" w:author="Lauma Svilpe" w:date="2020-05-23T23:41:00Z">
        <w:r w:rsidR="00B670E3" w:rsidRPr="00841A9B" w:rsidDel="00984E87">
          <w:rPr>
            <w:rStyle w:val="Hyperlink"/>
            <w:rFonts w:eastAsiaTheme="majorEastAsia"/>
            <w:noProof/>
          </w:rPr>
          <w:delText>1.2.4.</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Zvaigžņveida datu noliktava</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_Toc40698917 \h </w:delInstrText>
        </w:r>
        <w:r w:rsidR="00B670E3" w:rsidDel="00984E87">
          <w:rPr>
            <w:noProof/>
            <w:webHidden/>
          </w:rPr>
        </w:r>
        <w:r w:rsidR="00B670E3" w:rsidDel="00984E87">
          <w:rPr>
            <w:noProof/>
            <w:webHidden/>
          </w:rPr>
          <w:fldChar w:fldCharType="separate"/>
        </w:r>
        <w:r w:rsidR="00B670E3" w:rsidDel="00984E87">
          <w:rPr>
            <w:noProof/>
            <w:webHidden/>
          </w:rPr>
          <w:delText>14</w:delText>
        </w:r>
        <w:r w:rsidR="00B670E3" w:rsidDel="00984E87">
          <w:rPr>
            <w:noProof/>
            <w:webHidden/>
          </w:rPr>
          <w:fldChar w:fldCharType="end"/>
        </w:r>
        <w:r w:rsidDel="00984E87">
          <w:rPr>
            <w:noProof/>
          </w:rPr>
          <w:fldChar w:fldCharType="end"/>
        </w:r>
      </w:del>
    </w:p>
    <w:p w14:paraId="6BE538DC" w14:textId="3114CFCA" w:rsidR="00B670E3" w:rsidDel="00984E87" w:rsidRDefault="00984E87" w:rsidP="00B670E3">
      <w:pPr>
        <w:pStyle w:val="TOC3"/>
        <w:tabs>
          <w:tab w:val="left" w:pos="1320"/>
          <w:tab w:val="right" w:leader="dot" w:pos="9061"/>
        </w:tabs>
        <w:spacing w:line="360" w:lineRule="auto"/>
        <w:rPr>
          <w:del w:id="229" w:author="Lauma Svilpe" w:date="2020-05-23T23:41:00Z"/>
          <w:rFonts w:asciiTheme="minorHAnsi" w:eastAsiaTheme="minorEastAsia" w:hAnsiTheme="minorHAnsi" w:cstheme="minorBidi"/>
          <w:noProof/>
          <w:sz w:val="22"/>
          <w:szCs w:val="22"/>
          <w:lang w:val="en-US" w:eastAsia="en-US"/>
        </w:rPr>
      </w:pPr>
      <w:del w:id="230" w:author="Lauma Svilpe" w:date="2020-05-23T23:41:00Z">
        <w:r w:rsidDel="00984E87">
          <w:rPr>
            <w:noProof/>
          </w:rPr>
          <w:fldChar w:fldCharType="begin"/>
        </w:r>
        <w:r w:rsidDel="00984E87">
          <w:rPr>
            <w:noProof/>
          </w:rPr>
          <w:delInstrText xml:space="preserve"> HYPERLINK \l "_Toc40698918" </w:delInstrText>
        </w:r>
        <w:r w:rsidDel="00984E87">
          <w:rPr>
            <w:noProof/>
          </w:rPr>
          <w:fldChar w:fldCharType="separate"/>
        </w:r>
      </w:del>
      <w:ins w:id="231" w:author="Lauma Svilpe" w:date="2020-05-23T23:41:00Z">
        <w:r>
          <w:rPr>
            <w:b/>
            <w:bCs/>
            <w:noProof/>
            <w:lang w:val="en-US"/>
          </w:rPr>
          <w:t>Error! Hyperlink reference not valid.</w:t>
        </w:r>
      </w:ins>
      <w:del w:id="232" w:author="Lauma Svilpe" w:date="2020-05-23T23:41:00Z">
        <w:r w:rsidR="00B670E3" w:rsidRPr="00841A9B" w:rsidDel="00984E87">
          <w:rPr>
            <w:rStyle w:val="Hyperlink"/>
            <w:rFonts w:eastAsiaTheme="majorEastAsia"/>
            <w:noProof/>
          </w:rPr>
          <w:delText>1.2.5.</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Datuvju kopne</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_Toc40698918 \h </w:delInstrText>
        </w:r>
        <w:r w:rsidR="00B670E3" w:rsidDel="00984E87">
          <w:rPr>
            <w:noProof/>
            <w:webHidden/>
          </w:rPr>
        </w:r>
        <w:r w:rsidR="00B670E3" w:rsidDel="00984E87">
          <w:rPr>
            <w:noProof/>
            <w:webHidden/>
          </w:rPr>
          <w:fldChar w:fldCharType="separate"/>
        </w:r>
        <w:r w:rsidR="00B670E3" w:rsidDel="00984E87">
          <w:rPr>
            <w:noProof/>
            <w:webHidden/>
          </w:rPr>
          <w:delText>15</w:delText>
        </w:r>
        <w:r w:rsidR="00B670E3" w:rsidDel="00984E87">
          <w:rPr>
            <w:noProof/>
            <w:webHidden/>
          </w:rPr>
          <w:fldChar w:fldCharType="end"/>
        </w:r>
        <w:r w:rsidDel="00984E87">
          <w:rPr>
            <w:noProof/>
          </w:rPr>
          <w:fldChar w:fldCharType="end"/>
        </w:r>
      </w:del>
    </w:p>
    <w:p w14:paraId="53C34CE7" w14:textId="34EB2441" w:rsidR="00B670E3" w:rsidDel="00984E87" w:rsidRDefault="00984E87" w:rsidP="00B670E3">
      <w:pPr>
        <w:pStyle w:val="TOC2"/>
        <w:tabs>
          <w:tab w:val="left" w:pos="880"/>
          <w:tab w:val="right" w:leader="dot" w:pos="9061"/>
        </w:tabs>
        <w:spacing w:line="360" w:lineRule="auto"/>
        <w:rPr>
          <w:del w:id="233" w:author="Lauma Svilpe" w:date="2020-05-23T23:41:00Z"/>
          <w:rFonts w:asciiTheme="minorHAnsi" w:eastAsiaTheme="minorEastAsia" w:hAnsiTheme="minorHAnsi" w:cstheme="minorBidi"/>
          <w:noProof/>
          <w:sz w:val="22"/>
          <w:szCs w:val="22"/>
          <w:lang w:val="en-US" w:eastAsia="en-US"/>
        </w:rPr>
      </w:pPr>
      <w:del w:id="234" w:author="Lauma Svilpe" w:date="2020-05-23T23:41:00Z">
        <w:r w:rsidDel="00984E87">
          <w:rPr>
            <w:noProof/>
          </w:rPr>
          <w:fldChar w:fldCharType="begin"/>
        </w:r>
        <w:r w:rsidDel="00984E87">
          <w:rPr>
            <w:noProof/>
          </w:rPr>
          <w:delInstrText xml:space="preserve"> HYPERLINK \l "_Toc40698919" </w:delInstrText>
        </w:r>
        <w:r w:rsidDel="00984E87">
          <w:rPr>
            <w:noProof/>
          </w:rPr>
          <w:fldChar w:fldCharType="separate"/>
        </w:r>
      </w:del>
      <w:ins w:id="235" w:author="Lauma Svilpe" w:date="2020-05-23T23:41:00Z">
        <w:r>
          <w:rPr>
            <w:b/>
            <w:bCs/>
            <w:noProof/>
            <w:lang w:val="en-US"/>
          </w:rPr>
          <w:t>Error! Hyperlink reference not valid.</w:t>
        </w:r>
      </w:ins>
      <w:del w:id="236" w:author="Lauma Svilpe" w:date="2020-05-23T23:41:00Z">
        <w:r w:rsidR="00B670E3" w:rsidRPr="00841A9B" w:rsidDel="00984E87">
          <w:rPr>
            <w:rStyle w:val="Hyperlink"/>
            <w:rFonts w:eastAsiaTheme="majorEastAsia"/>
            <w:noProof/>
          </w:rPr>
          <w:delText>1.3.</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Lielie dati</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_Toc40698919 \h </w:delInstrText>
        </w:r>
        <w:r w:rsidR="00B670E3" w:rsidDel="00984E87">
          <w:rPr>
            <w:noProof/>
            <w:webHidden/>
          </w:rPr>
        </w:r>
        <w:r w:rsidR="00B670E3" w:rsidDel="00984E87">
          <w:rPr>
            <w:noProof/>
            <w:webHidden/>
          </w:rPr>
          <w:fldChar w:fldCharType="separate"/>
        </w:r>
        <w:r w:rsidR="00B670E3" w:rsidDel="00984E87">
          <w:rPr>
            <w:noProof/>
            <w:webHidden/>
          </w:rPr>
          <w:delText>15</w:delText>
        </w:r>
        <w:r w:rsidR="00B670E3" w:rsidDel="00984E87">
          <w:rPr>
            <w:noProof/>
            <w:webHidden/>
          </w:rPr>
          <w:fldChar w:fldCharType="end"/>
        </w:r>
        <w:r w:rsidDel="00984E87">
          <w:rPr>
            <w:noProof/>
          </w:rPr>
          <w:fldChar w:fldCharType="end"/>
        </w:r>
      </w:del>
    </w:p>
    <w:p w14:paraId="066A12DD" w14:textId="4DCDFFE0" w:rsidR="00B670E3" w:rsidDel="00984E87" w:rsidRDefault="00984E87" w:rsidP="00B670E3">
      <w:pPr>
        <w:pStyle w:val="TOC3"/>
        <w:tabs>
          <w:tab w:val="left" w:pos="1320"/>
          <w:tab w:val="right" w:leader="dot" w:pos="9061"/>
        </w:tabs>
        <w:spacing w:line="360" w:lineRule="auto"/>
        <w:rPr>
          <w:del w:id="237" w:author="Lauma Svilpe" w:date="2020-05-23T23:41:00Z"/>
          <w:rFonts w:asciiTheme="minorHAnsi" w:eastAsiaTheme="minorEastAsia" w:hAnsiTheme="minorHAnsi" w:cstheme="minorBidi"/>
          <w:noProof/>
          <w:sz w:val="22"/>
          <w:szCs w:val="22"/>
          <w:lang w:val="en-US" w:eastAsia="en-US"/>
        </w:rPr>
      </w:pPr>
      <w:del w:id="238" w:author="Lauma Svilpe" w:date="2020-05-23T23:41:00Z">
        <w:r w:rsidDel="00984E87">
          <w:rPr>
            <w:noProof/>
          </w:rPr>
          <w:fldChar w:fldCharType="begin"/>
        </w:r>
        <w:r w:rsidDel="00984E87">
          <w:rPr>
            <w:noProof/>
          </w:rPr>
          <w:delInstrText xml:space="preserve"> HYPERLINK \l "_Toc40698920" </w:delInstrText>
        </w:r>
        <w:r w:rsidDel="00984E87">
          <w:rPr>
            <w:noProof/>
          </w:rPr>
          <w:fldChar w:fldCharType="separate"/>
        </w:r>
      </w:del>
      <w:ins w:id="239" w:author="Lauma Svilpe" w:date="2020-05-23T23:41:00Z">
        <w:r>
          <w:rPr>
            <w:b/>
            <w:bCs/>
            <w:noProof/>
            <w:lang w:val="en-US"/>
          </w:rPr>
          <w:t>Error! Hyperlink reference not valid.</w:t>
        </w:r>
      </w:ins>
      <w:del w:id="240" w:author="Lauma Svilpe" w:date="2020-05-23T23:41:00Z">
        <w:r w:rsidR="00B670E3" w:rsidRPr="00841A9B" w:rsidDel="00984E87">
          <w:rPr>
            <w:rStyle w:val="Hyperlink"/>
            <w:rFonts w:eastAsiaTheme="majorEastAsia"/>
            <w:noProof/>
          </w:rPr>
          <w:delText>1.3.1.</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Lielo datu apjoms</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_Toc40698920 \h </w:delInstrText>
        </w:r>
        <w:r w:rsidR="00B670E3" w:rsidDel="00984E87">
          <w:rPr>
            <w:noProof/>
            <w:webHidden/>
          </w:rPr>
        </w:r>
        <w:r w:rsidR="00B670E3" w:rsidDel="00984E87">
          <w:rPr>
            <w:noProof/>
            <w:webHidden/>
          </w:rPr>
          <w:fldChar w:fldCharType="separate"/>
        </w:r>
        <w:r w:rsidR="00B670E3" w:rsidDel="00984E87">
          <w:rPr>
            <w:noProof/>
            <w:webHidden/>
          </w:rPr>
          <w:delText>16</w:delText>
        </w:r>
        <w:r w:rsidR="00B670E3" w:rsidDel="00984E87">
          <w:rPr>
            <w:noProof/>
            <w:webHidden/>
          </w:rPr>
          <w:fldChar w:fldCharType="end"/>
        </w:r>
        <w:r w:rsidDel="00984E87">
          <w:rPr>
            <w:noProof/>
          </w:rPr>
          <w:fldChar w:fldCharType="end"/>
        </w:r>
      </w:del>
    </w:p>
    <w:p w14:paraId="2E624CB4" w14:textId="4AE59063" w:rsidR="00B670E3" w:rsidDel="00984E87" w:rsidRDefault="00984E87" w:rsidP="00B670E3">
      <w:pPr>
        <w:pStyle w:val="TOC3"/>
        <w:tabs>
          <w:tab w:val="left" w:pos="1320"/>
          <w:tab w:val="right" w:leader="dot" w:pos="9061"/>
        </w:tabs>
        <w:spacing w:line="360" w:lineRule="auto"/>
        <w:rPr>
          <w:del w:id="241" w:author="Lauma Svilpe" w:date="2020-05-23T23:41:00Z"/>
          <w:rFonts w:asciiTheme="minorHAnsi" w:eastAsiaTheme="minorEastAsia" w:hAnsiTheme="minorHAnsi" w:cstheme="minorBidi"/>
          <w:noProof/>
          <w:sz w:val="22"/>
          <w:szCs w:val="22"/>
          <w:lang w:val="en-US" w:eastAsia="en-US"/>
        </w:rPr>
      </w:pPr>
      <w:del w:id="242" w:author="Lauma Svilpe" w:date="2020-05-23T23:41:00Z">
        <w:r w:rsidDel="00984E87">
          <w:rPr>
            <w:noProof/>
          </w:rPr>
          <w:fldChar w:fldCharType="begin"/>
        </w:r>
        <w:r w:rsidDel="00984E87">
          <w:rPr>
            <w:noProof/>
          </w:rPr>
          <w:delInstrText xml:space="preserve"> HYPERLINK \l "_Toc40698921" </w:delInstrText>
        </w:r>
        <w:r w:rsidDel="00984E87">
          <w:rPr>
            <w:noProof/>
          </w:rPr>
          <w:fldChar w:fldCharType="separate"/>
        </w:r>
      </w:del>
      <w:ins w:id="243" w:author="Lauma Svilpe" w:date="2020-05-23T23:41:00Z">
        <w:r>
          <w:rPr>
            <w:b/>
            <w:bCs/>
            <w:noProof/>
            <w:lang w:val="en-US"/>
          </w:rPr>
          <w:t>Error! Hyperlink reference not valid.</w:t>
        </w:r>
      </w:ins>
      <w:del w:id="244" w:author="Lauma Svilpe" w:date="2020-05-23T23:41:00Z">
        <w:r w:rsidR="00B670E3" w:rsidRPr="00841A9B" w:rsidDel="00984E87">
          <w:rPr>
            <w:rStyle w:val="Hyperlink"/>
            <w:rFonts w:eastAsiaTheme="majorEastAsia"/>
            <w:noProof/>
          </w:rPr>
          <w:delText>1.3.2.</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Lielo datu ieplūšanas ātrums</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_Toc40698921 \h </w:delInstrText>
        </w:r>
        <w:r w:rsidR="00B670E3" w:rsidDel="00984E87">
          <w:rPr>
            <w:noProof/>
            <w:webHidden/>
          </w:rPr>
        </w:r>
        <w:r w:rsidR="00B670E3" w:rsidDel="00984E87">
          <w:rPr>
            <w:noProof/>
            <w:webHidden/>
          </w:rPr>
          <w:fldChar w:fldCharType="separate"/>
        </w:r>
        <w:r w:rsidR="00B670E3" w:rsidDel="00984E87">
          <w:rPr>
            <w:noProof/>
            <w:webHidden/>
          </w:rPr>
          <w:delText>17</w:delText>
        </w:r>
        <w:r w:rsidR="00B670E3" w:rsidDel="00984E87">
          <w:rPr>
            <w:noProof/>
            <w:webHidden/>
          </w:rPr>
          <w:fldChar w:fldCharType="end"/>
        </w:r>
        <w:r w:rsidDel="00984E87">
          <w:rPr>
            <w:noProof/>
          </w:rPr>
          <w:fldChar w:fldCharType="end"/>
        </w:r>
      </w:del>
    </w:p>
    <w:p w14:paraId="0C255382" w14:textId="493859B7" w:rsidR="00B670E3" w:rsidDel="00984E87" w:rsidRDefault="00984E87" w:rsidP="00B670E3">
      <w:pPr>
        <w:pStyle w:val="TOC3"/>
        <w:tabs>
          <w:tab w:val="left" w:pos="1320"/>
          <w:tab w:val="right" w:leader="dot" w:pos="9061"/>
        </w:tabs>
        <w:spacing w:line="360" w:lineRule="auto"/>
        <w:rPr>
          <w:del w:id="245" w:author="Lauma Svilpe" w:date="2020-05-23T23:41:00Z"/>
          <w:rFonts w:asciiTheme="minorHAnsi" w:eastAsiaTheme="minorEastAsia" w:hAnsiTheme="minorHAnsi" w:cstheme="minorBidi"/>
          <w:noProof/>
          <w:sz w:val="22"/>
          <w:szCs w:val="22"/>
          <w:lang w:val="en-US" w:eastAsia="en-US"/>
        </w:rPr>
      </w:pPr>
      <w:del w:id="246" w:author="Lauma Svilpe" w:date="2020-05-23T23:41:00Z">
        <w:r w:rsidDel="00984E87">
          <w:rPr>
            <w:noProof/>
          </w:rPr>
          <w:fldChar w:fldCharType="begin"/>
        </w:r>
        <w:r w:rsidDel="00984E87">
          <w:rPr>
            <w:noProof/>
          </w:rPr>
          <w:delInstrText xml:space="preserve"> HYPERLINK \l "_Toc40698922" </w:delInstrText>
        </w:r>
        <w:r w:rsidDel="00984E87">
          <w:rPr>
            <w:noProof/>
          </w:rPr>
          <w:fldChar w:fldCharType="separate"/>
        </w:r>
      </w:del>
      <w:ins w:id="247" w:author="Lauma Svilpe" w:date="2020-05-23T23:41:00Z">
        <w:r>
          <w:rPr>
            <w:b/>
            <w:bCs/>
            <w:noProof/>
            <w:lang w:val="en-US"/>
          </w:rPr>
          <w:t>Error! Hyperlink reference not valid.</w:t>
        </w:r>
      </w:ins>
      <w:del w:id="248" w:author="Lauma Svilpe" w:date="2020-05-23T23:41:00Z">
        <w:r w:rsidR="00B670E3" w:rsidRPr="00841A9B" w:rsidDel="00984E87">
          <w:rPr>
            <w:rStyle w:val="Hyperlink"/>
            <w:rFonts w:eastAsiaTheme="majorEastAsia"/>
            <w:noProof/>
          </w:rPr>
          <w:delText>1.3.3.</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Lielo datu dažādība</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_Toc40698922 \h </w:delInstrText>
        </w:r>
        <w:r w:rsidR="00B670E3" w:rsidDel="00984E87">
          <w:rPr>
            <w:noProof/>
            <w:webHidden/>
          </w:rPr>
        </w:r>
        <w:r w:rsidR="00B670E3" w:rsidDel="00984E87">
          <w:rPr>
            <w:noProof/>
            <w:webHidden/>
          </w:rPr>
          <w:fldChar w:fldCharType="separate"/>
        </w:r>
        <w:r w:rsidR="00B670E3" w:rsidDel="00984E87">
          <w:rPr>
            <w:noProof/>
            <w:webHidden/>
          </w:rPr>
          <w:delText>17</w:delText>
        </w:r>
        <w:r w:rsidR="00B670E3" w:rsidDel="00984E87">
          <w:rPr>
            <w:noProof/>
            <w:webHidden/>
          </w:rPr>
          <w:fldChar w:fldCharType="end"/>
        </w:r>
        <w:r w:rsidDel="00984E87">
          <w:rPr>
            <w:noProof/>
          </w:rPr>
          <w:fldChar w:fldCharType="end"/>
        </w:r>
      </w:del>
    </w:p>
    <w:p w14:paraId="0F016BF6" w14:textId="71E620E3" w:rsidR="00B670E3" w:rsidDel="00984E87" w:rsidRDefault="00984E87" w:rsidP="00B670E3">
      <w:pPr>
        <w:pStyle w:val="TOC3"/>
        <w:tabs>
          <w:tab w:val="left" w:pos="1320"/>
          <w:tab w:val="right" w:leader="dot" w:pos="9061"/>
        </w:tabs>
        <w:spacing w:line="360" w:lineRule="auto"/>
        <w:rPr>
          <w:del w:id="249" w:author="Lauma Svilpe" w:date="2020-05-23T23:41:00Z"/>
          <w:rFonts w:asciiTheme="minorHAnsi" w:eastAsiaTheme="minorEastAsia" w:hAnsiTheme="minorHAnsi" w:cstheme="minorBidi"/>
          <w:noProof/>
          <w:sz w:val="22"/>
          <w:szCs w:val="22"/>
          <w:lang w:val="en-US" w:eastAsia="en-US"/>
        </w:rPr>
      </w:pPr>
      <w:del w:id="250" w:author="Lauma Svilpe" w:date="2020-05-23T23:41:00Z">
        <w:r w:rsidDel="00984E87">
          <w:rPr>
            <w:noProof/>
          </w:rPr>
          <w:fldChar w:fldCharType="begin"/>
        </w:r>
        <w:r w:rsidDel="00984E87">
          <w:rPr>
            <w:noProof/>
          </w:rPr>
          <w:delInstrText xml:space="preserve"> HYPERLINK \l "_Toc40698923" </w:delInstrText>
        </w:r>
        <w:r w:rsidDel="00984E87">
          <w:rPr>
            <w:noProof/>
          </w:rPr>
          <w:fldChar w:fldCharType="separate"/>
        </w:r>
      </w:del>
      <w:ins w:id="251" w:author="Lauma Svilpe" w:date="2020-05-23T23:41:00Z">
        <w:r>
          <w:rPr>
            <w:b/>
            <w:bCs/>
            <w:noProof/>
            <w:lang w:val="en-US"/>
          </w:rPr>
          <w:t>Error! Hyperlink reference not valid.</w:t>
        </w:r>
      </w:ins>
      <w:del w:id="252" w:author="Lauma Svilpe" w:date="2020-05-23T23:41:00Z">
        <w:r w:rsidR="00B670E3" w:rsidRPr="00841A9B" w:rsidDel="00984E87">
          <w:rPr>
            <w:rStyle w:val="Hyperlink"/>
            <w:rFonts w:eastAsiaTheme="majorEastAsia"/>
            <w:noProof/>
          </w:rPr>
          <w:delText>1.3.4.</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Lielie dati datu noliktavu kontekstā</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_Toc40698923 \h </w:delInstrText>
        </w:r>
        <w:r w:rsidR="00B670E3" w:rsidDel="00984E87">
          <w:rPr>
            <w:noProof/>
            <w:webHidden/>
          </w:rPr>
        </w:r>
        <w:r w:rsidR="00B670E3" w:rsidDel="00984E87">
          <w:rPr>
            <w:noProof/>
            <w:webHidden/>
          </w:rPr>
          <w:fldChar w:fldCharType="separate"/>
        </w:r>
        <w:r w:rsidR="00B670E3" w:rsidDel="00984E87">
          <w:rPr>
            <w:noProof/>
            <w:webHidden/>
          </w:rPr>
          <w:delText>18</w:delText>
        </w:r>
        <w:r w:rsidR="00B670E3" w:rsidDel="00984E87">
          <w:rPr>
            <w:noProof/>
            <w:webHidden/>
          </w:rPr>
          <w:fldChar w:fldCharType="end"/>
        </w:r>
        <w:r w:rsidDel="00984E87">
          <w:rPr>
            <w:noProof/>
          </w:rPr>
          <w:fldChar w:fldCharType="end"/>
        </w:r>
      </w:del>
    </w:p>
    <w:p w14:paraId="449765A7" w14:textId="295B8348" w:rsidR="00B670E3" w:rsidDel="00984E87" w:rsidRDefault="00984E87" w:rsidP="00B670E3">
      <w:pPr>
        <w:pStyle w:val="TOC2"/>
        <w:tabs>
          <w:tab w:val="left" w:pos="880"/>
          <w:tab w:val="right" w:leader="dot" w:pos="9061"/>
        </w:tabs>
        <w:spacing w:line="360" w:lineRule="auto"/>
        <w:rPr>
          <w:del w:id="253" w:author="Lauma Svilpe" w:date="2020-05-23T23:41:00Z"/>
          <w:rFonts w:asciiTheme="minorHAnsi" w:eastAsiaTheme="minorEastAsia" w:hAnsiTheme="minorHAnsi" w:cstheme="minorBidi"/>
          <w:noProof/>
          <w:sz w:val="22"/>
          <w:szCs w:val="22"/>
          <w:lang w:val="en-US" w:eastAsia="en-US"/>
        </w:rPr>
      </w:pPr>
      <w:del w:id="254" w:author="Lauma Svilpe" w:date="2020-05-23T23:41:00Z">
        <w:r w:rsidDel="00984E87">
          <w:rPr>
            <w:noProof/>
          </w:rPr>
          <w:fldChar w:fldCharType="begin"/>
        </w:r>
        <w:r w:rsidDel="00984E87">
          <w:rPr>
            <w:noProof/>
          </w:rPr>
          <w:delInstrText xml:space="preserve"> HYPERLINK \l "_Toc40698924" </w:delInstrText>
        </w:r>
        <w:r w:rsidDel="00984E87">
          <w:rPr>
            <w:noProof/>
          </w:rPr>
          <w:fldChar w:fldCharType="separate"/>
        </w:r>
      </w:del>
      <w:ins w:id="255" w:author="Lauma Svilpe" w:date="2020-05-23T23:41:00Z">
        <w:r>
          <w:rPr>
            <w:b/>
            <w:bCs/>
            <w:noProof/>
            <w:lang w:val="en-US"/>
          </w:rPr>
          <w:t>Error! Hyperlink reference not valid.</w:t>
        </w:r>
      </w:ins>
      <w:del w:id="256" w:author="Lauma Svilpe" w:date="2020-05-23T23:41:00Z">
        <w:r w:rsidR="00B670E3" w:rsidRPr="00841A9B" w:rsidDel="00984E87">
          <w:rPr>
            <w:rStyle w:val="Hyperlink"/>
            <w:rFonts w:eastAsiaTheme="majorEastAsia"/>
            <w:noProof/>
          </w:rPr>
          <w:delText>1.4.</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ETL procesi</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_Toc40698924 \h </w:delInstrText>
        </w:r>
        <w:r w:rsidR="00B670E3" w:rsidDel="00984E87">
          <w:rPr>
            <w:noProof/>
            <w:webHidden/>
          </w:rPr>
        </w:r>
        <w:r w:rsidR="00B670E3" w:rsidDel="00984E87">
          <w:rPr>
            <w:noProof/>
            <w:webHidden/>
          </w:rPr>
          <w:fldChar w:fldCharType="separate"/>
        </w:r>
        <w:r w:rsidR="00B670E3" w:rsidDel="00984E87">
          <w:rPr>
            <w:noProof/>
            <w:webHidden/>
          </w:rPr>
          <w:delText>18</w:delText>
        </w:r>
        <w:r w:rsidR="00B670E3" w:rsidDel="00984E87">
          <w:rPr>
            <w:noProof/>
            <w:webHidden/>
          </w:rPr>
          <w:fldChar w:fldCharType="end"/>
        </w:r>
        <w:r w:rsidDel="00984E87">
          <w:rPr>
            <w:noProof/>
          </w:rPr>
          <w:fldChar w:fldCharType="end"/>
        </w:r>
      </w:del>
    </w:p>
    <w:p w14:paraId="7F2394BA" w14:textId="3AABB8E3" w:rsidR="00B670E3" w:rsidDel="00984E87" w:rsidRDefault="00984E87" w:rsidP="00B670E3">
      <w:pPr>
        <w:pStyle w:val="TOC3"/>
        <w:tabs>
          <w:tab w:val="left" w:pos="1320"/>
          <w:tab w:val="right" w:leader="dot" w:pos="9061"/>
        </w:tabs>
        <w:spacing w:line="360" w:lineRule="auto"/>
        <w:rPr>
          <w:del w:id="257" w:author="Lauma Svilpe" w:date="2020-05-23T23:41:00Z"/>
          <w:rFonts w:asciiTheme="minorHAnsi" w:eastAsiaTheme="minorEastAsia" w:hAnsiTheme="minorHAnsi" w:cstheme="minorBidi"/>
          <w:noProof/>
          <w:sz w:val="22"/>
          <w:szCs w:val="22"/>
          <w:lang w:val="en-US" w:eastAsia="en-US"/>
        </w:rPr>
      </w:pPr>
      <w:del w:id="258" w:author="Lauma Svilpe" w:date="2020-05-23T23:41:00Z">
        <w:r w:rsidDel="00984E87">
          <w:rPr>
            <w:noProof/>
          </w:rPr>
          <w:fldChar w:fldCharType="begin"/>
        </w:r>
        <w:r w:rsidDel="00984E87">
          <w:rPr>
            <w:noProof/>
          </w:rPr>
          <w:delInstrText xml:space="preserve"> HYPERLINK \l "_Toc40698925" </w:delInstrText>
        </w:r>
        <w:r w:rsidDel="00984E87">
          <w:rPr>
            <w:noProof/>
          </w:rPr>
          <w:fldChar w:fldCharType="separate"/>
        </w:r>
      </w:del>
      <w:ins w:id="259" w:author="Lauma Svilpe" w:date="2020-05-23T23:41:00Z">
        <w:r>
          <w:rPr>
            <w:b/>
            <w:bCs/>
            <w:noProof/>
            <w:lang w:val="en-US"/>
          </w:rPr>
          <w:t>Error! Hyperlink reference not valid.</w:t>
        </w:r>
      </w:ins>
      <w:del w:id="260" w:author="Lauma Svilpe" w:date="2020-05-23T23:41:00Z">
        <w:r w:rsidR="00B670E3" w:rsidRPr="00841A9B" w:rsidDel="00984E87">
          <w:rPr>
            <w:rStyle w:val="Hyperlink"/>
            <w:rFonts w:eastAsiaTheme="majorEastAsia"/>
            <w:noProof/>
          </w:rPr>
          <w:delText>1.4.1.</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Ievākšana</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_Toc40698925 \h </w:delInstrText>
        </w:r>
        <w:r w:rsidR="00B670E3" w:rsidDel="00984E87">
          <w:rPr>
            <w:noProof/>
            <w:webHidden/>
          </w:rPr>
        </w:r>
        <w:r w:rsidR="00B670E3" w:rsidDel="00984E87">
          <w:rPr>
            <w:noProof/>
            <w:webHidden/>
          </w:rPr>
          <w:fldChar w:fldCharType="separate"/>
        </w:r>
        <w:r w:rsidR="00B670E3" w:rsidDel="00984E87">
          <w:rPr>
            <w:noProof/>
            <w:webHidden/>
          </w:rPr>
          <w:delText>20</w:delText>
        </w:r>
        <w:r w:rsidR="00B670E3" w:rsidDel="00984E87">
          <w:rPr>
            <w:noProof/>
            <w:webHidden/>
          </w:rPr>
          <w:fldChar w:fldCharType="end"/>
        </w:r>
        <w:r w:rsidDel="00984E87">
          <w:rPr>
            <w:noProof/>
          </w:rPr>
          <w:fldChar w:fldCharType="end"/>
        </w:r>
      </w:del>
    </w:p>
    <w:p w14:paraId="130D9457" w14:textId="0EA20CD0" w:rsidR="00B670E3" w:rsidDel="00984E87" w:rsidRDefault="00984E87" w:rsidP="00B670E3">
      <w:pPr>
        <w:pStyle w:val="TOC3"/>
        <w:tabs>
          <w:tab w:val="left" w:pos="1320"/>
          <w:tab w:val="right" w:leader="dot" w:pos="9061"/>
        </w:tabs>
        <w:spacing w:line="360" w:lineRule="auto"/>
        <w:rPr>
          <w:del w:id="261" w:author="Lauma Svilpe" w:date="2020-05-23T23:41:00Z"/>
          <w:rFonts w:asciiTheme="minorHAnsi" w:eastAsiaTheme="minorEastAsia" w:hAnsiTheme="minorHAnsi" w:cstheme="minorBidi"/>
          <w:noProof/>
          <w:sz w:val="22"/>
          <w:szCs w:val="22"/>
          <w:lang w:val="en-US" w:eastAsia="en-US"/>
        </w:rPr>
      </w:pPr>
      <w:del w:id="262" w:author="Lauma Svilpe" w:date="2020-05-23T23:41:00Z">
        <w:r w:rsidDel="00984E87">
          <w:rPr>
            <w:noProof/>
          </w:rPr>
          <w:fldChar w:fldCharType="begin"/>
        </w:r>
        <w:r w:rsidDel="00984E87">
          <w:rPr>
            <w:noProof/>
          </w:rPr>
          <w:delInstrText xml:space="preserve"> HYPERLINK \l "_Toc40698926" </w:delInstrText>
        </w:r>
        <w:r w:rsidDel="00984E87">
          <w:rPr>
            <w:noProof/>
          </w:rPr>
          <w:fldChar w:fldCharType="separate"/>
        </w:r>
      </w:del>
      <w:ins w:id="263" w:author="Lauma Svilpe" w:date="2020-05-23T23:41:00Z">
        <w:r>
          <w:rPr>
            <w:b/>
            <w:bCs/>
            <w:noProof/>
            <w:lang w:val="en-US"/>
          </w:rPr>
          <w:t>Error! Hyperlink reference not valid.</w:t>
        </w:r>
      </w:ins>
      <w:del w:id="264" w:author="Lauma Svilpe" w:date="2020-05-23T23:41:00Z">
        <w:r w:rsidR="00B670E3" w:rsidRPr="00841A9B" w:rsidDel="00984E87">
          <w:rPr>
            <w:rStyle w:val="Hyperlink"/>
            <w:rFonts w:eastAsiaTheme="majorEastAsia"/>
            <w:noProof/>
          </w:rPr>
          <w:delText>1.4.2.</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Transformācija</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_Toc40698926 \h </w:delInstrText>
        </w:r>
        <w:r w:rsidR="00B670E3" w:rsidDel="00984E87">
          <w:rPr>
            <w:noProof/>
            <w:webHidden/>
          </w:rPr>
        </w:r>
        <w:r w:rsidR="00B670E3" w:rsidDel="00984E87">
          <w:rPr>
            <w:noProof/>
            <w:webHidden/>
          </w:rPr>
          <w:fldChar w:fldCharType="separate"/>
        </w:r>
        <w:r w:rsidR="00B670E3" w:rsidDel="00984E87">
          <w:rPr>
            <w:noProof/>
            <w:webHidden/>
          </w:rPr>
          <w:delText>20</w:delText>
        </w:r>
        <w:r w:rsidR="00B670E3" w:rsidDel="00984E87">
          <w:rPr>
            <w:noProof/>
            <w:webHidden/>
          </w:rPr>
          <w:fldChar w:fldCharType="end"/>
        </w:r>
        <w:r w:rsidDel="00984E87">
          <w:rPr>
            <w:noProof/>
          </w:rPr>
          <w:fldChar w:fldCharType="end"/>
        </w:r>
      </w:del>
    </w:p>
    <w:p w14:paraId="0B008F52" w14:textId="14C4B70D" w:rsidR="00B670E3" w:rsidDel="00984E87" w:rsidRDefault="00984E87" w:rsidP="00B670E3">
      <w:pPr>
        <w:pStyle w:val="TOC3"/>
        <w:tabs>
          <w:tab w:val="left" w:pos="1320"/>
          <w:tab w:val="right" w:leader="dot" w:pos="9061"/>
        </w:tabs>
        <w:spacing w:line="360" w:lineRule="auto"/>
        <w:rPr>
          <w:del w:id="265" w:author="Lauma Svilpe" w:date="2020-05-23T23:41:00Z"/>
          <w:rFonts w:asciiTheme="minorHAnsi" w:eastAsiaTheme="minorEastAsia" w:hAnsiTheme="minorHAnsi" w:cstheme="minorBidi"/>
          <w:noProof/>
          <w:sz w:val="22"/>
          <w:szCs w:val="22"/>
          <w:lang w:val="en-US" w:eastAsia="en-US"/>
        </w:rPr>
      </w:pPr>
      <w:del w:id="266" w:author="Lauma Svilpe" w:date="2020-05-23T23:41:00Z">
        <w:r w:rsidDel="00984E87">
          <w:rPr>
            <w:noProof/>
          </w:rPr>
          <w:fldChar w:fldCharType="begin"/>
        </w:r>
        <w:r w:rsidDel="00984E87">
          <w:rPr>
            <w:noProof/>
          </w:rPr>
          <w:delInstrText xml:space="preserve"> HYPERLINK \l "_Toc40698927" </w:delInstrText>
        </w:r>
        <w:r w:rsidDel="00984E87">
          <w:rPr>
            <w:noProof/>
          </w:rPr>
          <w:fldChar w:fldCharType="separate"/>
        </w:r>
      </w:del>
      <w:ins w:id="267" w:author="Lauma Svilpe" w:date="2020-05-23T23:41:00Z">
        <w:r>
          <w:rPr>
            <w:b/>
            <w:bCs/>
            <w:noProof/>
            <w:lang w:val="en-US"/>
          </w:rPr>
          <w:t>Error! Hyperlink reference not valid.</w:t>
        </w:r>
      </w:ins>
      <w:del w:id="268" w:author="Lauma Svilpe" w:date="2020-05-23T23:41:00Z">
        <w:r w:rsidR="00B670E3" w:rsidRPr="00841A9B" w:rsidDel="00984E87">
          <w:rPr>
            <w:rStyle w:val="Hyperlink"/>
            <w:rFonts w:eastAsiaTheme="majorEastAsia"/>
            <w:noProof/>
          </w:rPr>
          <w:delText>1.4.3.</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Ievietošana datu noliktavā</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_Toc40698927 \h </w:delInstrText>
        </w:r>
        <w:r w:rsidR="00B670E3" w:rsidDel="00984E87">
          <w:rPr>
            <w:noProof/>
            <w:webHidden/>
          </w:rPr>
        </w:r>
        <w:r w:rsidR="00B670E3" w:rsidDel="00984E87">
          <w:rPr>
            <w:noProof/>
            <w:webHidden/>
          </w:rPr>
          <w:fldChar w:fldCharType="separate"/>
        </w:r>
        <w:r w:rsidR="00B670E3" w:rsidDel="00984E87">
          <w:rPr>
            <w:noProof/>
            <w:webHidden/>
          </w:rPr>
          <w:delText>21</w:delText>
        </w:r>
        <w:r w:rsidR="00B670E3" w:rsidDel="00984E87">
          <w:rPr>
            <w:noProof/>
            <w:webHidden/>
          </w:rPr>
          <w:fldChar w:fldCharType="end"/>
        </w:r>
        <w:r w:rsidDel="00984E87">
          <w:rPr>
            <w:noProof/>
          </w:rPr>
          <w:fldChar w:fldCharType="end"/>
        </w:r>
      </w:del>
    </w:p>
    <w:p w14:paraId="2F86FBBB" w14:textId="32C1035A" w:rsidR="00B670E3" w:rsidDel="00984E87" w:rsidRDefault="00984E87" w:rsidP="00B670E3">
      <w:pPr>
        <w:pStyle w:val="TOC1"/>
        <w:tabs>
          <w:tab w:val="left" w:pos="480"/>
          <w:tab w:val="right" w:leader="dot" w:pos="9061"/>
        </w:tabs>
        <w:spacing w:line="360" w:lineRule="auto"/>
        <w:rPr>
          <w:del w:id="269" w:author="Lauma Svilpe" w:date="2020-05-23T23:41:00Z"/>
          <w:rFonts w:asciiTheme="minorHAnsi" w:eastAsiaTheme="minorEastAsia" w:hAnsiTheme="minorHAnsi" w:cstheme="minorBidi"/>
          <w:noProof/>
          <w:sz w:val="22"/>
          <w:szCs w:val="22"/>
          <w:lang w:val="en-US" w:eastAsia="en-US"/>
        </w:rPr>
      </w:pPr>
      <w:del w:id="270" w:author="Lauma Svilpe" w:date="2020-05-23T23:41:00Z">
        <w:r w:rsidDel="00984E87">
          <w:rPr>
            <w:noProof/>
          </w:rPr>
          <w:fldChar w:fldCharType="begin"/>
        </w:r>
        <w:r w:rsidDel="00984E87">
          <w:rPr>
            <w:noProof/>
          </w:rPr>
          <w:delInstrText xml:space="preserve"> HYPERLINK \l "_Toc40698928" </w:delInstrText>
        </w:r>
        <w:r w:rsidDel="00984E87">
          <w:rPr>
            <w:noProof/>
          </w:rPr>
          <w:fldChar w:fldCharType="separate"/>
        </w:r>
      </w:del>
      <w:ins w:id="271" w:author="Lauma Svilpe" w:date="2020-05-23T23:41:00Z">
        <w:r>
          <w:rPr>
            <w:b/>
            <w:bCs/>
            <w:noProof/>
            <w:lang w:val="en-US"/>
          </w:rPr>
          <w:t>Error! Hyperlink reference not valid.</w:t>
        </w:r>
      </w:ins>
      <w:del w:id="272" w:author="Lauma Svilpe" w:date="2020-05-23T23:41:00Z">
        <w:r w:rsidR="00B670E3" w:rsidRPr="00841A9B" w:rsidDel="00984E87">
          <w:rPr>
            <w:rStyle w:val="Hyperlink"/>
            <w:rFonts w:eastAsiaTheme="majorEastAsia"/>
            <w:noProof/>
          </w:rPr>
          <w:delText>2.</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Datu avotu evolūcijas sistēma</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_Toc40698928 \h </w:delInstrText>
        </w:r>
        <w:r w:rsidR="00B670E3" w:rsidDel="00984E87">
          <w:rPr>
            <w:noProof/>
            <w:webHidden/>
          </w:rPr>
        </w:r>
        <w:r w:rsidR="00B670E3" w:rsidDel="00984E87">
          <w:rPr>
            <w:noProof/>
            <w:webHidden/>
          </w:rPr>
          <w:fldChar w:fldCharType="separate"/>
        </w:r>
        <w:r w:rsidR="00B670E3" w:rsidDel="00984E87">
          <w:rPr>
            <w:noProof/>
            <w:webHidden/>
          </w:rPr>
          <w:delText>23</w:delText>
        </w:r>
        <w:r w:rsidR="00B670E3" w:rsidDel="00984E87">
          <w:rPr>
            <w:noProof/>
            <w:webHidden/>
          </w:rPr>
          <w:fldChar w:fldCharType="end"/>
        </w:r>
        <w:r w:rsidDel="00984E87">
          <w:rPr>
            <w:noProof/>
          </w:rPr>
          <w:fldChar w:fldCharType="end"/>
        </w:r>
      </w:del>
    </w:p>
    <w:p w14:paraId="6873FE96" w14:textId="6DDDA49E" w:rsidR="00B670E3" w:rsidDel="00984E87" w:rsidRDefault="00984E87" w:rsidP="00B670E3">
      <w:pPr>
        <w:pStyle w:val="TOC2"/>
        <w:tabs>
          <w:tab w:val="left" w:pos="880"/>
          <w:tab w:val="right" w:leader="dot" w:pos="9061"/>
        </w:tabs>
        <w:spacing w:line="360" w:lineRule="auto"/>
        <w:rPr>
          <w:del w:id="273" w:author="Lauma Svilpe" w:date="2020-05-23T23:41:00Z"/>
          <w:rFonts w:asciiTheme="minorHAnsi" w:eastAsiaTheme="minorEastAsia" w:hAnsiTheme="minorHAnsi" w:cstheme="minorBidi"/>
          <w:noProof/>
          <w:sz w:val="22"/>
          <w:szCs w:val="22"/>
          <w:lang w:val="en-US" w:eastAsia="en-US"/>
        </w:rPr>
      </w:pPr>
      <w:del w:id="274" w:author="Lauma Svilpe" w:date="2020-05-23T23:41:00Z">
        <w:r w:rsidDel="00984E87">
          <w:rPr>
            <w:noProof/>
          </w:rPr>
          <w:fldChar w:fldCharType="begin"/>
        </w:r>
        <w:r w:rsidDel="00984E87">
          <w:rPr>
            <w:noProof/>
          </w:rPr>
          <w:delInstrText xml:space="preserve"> HYPERLINK \l "_Toc40698929" </w:delInstrText>
        </w:r>
        <w:r w:rsidDel="00984E87">
          <w:rPr>
            <w:noProof/>
          </w:rPr>
          <w:fldChar w:fldCharType="separate"/>
        </w:r>
      </w:del>
      <w:ins w:id="275" w:author="Lauma Svilpe" w:date="2020-05-23T23:41:00Z">
        <w:r>
          <w:rPr>
            <w:b/>
            <w:bCs/>
            <w:noProof/>
            <w:lang w:val="en-US"/>
          </w:rPr>
          <w:t>Error! Hyperlink reference not valid.</w:t>
        </w:r>
      </w:ins>
      <w:del w:id="276" w:author="Lauma Svilpe" w:date="2020-05-23T23:41:00Z">
        <w:r w:rsidR="00B670E3" w:rsidRPr="00841A9B" w:rsidDel="00984E87">
          <w:rPr>
            <w:rStyle w:val="Hyperlink"/>
            <w:rFonts w:eastAsiaTheme="majorEastAsia"/>
            <w:noProof/>
          </w:rPr>
          <w:delText>2.1.</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Arhitektūra</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_Toc40698929 \h </w:delInstrText>
        </w:r>
        <w:r w:rsidR="00B670E3" w:rsidDel="00984E87">
          <w:rPr>
            <w:noProof/>
            <w:webHidden/>
          </w:rPr>
        </w:r>
        <w:r w:rsidR="00B670E3" w:rsidDel="00984E87">
          <w:rPr>
            <w:noProof/>
            <w:webHidden/>
          </w:rPr>
          <w:fldChar w:fldCharType="separate"/>
        </w:r>
        <w:r w:rsidR="00B670E3" w:rsidDel="00984E87">
          <w:rPr>
            <w:noProof/>
            <w:webHidden/>
          </w:rPr>
          <w:delText>23</w:delText>
        </w:r>
        <w:r w:rsidR="00B670E3" w:rsidDel="00984E87">
          <w:rPr>
            <w:noProof/>
            <w:webHidden/>
          </w:rPr>
          <w:fldChar w:fldCharType="end"/>
        </w:r>
        <w:r w:rsidDel="00984E87">
          <w:rPr>
            <w:noProof/>
          </w:rPr>
          <w:fldChar w:fldCharType="end"/>
        </w:r>
      </w:del>
    </w:p>
    <w:p w14:paraId="44FAAF89" w14:textId="2855D8AE" w:rsidR="00B670E3" w:rsidDel="00984E87" w:rsidRDefault="00984E87" w:rsidP="00B670E3">
      <w:pPr>
        <w:pStyle w:val="TOC3"/>
        <w:tabs>
          <w:tab w:val="left" w:pos="1320"/>
          <w:tab w:val="right" w:leader="dot" w:pos="9061"/>
        </w:tabs>
        <w:spacing w:line="360" w:lineRule="auto"/>
        <w:rPr>
          <w:del w:id="277" w:author="Lauma Svilpe" w:date="2020-05-23T23:41:00Z"/>
          <w:rFonts w:asciiTheme="minorHAnsi" w:eastAsiaTheme="minorEastAsia" w:hAnsiTheme="minorHAnsi" w:cstheme="minorBidi"/>
          <w:noProof/>
          <w:sz w:val="22"/>
          <w:szCs w:val="22"/>
          <w:lang w:val="en-US" w:eastAsia="en-US"/>
        </w:rPr>
      </w:pPr>
      <w:del w:id="278" w:author="Lauma Svilpe" w:date="2020-05-23T23:41:00Z">
        <w:r w:rsidDel="00984E87">
          <w:rPr>
            <w:noProof/>
          </w:rPr>
          <w:fldChar w:fldCharType="begin"/>
        </w:r>
        <w:r w:rsidDel="00984E87">
          <w:rPr>
            <w:noProof/>
          </w:rPr>
          <w:delInstrText xml:space="preserve"> HYPERLINK \l "_Toc40698930" </w:delInstrText>
        </w:r>
        <w:r w:rsidDel="00984E87">
          <w:rPr>
            <w:noProof/>
          </w:rPr>
          <w:fldChar w:fldCharType="separate"/>
        </w:r>
      </w:del>
      <w:ins w:id="279" w:author="Lauma Svilpe" w:date="2020-05-23T23:41:00Z">
        <w:r>
          <w:rPr>
            <w:b/>
            <w:bCs/>
            <w:noProof/>
            <w:lang w:val="en-US"/>
          </w:rPr>
          <w:t>Error! Hyperlink reference not valid.</w:t>
        </w:r>
      </w:ins>
      <w:del w:id="280" w:author="Lauma Svilpe" w:date="2020-05-23T23:41:00Z">
        <w:r w:rsidR="00B670E3" w:rsidRPr="00841A9B" w:rsidDel="00984E87">
          <w:rPr>
            <w:rStyle w:val="Hyperlink"/>
            <w:rFonts w:eastAsiaTheme="majorEastAsia"/>
            <w:noProof/>
          </w:rPr>
          <w:delText>2.1.1.</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Datu avotu līmenis</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_Toc40698930 \h </w:delInstrText>
        </w:r>
        <w:r w:rsidR="00B670E3" w:rsidDel="00984E87">
          <w:rPr>
            <w:noProof/>
            <w:webHidden/>
          </w:rPr>
        </w:r>
        <w:r w:rsidR="00B670E3" w:rsidDel="00984E87">
          <w:rPr>
            <w:noProof/>
            <w:webHidden/>
          </w:rPr>
          <w:fldChar w:fldCharType="separate"/>
        </w:r>
        <w:r w:rsidR="00B670E3" w:rsidDel="00984E87">
          <w:rPr>
            <w:noProof/>
            <w:webHidden/>
          </w:rPr>
          <w:delText>24</w:delText>
        </w:r>
        <w:r w:rsidR="00B670E3" w:rsidDel="00984E87">
          <w:rPr>
            <w:noProof/>
            <w:webHidden/>
          </w:rPr>
          <w:fldChar w:fldCharType="end"/>
        </w:r>
        <w:r w:rsidDel="00984E87">
          <w:rPr>
            <w:noProof/>
          </w:rPr>
          <w:fldChar w:fldCharType="end"/>
        </w:r>
      </w:del>
    </w:p>
    <w:p w14:paraId="602CFBF3" w14:textId="6FFDDAE5" w:rsidR="00B670E3" w:rsidDel="00984E87" w:rsidRDefault="00984E87" w:rsidP="00B670E3">
      <w:pPr>
        <w:pStyle w:val="TOC3"/>
        <w:tabs>
          <w:tab w:val="left" w:pos="1320"/>
          <w:tab w:val="right" w:leader="dot" w:pos="9061"/>
        </w:tabs>
        <w:spacing w:line="360" w:lineRule="auto"/>
        <w:rPr>
          <w:del w:id="281" w:author="Lauma Svilpe" w:date="2020-05-23T23:41:00Z"/>
          <w:rFonts w:asciiTheme="minorHAnsi" w:eastAsiaTheme="minorEastAsia" w:hAnsiTheme="minorHAnsi" w:cstheme="minorBidi"/>
          <w:noProof/>
          <w:sz w:val="22"/>
          <w:szCs w:val="22"/>
          <w:lang w:val="en-US" w:eastAsia="en-US"/>
        </w:rPr>
      </w:pPr>
      <w:del w:id="282" w:author="Lauma Svilpe" w:date="2020-05-23T23:41:00Z">
        <w:r w:rsidDel="00984E87">
          <w:rPr>
            <w:noProof/>
          </w:rPr>
          <w:fldChar w:fldCharType="begin"/>
        </w:r>
        <w:r w:rsidDel="00984E87">
          <w:rPr>
            <w:noProof/>
          </w:rPr>
          <w:delInstrText xml:space="preserve"> HYPERLINK \l "_Toc40698931" </w:delInstrText>
        </w:r>
        <w:r w:rsidDel="00984E87">
          <w:rPr>
            <w:noProof/>
          </w:rPr>
          <w:fldChar w:fldCharType="separate"/>
        </w:r>
      </w:del>
      <w:ins w:id="283" w:author="Lauma Svilpe" w:date="2020-05-23T23:41:00Z">
        <w:r>
          <w:rPr>
            <w:b/>
            <w:bCs/>
            <w:noProof/>
            <w:lang w:val="en-US"/>
          </w:rPr>
          <w:t>Error! Hyperlink reference not valid.</w:t>
        </w:r>
      </w:ins>
      <w:del w:id="284" w:author="Lauma Svilpe" w:date="2020-05-23T23:41:00Z">
        <w:r w:rsidR="00B670E3" w:rsidRPr="00841A9B" w:rsidDel="00984E87">
          <w:rPr>
            <w:rStyle w:val="Hyperlink"/>
            <w:rFonts w:eastAsiaTheme="majorEastAsia"/>
            <w:noProof/>
          </w:rPr>
          <w:delText>2.1.2.</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Datu maģistrāle</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_Toc40698931 \h </w:delInstrText>
        </w:r>
        <w:r w:rsidR="00B670E3" w:rsidDel="00984E87">
          <w:rPr>
            <w:noProof/>
            <w:webHidden/>
          </w:rPr>
        </w:r>
        <w:r w:rsidR="00B670E3" w:rsidDel="00984E87">
          <w:rPr>
            <w:noProof/>
            <w:webHidden/>
          </w:rPr>
          <w:fldChar w:fldCharType="separate"/>
        </w:r>
        <w:r w:rsidR="00B670E3" w:rsidDel="00984E87">
          <w:rPr>
            <w:noProof/>
            <w:webHidden/>
          </w:rPr>
          <w:delText>24</w:delText>
        </w:r>
        <w:r w:rsidR="00B670E3" w:rsidDel="00984E87">
          <w:rPr>
            <w:noProof/>
            <w:webHidden/>
          </w:rPr>
          <w:fldChar w:fldCharType="end"/>
        </w:r>
        <w:r w:rsidDel="00984E87">
          <w:rPr>
            <w:noProof/>
          </w:rPr>
          <w:fldChar w:fldCharType="end"/>
        </w:r>
      </w:del>
    </w:p>
    <w:p w14:paraId="38CA89AC" w14:textId="00639084" w:rsidR="00B670E3" w:rsidDel="00984E87" w:rsidRDefault="00984E87" w:rsidP="00B670E3">
      <w:pPr>
        <w:pStyle w:val="TOC3"/>
        <w:tabs>
          <w:tab w:val="left" w:pos="1320"/>
          <w:tab w:val="right" w:leader="dot" w:pos="9061"/>
        </w:tabs>
        <w:spacing w:line="360" w:lineRule="auto"/>
        <w:rPr>
          <w:del w:id="285" w:author="Lauma Svilpe" w:date="2020-05-23T23:41:00Z"/>
          <w:rFonts w:asciiTheme="minorHAnsi" w:eastAsiaTheme="minorEastAsia" w:hAnsiTheme="minorHAnsi" w:cstheme="minorBidi"/>
          <w:noProof/>
          <w:sz w:val="22"/>
          <w:szCs w:val="22"/>
          <w:lang w:val="en-US" w:eastAsia="en-US"/>
        </w:rPr>
      </w:pPr>
      <w:del w:id="286" w:author="Lauma Svilpe" w:date="2020-05-23T23:41:00Z">
        <w:r w:rsidDel="00984E87">
          <w:rPr>
            <w:noProof/>
          </w:rPr>
          <w:fldChar w:fldCharType="begin"/>
        </w:r>
        <w:r w:rsidDel="00984E87">
          <w:rPr>
            <w:noProof/>
          </w:rPr>
          <w:delInstrText xml:space="preserve"> HYPERLINK \l "_Toc40698932" </w:delInstrText>
        </w:r>
        <w:r w:rsidDel="00984E87">
          <w:rPr>
            <w:noProof/>
          </w:rPr>
          <w:fldChar w:fldCharType="separate"/>
        </w:r>
      </w:del>
      <w:ins w:id="287" w:author="Lauma Svilpe" w:date="2020-05-23T23:41:00Z">
        <w:r>
          <w:rPr>
            <w:b/>
            <w:bCs/>
            <w:noProof/>
            <w:lang w:val="en-US"/>
          </w:rPr>
          <w:t>Error! Hyperlink reference not valid.</w:t>
        </w:r>
      </w:ins>
      <w:del w:id="288" w:author="Lauma Svilpe" w:date="2020-05-23T23:41:00Z">
        <w:r w:rsidR="00B670E3" w:rsidRPr="00841A9B" w:rsidDel="00984E87">
          <w:rPr>
            <w:rStyle w:val="Hyperlink"/>
            <w:rFonts w:eastAsiaTheme="majorEastAsia"/>
            <w:noProof/>
          </w:rPr>
          <w:delText>2.1.3.</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Metadatu glabātuve</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_Toc40698932 \h </w:delInstrText>
        </w:r>
        <w:r w:rsidR="00B670E3" w:rsidDel="00984E87">
          <w:rPr>
            <w:noProof/>
            <w:webHidden/>
          </w:rPr>
        </w:r>
        <w:r w:rsidR="00B670E3" w:rsidDel="00984E87">
          <w:rPr>
            <w:noProof/>
            <w:webHidden/>
          </w:rPr>
          <w:fldChar w:fldCharType="separate"/>
        </w:r>
        <w:r w:rsidR="00B670E3" w:rsidDel="00984E87">
          <w:rPr>
            <w:noProof/>
            <w:webHidden/>
          </w:rPr>
          <w:delText>25</w:delText>
        </w:r>
        <w:r w:rsidR="00B670E3" w:rsidDel="00984E87">
          <w:rPr>
            <w:noProof/>
            <w:webHidden/>
          </w:rPr>
          <w:fldChar w:fldCharType="end"/>
        </w:r>
        <w:r w:rsidDel="00984E87">
          <w:rPr>
            <w:noProof/>
          </w:rPr>
          <w:fldChar w:fldCharType="end"/>
        </w:r>
      </w:del>
    </w:p>
    <w:p w14:paraId="4D1050A5" w14:textId="0973F7F2" w:rsidR="00B670E3" w:rsidDel="00984E87" w:rsidRDefault="00984E87" w:rsidP="00B670E3">
      <w:pPr>
        <w:pStyle w:val="TOC3"/>
        <w:tabs>
          <w:tab w:val="left" w:pos="1320"/>
          <w:tab w:val="right" w:leader="dot" w:pos="9061"/>
        </w:tabs>
        <w:spacing w:line="360" w:lineRule="auto"/>
        <w:rPr>
          <w:del w:id="289" w:author="Lauma Svilpe" w:date="2020-05-23T23:41:00Z"/>
          <w:rFonts w:asciiTheme="minorHAnsi" w:eastAsiaTheme="minorEastAsia" w:hAnsiTheme="minorHAnsi" w:cstheme="minorBidi"/>
          <w:noProof/>
          <w:sz w:val="22"/>
          <w:szCs w:val="22"/>
          <w:lang w:val="en-US" w:eastAsia="en-US"/>
        </w:rPr>
      </w:pPr>
      <w:del w:id="290" w:author="Lauma Svilpe" w:date="2020-05-23T23:41:00Z">
        <w:r w:rsidDel="00984E87">
          <w:rPr>
            <w:noProof/>
          </w:rPr>
          <w:fldChar w:fldCharType="begin"/>
        </w:r>
        <w:r w:rsidDel="00984E87">
          <w:rPr>
            <w:noProof/>
          </w:rPr>
          <w:delInstrText xml:space="preserve"> HYPERLINK \l "_Toc40698933" </w:delInstrText>
        </w:r>
        <w:r w:rsidDel="00984E87">
          <w:rPr>
            <w:noProof/>
          </w:rPr>
          <w:fldChar w:fldCharType="separate"/>
        </w:r>
      </w:del>
      <w:ins w:id="291" w:author="Lauma Svilpe" w:date="2020-05-23T23:41:00Z">
        <w:r>
          <w:rPr>
            <w:b/>
            <w:bCs/>
            <w:noProof/>
            <w:lang w:val="en-US"/>
          </w:rPr>
          <w:t>Error! Hyperlink reference not valid.</w:t>
        </w:r>
      </w:ins>
      <w:del w:id="292" w:author="Lauma Svilpe" w:date="2020-05-23T23:41:00Z">
        <w:r w:rsidR="00B670E3" w:rsidRPr="00841A9B" w:rsidDel="00984E87">
          <w:rPr>
            <w:rStyle w:val="Hyperlink"/>
            <w:rFonts w:eastAsiaTheme="majorEastAsia"/>
            <w:noProof/>
          </w:rPr>
          <w:delText>2.1.4.</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Adaptācijas komponente</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_Toc40698933 \h </w:delInstrText>
        </w:r>
        <w:r w:rsidR="00B670E3" w:rsidDel="00984E87">
          <w:rPr>
            <w:noProof/>
            <w:webHidden/>
          </w:rPr>
        </w:r>
        <w:r w:rsidR="00B670E3" w:rsidDel="00984E87">
          <w:rPr>
            <w:noProof/>
            <w:webHidden/>
          </w:rPr>
          <w:fldChar w:fldCharType="separate"/>
        </w:r>
        <w:r w:rsidR="00B670E3" w:rsidDel="00984E87">
          <w:rPr>
            <w:noProof/>
            <w:webHidden/>
          </w:rPr>
          <w:delText>27</w:delText>
        </w:r>
        <w:r w:rsidR="00B670E3" w:rsidDel="00984E87">
          <w:rPr>
            <w:noProof/>
            <w:webHidden/>
          </w:rPr>
          <w:fldChar w:fldCharType="end"/>
        </w:r>
        <w:r w:rsidDel="00984E87">
          <w:rPr>
            <w:noProof/>
          </w:rPr>
          <w:fldChar w:fldCharType="end"/>
        </w:r>
      </w:del>
    </w:p>
    <w:p w14:paraId="05F29686" w14:textId="13F9D061" w:rsidR="00B670E3" w:rsidDel="00984E87" w:rsidRDefault="00984E87" w:rsidP="00B670E3">
      <w:pPr>
        <w:pStyle w:val="TOC2"/>
        <w:tabs>
          <w:tab w:val="left" w:pos="880"/>
          <w:tab w:val="right" w:leader="dot" w:pos="9061"/>
        </w:tabs>
        <w:spacing w:line="360" w:lineRule="auto"/>
        <w:rPr>
          <w:del w:id="293" w:author="Lauma Svilpe" w:date="2020-05-23T23:41:00Z"/>
          <w:rFonts w:asciiTheme="minorHAnsi" w:eastAsiaTheme="minorEastAsia" w:hAnsiTheme="minorHAnsi" w:cstheme="minorBidi"/>
          <w:noProof/>
          <w:sz w:val="22"/>
          <w:szCs w:val="22"/>
          <w:lang w:val="en-US" w:eastAsia="en-US"/>
        </w:rPr>
      </w:pPr>
      <w:del w:id="294" w:author="Lauma Svilpe" w:date="2020-05-23T23:41:00Z">
        <w:r w:rsidDel="00984E87">
          <w:rPr>
            <w:noProof/>
          </w:rPr>
          <w:fldChar w:fldCharType="begin"/>
        </w:r>
        <w:r w:rsidDel="00984E87">
          <w:rPr>
            <w:noProof/>
          </w:rPr>
          <w:delInstrText xml:space="preserve"> HYPERLINK \l "_Toc40698934" </w:delInstrText>
        </w:r>
        <w:r w:rsidDel="00984E87">
          <w:rPr>
            <w:noProof/>
          </w:rPr>
          <w:fldChar w:fldCharType="separate"/>
        </w:r>
      </w:del>
      <w:ins w:id="295" w:author="Lauma Svilpe" w:date="2020-05-23T23:41:00Z">
        <w:r>
          <w:rPr>
            <w:b/>
            <w:bCs/>
            <w:noProof/>
            <w:lang w:val="en-US"/>
          </w:rPr>
          <w:t>Error! Hyperlink reference not valid.</w:t>
        </w:r>
      </w:ins>
      <w:del w:id="296" w:author="Lauma Svilpe" w:date="2020-05-23T23:41:00Z">
        <w:r w:rsidR="00B670E3" w:rsidRPr="00841A9B" w:rsidDel="00984E87">
          <w:rPr>
            <w:rStyle w:val="Hyperlink"/>
            <w:rFonts w:eastAsiaTheme="majorEastAsia"/>
            <w:noProof/>
          </w:rPr>
          <w:delText>2.2.</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Izmaiņu identificēšana</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_Toc40698934 \h </w:delInstrText>
        </w:r>
        <w:r w:rsidR="00B670E3" w:rsidDel="00984E87">
          <w:rPr>
            <w:noProof/>
            <w:webHidden/>
          </w:rPr>
        </w:r>
        <w:r w:rsidR="00B670E3" w:rsidDel="00984E87">
          <w:rPr>
            <w:noProof/>
            <w:webHidden/>
          </w:rPr>
          <w:fldChar w:fldCharType="separate"/>
        </w:r>
        <w:r w:rsidR="00B670E3" w:rsidDel="00984E87">
          <w:rPr>
            <w:noProof/>
            <w:webHidden/>
          </w:rPr>
          <w:delText>27</w:delText>
        </w:r>
        <w:r w:rsidR="00B670E3" w:rsidDel="00984E87">
          <w:rPr>
            <w:noProof/>
            <w:webHidden/>
          </w:rPr>
          <w:fldChar w:fldCharType="end"/>
        </w:r>
        <w:r w:rsidDel="00984E87">
          <w:rPr>
            <w:noProof/>
          </w:rPr>
          <w:fldChar w:fldCharType="end"/>
        </w:r>
      </w:del>
    </w:p>
    <w:p w14:paraId="46853838" w14:textId="4F4CDBC3" w:rsidR="00B670E3" w:rsidDel="00984E87" w:rsidRDefault="00984E87" w:rsidP="00B670E3">
      <w:pPr>
        <w:pStyle w:val="TOC2"/>
        <w:tabs>
          <w:tab w:val="left" w:pos="880"/>
          <w:tab w:val="right" w:leader="dot" w:pos="9061"/>
        </w:tabs>
        <w:spacing w:line="360" w:lineRule="auto"/>
        <w:rPr>
          <w:del w:id="297" w:author="Lauma Svilpe" w:date="2020-05-23T23:41:00Z"/>
          <w:rFonts w:asciiTheme="minorHAnsi" w:eastAsiaTheme="minorEastAsia" w:hAnsiTheme="minorHAnsi" w:cstheme="minorBidi"/>
          <w:noProof/>
          <w:sz w:val="22"/>
          <w:szCs w:val="22"/>
          <w:lang w:val="en-US" w:eastAsia="en-US"/>
        </w:rPr>
      </w:pPr>
      <w:del w:id="298" w:author="Lauma Svilpe" w:date="2020-05-23T23:41:00Z">
        <w:r w:rsidDel="00984E87">
          <w:rPr>
            <w:noProof/>
          </w:rPr>
          <w:fldChar w:fldCharType="begin"/>
        </w:r>
        <w:r w:rsidDel="00984E87">
          <w:rPr>
            <w:noProof/>
          </w:rPr>
          <w:delInstrText xml:space="preserve"> HYPERLINK \l "_Toc40698935" </w:delInstrText>
        </w:r>
        <w:r w:rsidDel="00984E87">
          <w:rPr>
            <w:noProof/>
          </w:rPr>
          <w:fldChar w:fldCharType="separate"/>
        </w:r>
      </w:del>
      <w:ins w:id="299" w:author="Lauma Svilpe" w:date="2020-05-23T23:41:00Z">
        <w:r>
          <w:rPr>
            <w:b/>
            <w:bCs/>
            <w:noProof/>
            <w:lang w:val="en-US"/>
          </w:rPr>
          <w:t>Error! Hyperlink reference not valid.</w:t>
        </w:r>
      </w:ins>
      <w:del w:id="300" w:author="Lauma Svilpe" w:date="2020-05-23T23:41:00Z">
        <w:r w:rsidR="00B670E3" w:rsidRPr="00841A9B" w:rsidDel="00984E87">
          <w:rPr>
            <w:rStyle w:val="Hyperlink"/>
            <w:rFonts w:eastAsiaTheme="majorEastAsia"/>
            <w:noProof/>
          </w:rPr>
          <w:delText>2.3.</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Izmaiņu apstrāde</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_Toc40698935 \h </w:delInstrText>
        </w:r>
        <w:r w:rsidR="00B670E3" w:rsidDel="00984E87">
          <w:rPr>
            <w:noProof/>
            <w:webHidden/>
          </w:rPr>
        </w:r>
        <w:r w:rsidR="00B670E3" w:rsidDel="00984E87">
          <w:rPr>
            <w:noProof/>
            <w:webHidden/>
          </w:rPr>
          <w:fldChar w:fldCharType="separate"/>
        </w:r>
        <w:r w:rsidR="00B670E3" w:rsidDel="00984E87">
          <w:rPr>
            <w:noProof/>
            <w:webHidden/>
          </w:rPr>
          <w:delText>28</w:delText>
        </w:r>
        <w:r w:rsidR="00B670E3" w:rsidDel="00984E87">
          <w:rPr>
            <w:noProof/>
            <w:webHidden/>
          </w:rPr>
          <w:fldChar w:fldCharType="end"/>
        </w:r>
        <w:r w:rsidDel="00984E87">
          <w:rPr>
            <w:noProof/>
          </w:rPr>
          <w:fldChar w:fldCharType="end"/>
        </w:r>
      </w:del>
    </w:p>
    <w:p w14:paraId="7FCA9641" w14:textId="1CACB2B3" w:rsidR="00B670E3" w:rsidDel="00984E87" w:rsidRDefault="00984E87" w:rsidP="00B670E3">
      <w:pPr>
        <w:pStyle w:val="TOC2"/>
        <w:tabs>
          <w:tab w:val="left" w:pos="880"/>
          <w:tab w:val="right" w:leader="dot" w:pos="9061"/>
        </w:tabs>
        <w:spacing w:line="360" w:lineRule="auto"/>
        <w:rPr>
          <w:del w:id="301" w:author="Lauma Svilpe" w:date="2020-05-23T23:41:00Z"/>
          <w:rFonts w:asciiTheme="minorHAnsi" w:eastAsiaTheme="minorEastAsia" w:hAnsiTheme="minorHAnsi" w:cstheme="minorBidi"/>
          <w:noProof/>
          <w:sz w:val="22"/>
          <w:szCs w:val="22"/>
          <w:lang w:val="en-US" w:eastAsia="en-US"/>
        </w:rPr>
      </w:pPr>
      <w:del w:id="302" w:author="Lauma Svilpe" w:date="2020-05-23T23:41:00Z">
        <w:r w:rsidDel="00984E87">
          <w:rPr>
            <w:noProof/>
          </w:rPr>
          <w:fldChar w:fldCharType="begin"/>
        </w:r>
        <w:r w:rsidDel="00984E87">
          <w:rPr>
            <w:noProof/>
          </w:rPr>
          <w:delInstrText xml:space="preserve"> HYPERLINK \l "_Toc40698936" </w:delInstrText>
        </w:r>
        <w:r w:rsidDel="00984E87">
          <w:rPr>
            <w:noProof/>
          </w:rPr>
          <w:fldChar w:fldCharType="separate"/>
        </w:r>
      </w:del>
      <w:ins w:id="303" w:author="Lauma Svilpe" w:date="2020-05-23T23:41:00Z">
        <w:r>
          <w:rPr>
            <w:b/>
            <w:bCs/>
            <w:noProof/>
            <w:lang w:val="en-US"/>
          </w:rPr>
          <w:t>Error! Hyperlink reference not valid.</w:t>
        </w:r>
      </w:ins>
      <w:del w:id="304" w:author="Lauma Svilpe" w:date="2020-05-23T23:41:00Z">
        <w:r w:rsidR="00B670E3" w:rsidRPr="00841A9B" w:rsidDel="00984E87">
          <w:rPr>
            <w:rStyle w:val="Hyperlink"/>
            <w:rFonts w:eastAsiaTheme="majorEastAsia"/>
            <w:noProof/>
          </w:rPr>
          <w:delText>2.4.</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Datu avotu evolūcijas sistēmas pielietojums</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_Toc40698936 \h </w:delInstrText>
        </w:r>
        <w:r w:rsidR="00B670E3" w:rsidDel="00984E87">
          <w:rPr>
            <w:noProof/>
            <w:webHidden/>
          </w:rPr>
        </w:r>
        <w:r w:rsidR="00B670E3" w:rsidDel="00984E87">
          <w:rPr>
            <w:noProof/>
            <w:webHidden/>
          </w:rPr>
          <w:fldChar w:fldCharType="separate"/>
        </w:r>
        <w:r w:rsidR="00B670E3" w:rsidDel="00984E87">
          <w:rPr>
            <w:noProof/>
            <w:webHidden/>
          </w:rPr>
          <w:delText>29</w:delText>
        </w:r>
        <w:r w:rsidR="00B670E3" w:rsidDel="00984E87">
          <w:rPr>
            <w:noProof/>
            <w:webHidden/>
          </w:rPr>
          <w:fldChar w:fldCharType="end"/>
        </w:r>
        <w:r w:rsidDel="00984E87">
          <w:rPr>
            <w:noProof/>
          </w:rPr>
          <w:fldChar w:fldCharType="end"/>
        </w:r>
      </w:del>
    </w:p>
    <w:p w14:paraId="19F33A9F" w14:textId="271C99A4" w:rsidR="00B670E3" w:rsidDel="00984E87" w:rsidRDefault="00984E87" w:rsidP="00B670E3">
      <w:pPr>
        <w:pStyle w:val="TOC1"/>
        <w:tabs>
          <w:tab w:val="left" w:pos="480"/>
          <w:tab w:val="right" w:leader="dot" w:pos="9061"/>
        </w:tabs>
        <w:spacing w:line="360" w:lineRule="auto"/>
        <w:rPr>
          <w:del w:id="305" w:author="Lauma Svilpe" w:date="2020-05-23T23:41:00Z"/>
          <w:rFonts w:asciiTheme="minorHAnsi" w:eastAsiaTheme="minorEastAsia" w:hAnsiTheme="minorHAnsi" w:cstheme="minorBidi"/>
          <w:noProof/>
          <w:sz w:val="22"/>
          <w:szCs w:val="22"/>
          <w:lang w:val="en-US" w:eastAsia="en-US"/>
        </w:rPr>
      </w:pPr>
      <w:del w:id="306" w:author="Lauma Svilpe" w:date="2020-05-23T23:41:00Z">
        <w:r w:rsidDel="00984E87">
          <w:rPr>
            <w:noProof/>
          </w:rPr>
          <w:fldChar w:fldCharType="begin"/>
        </w:r>
        <w:r w:rsidDel="00984E87">
          <w:rPr>
            <w:noProof/>
          </w:rPr>
          <w:delInstrText xml:space="preserve"> HYPERLINK \l "_Toc40698937" </w:delInstrText>
        </w:r>
        <w:r w:rsidDel="00984E87">
          <w:rPr>
            <w:noProof/>
          </w:rPr>
          <w:fldChar w:fldCharType="separate"/>
        </w:r>
      </w:del>
      <w:ins w:id="307" w:author="Lauma Svilpe" w:date="2020-05-23T23:41:00Z">
        <w:r>
          <w:rPr>
            <w:b/>
            <w:bCs/>
            <w:noProof/>
            <w:lang w:val="en-US"/>
          </w:rPr>
          <w:t>Error! Hyperlink reference not valid.</w:t>
        </w:r>
      </w:ins>
      <w:del w:id="308" w:author="Lauma Svilpe" w:date="2020-05-23T23:41:00Z">
        <w:r w:rsidR="00B670E3" w:rsidRPr="00841A9B" w:rsidDel="00984E87">
          <w:rPr>
            <w:rStyle w:val="Hyperlink"/>
            <w:rFonts w:eastAsiaTheme="majorEastAsia"/>
            <w:noProof/>
          </w:rPr>
          <w:delText>3.</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Evolūcijas apstrādes mehānisms</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_Toc40698937 \h </w:delInstrText>
        </w:r>
        <w:r w:rsidR="00B670E3" w:rsidDel="00984E87">
          <w:rPr>
            <w:noProof/>
            <w:webHidden/>
          </w:rPr>
        </w:r>
        <w:r w:rsidR="00B670E3" w:rsidDel="00984E87">
          <w:rPr>
            <w:noProof/>
            <w:webHidden/>
          </w:rPr>
          <w:fldChar w:fldCharType="separate"/>
        </w:r>
        <w:r w:rsidR="00B670E3" w:rsidDel="00984E87">
          <w:rPr>
            <w:noProof/>
            <w:webHidden/>
          </w:rPr>
          <w:delText>32</w:delText>
        </w:r>
        <w:r w:rsidR="00B670E3" w:rsidDel="00984E87">
          <w:rPr>
            <w:noProof/>
            <w:webHidden/>
          </w:rPr>
          <w:fldChar w:fldCharType="end"/>
        </w:r>
        <w:r w:rsidDel="00984E87">
          <w:rPr>
            <w:noProof/>
          </w:rPr>
          <w:fldChar w:fldCharType="end"/>
        </w:r>
      </w:del>
    </w:p>
    <w:p w14:paraId="231C94BE" w14:textId="7CCE7140" w:rsidR="00B670E3" w:rsidDel="00984E87" w:rsidRDefault="00984E87" w:rsidP="00B670E3">
      <w:pPr>
        <w:pStyle w:val="TOC2"/>
        <w:tabs>
          <w:tab w:val="left" w:pos="880"/>
          <w:tab w:val="right" w:leader="dot" w:pos="9061"/>
        </w:tabs>
        <w:spacing w:line="360" w:lineRule="auto"/>
        <w:rPr>
          <w:del w:id="309" w:author="Lauma Svilpe" w:date="2020-05-23T23:41:00Z"/>
          <w:rFonts w:asciiTheme="minorHAnsi" w:eastAsiaTheme="minorEastAsia" w:hAnsiTheme="minorHAnsi" w:cstheme="minorBidi"/>
          <w:noProof/>
          <w:sz w:val="22"/>
          <w:szCs w:val="22"/>
          <w:lang w:val="en-US" w:eastAsia="en-US"/>
        </w:rPr>
      </w:pPr>
      <w:del w:id="310" w:author="Lauma Svilpe" w:date="2020-05-23T23:41:00Z">
        <w:r w:rsidDel="00984E87">
          <w:rPr>
            <w:noProof/>
          </w:rPr>
          <w:fldChar w:fldCharType="begin"/>
        </w:r>
        <w:r w:rsidDel="00984E87">
          <w:rPr>
            <w:noProof/>
          </w:rPr>
          <w:delInstrText xml:space="preserve"> HYPERLINK \l "_Toc40698938" </w:delInstrText>
        </w:r>
        <w:r w:rsidDel="00984E87">
          <w:rPr>
            <w:noProof/>
          </w:rPr>
          <w:fldChar w:fldCharType="separate"/>
        </w:r>
      </w:del>
      <w:ins w:id="311" w:author="Lauma Svilpe" w:date="2020-05-23T23:41:00Z">
        <w:r>
          <w:rPr>
            <w:b/>
            <w:bCs/>
            <w:noProof/>
            <w:lang w:val="en-US"/>
          </w:rPr>
          <w:t>Error! Hyperlink reference not valid.</w:t>
        </w:r>
      </w:ins>
      <w:del w:id="312" w:author="Lauma Svilpe" w:date="2020-05-23T23:41:00Z">
        <w:r w:rsidR="00B670E3" w:rsidRPr="00841A9B" w:rsidDel="00984E87">
          <w:rPr>
            <w:rStyle w:val="Hyperlink"/>
            <w:rFonts w:eastAsiaTheme="majorEastAsia"/>
            <w:noProof/>
          </w:rPr>
          <w:delText>3.1.</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Evolūcijas apstrādes metadati un to glabāšana</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_Toc40698938 \h </w:delInstrText>
        </w:r>
        <w:r w:rsidR="00B670E3" w:rsidDel="00984E87">
          <w:rPr>
            <w:noProof/>
            <w:webHidden/>
          </w:rPr>
        </w:r>
        <w:r w:rsidR="00B670E3" w:rsidDel="00984E87">
          <w:rPr>
            <w:noProof/>
            <w:webHidden/>
          </w:rPr>
          <w:fldChar w:fldCharType="separate"/>
        </w:r>
        <w:r w:rsidR="00B670E3" w:rsidDel="00984E87">
          <w:rPr>
            <w:noProof/>
            <w:webHidden/>
          </w:rPr>
          <w:delText>32</w:delText>
        </w:r>
        <w:r w:rsidR="00B670E3" w:rsidDel="00984E87">
          <w:rPr>
            <w:noProof/>
            <w:webHidden/>
          </w:rPr>
          <w:fldChar w:fldCharType="end"/>
        </w:r>
        <w:r w:rsidDel="00984E87">
          <w:rPr>
            <w:noProof/>
          </w:rPr>
          <w:fldChar w:fldCharType="end"/>
        </w:r>
      </w:del>
    </w:p>
    <w:p w14:paraId="1A831298" w14:textId="024F52C1" w:rsidR="00B670E3" w:rsidDel="00984E87" w:rsidRDefault="00984E87" w:rsidP="00B670E3">
      <w:pPr>
        <w:pStyle w:val="TOC3"/>
        <w:tabs>
          <w:tab w:val="left" w:pos="1320"/>
          <w:tab w:val="right" w:leader="dot" w:pos="9061"/>
        </w:tabs>
        <w:spacing w:line="360" w:lineRule="auto"/>
        <w:rPr>
          <w:del w:id="313" w:author="Lauma Svilpe" w:date="2020-05-23T23:41:00Z"/>
          <w:rFonts w:asciiTheme="minorHAnsi" w:eastAsiaTheme="minorEastAsia" w:hAnsiTheme="minorHAnsi" w:cstheme="minorBidi"/>
          <w:noProof/>
          <w:sz w:val="22"/>
          <w:szCs w:val="22"/>
          <w:lang w:val="en-US" w:eastAsia="en-US"/>
        </w:rPr>
      </w:pPr>
      <w:del w:id="314" w:author="Lauma Svilpe" w:date="2020-05-23T23:41:00Z">
        <w:r w:rsidDel="00984E87">
          <w:rPr>
            <w:noProof/>
          </w:rPr>
          <w:fldChar w:fldCharType="begin"/>
        </w:r>
        <w:r w:rsidDel="00984E87">
          <w:rPr>
            <w:noProof/>
          </w:rPr>
          <w:delInstrText xml:space="preserve"> HYPERLINK \l "_Toc40698939" </w:delInstrText>
        </w:r>
        <w:r w:rsidDel="00984E87">
          <w:rPr>
            <w:noProof/>
          </w:rPr>
          <w:fldChar w:fldCharType="separate"/>
        </w:r>
      </w:del>
      <w:ins w:id="315" w:author="Lauma Svilpe" w:date="2020-05-23T23:41:00Z">
        <w:r>
          <w:rPr>
            <w:b/>
            <w:bCs/>
            <w:noProof/>
            <w:lang w:val="en-US"/>
          </w:rPr>
          <w:t>Error! Hyperlink reference not valid.</w:t>
        </w:r>
      </w:ins>
      <w:del w:id="316" w:author="Lauma Svilpe" w:date="2020-05-23T23:41:00Z">
        <w:r w:rsidR="00B670E3" w:rsidRPr="00841A9B" w:rsidDel="00984E87">
          <w:rPr>
            <w:rStyle w:val="Hyperlink"/>
            <w:rFonts w:eastAsiaTheme="majorEastAsia"/>
            <w:noProof/>
          </w:rPr>
          <w:delText>3.1.1.</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Izmaiņu adaptācijas scenāriji un operācijas</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_Toc40698939 \h </w:delInstrText>
        </w:r>
        <w:r w:rsidR="00B670E3" w:rsidDel="00984E87">
          <w:rPr>
            <w:noProof/>
            <w:webHidden/>
          </w:rPr>
        </w:r>
        <w:r w:rsidR="00B670E3" w:rsidDel="00984E87">
          <w:rPr>
            <w:noProof/>
            <w:webHidden/>
          </w:rPr>
          <w:fldChar w:fldCharType="separate"/>
        </w:r>
        <w:r w:rsidR="00B670E3" w:rsidDel="00984E87">
          <w:rPr>
            <w:noProof/>
            <w:webHidden/>
          </w:rPr>
          <w:delText>34</w:delText>
        </w:r>
        <w:r w:rsidR="00B670E3" w:rsidDel="00984E87">
          <w:rPr>
            <w:noProof/>
            <w:webHidden/>
          </w:rPr>
          <w:fldChar w:fldCharType="end"/>
        </w:r>
        <w:r w:rsidDel="00984E87">
          <w:rPr>
            <w:noProof/>
          </w:rPr>
          <w:fldChar w:fldCharType="end"/>
        </w:r>
      </w:del>
    </w:p>
    <w:p w14:paraId="316D1554" w14:textId="35CA2ABA" w:rsidR="00B670E3" w:rsidDel="00984E87" w:rsidRDefault="00984E87" w:rsidP="00B670E3">
      <w:pPr>
        <w:pStyle w:val="TOC3"/>
        <w:tabs>
          <w:tab w:val="left" w:pos="1320"/>
          <w:tab w:val="right" w:leader="dot" w:pos="9061"/>
        </w:tabs>
        <w:spacing w:line="360" w:lineRule="auto"/>
        <w:rPr>
          <w:del w:id="317" w:author="Lauma Svilpe" w:date="2020-05-23T23:41:00Z"/>
          <w:rFonts w:asciiTheme="minorHAnsi" w:eastAsiaTheme="minorEastAsia" w:hAnsiTheme="minorHAnsi" w:cstheme="minorBidi"/>
          <w:noProof/>
          <w:sz w:val="22"/>
          <w:szCs w:val="22"/>
          <w:lang w:val="en-US" w:eastAsia="en-US"/>
        </w:rPr>
      </w:pPr>
      <w:del w:id="318" w:author="Lauma Svilpe" w:date="2020-05-23T23:41:00Z">
        <w:r w:rsidDel="00984E87">
          <w:rPr>
            <w:noProof/>
          </w:rPr>
          <w:fldChar w:fldCharType="begin"/>
        </w:r>
        <w:r w:rsidDel="00984E87">
          <w:rPr>
            <w:noProof/>
          </w:rPr>
          <w:delInstrText xml:space="preserve"> HYPERLINK \l "_Toc40698940" </w:delInstrText>
        </w:r>
        <w:r w:rsidDel="00984E87">
          <w:rPr>
            <w:noProof/>
          </w:rPr>
          <w:fldChar w:fldCharType="separate"/>
        </w:r>
      </w:del>
      <w:ins w:id="319" w:author="Lauma Svilpe" w:date="2020-05-23T23:41:00Z">
        <w:r>
          <w:rPr>
            <w:b/>
            <w:bCs/>
            <w:noProof/>
            <w:lang w:val="en-US"/>
          </w:rPr>
          <w:t>Error! Hyperlink reference not valid.</w:t>
        </w:r>
      </w:ins>
      <w:del w:id="320" w:author="Lauma Svilpe" w:date="2020-05-23T23:41:00Z">
        <w:r w:rsidR="00B670E3" w:rsidRPr="00841A9B" w:rsidDel="00984E87">
          <w:rPr>
            <w:rStyle w:val="Hyperlink"/>
            <w:rFonts w:eastAsiaTheme="majorEastAsia"/>
            <w:noProof/>
          </w:rPr>
          <w:delText>3.1.2.</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Izmaiņu adaptācijas scenāriju zarošanās nosacījumi</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_Toc40698940 \h </w:delInstrText>
        </w:r>
        <w:r w:rsidR="00B670E3" w:rsidDel="00984E87">
          <w:rPr>
            <w:noProof/>
            <w:webHidden/>
          </w:rPr>
        </w:r>
        <w:r w:rsidR="00B670E3" w:rsidDel="00984E87">
          <w:rPr>
            <w:noProof/>
            <w:webHidden/>
          </w:rPr>
          <w:fldChar w:fldCharType="separate"/>
        </w:r>
        <w:r w:rsidR="00B670E3" w:rsidDel="00984E87">
          <w:rPr>
            <w:noProof/>
            <w:webHidden/>
          </w:rPr>
          <w:delText>36</w:delText>
        </w:r>
        <w:r w:rsidR="00B670E3" w:rsidDel="00984E87">
          <w:rPr>
            <w:noProof/>
            <w:webHidden/>
          </w:rPr>
          <w:fldChar w:fldCharType="end"/>
        </w:r>
        <w:r w:rsidDel="00984E87">
          <w:rPr>
            <w:noProof/>
          </w:rPr>
          <w:fldChar w:fldCharType="end"/>
        </w:r>
      </w:del>
    </w:p>
    <w:p w14:paraId="40D815A0" w14:textId="56D5BFEB" w:rsidR="00B670E3" w:rsidDel="00984E87" w:rsidRDefault="00984E87" w:rsidP="00B670E3">
      <w:pPr>
        <w:pStyle w:val="TOC3"/>
        <w:tabs>
          <w:tab w:val="left" w:pos="1320"/>
          <w:tab w:val="right" w:leader="dot" w:pos="9061"/>
        </w:tabs>
        <w:spacing w:line="360" w:lineRule="auto"/>
        <w:rPr>
          <w:del w:id="321" w:author="Lauma Svilpe" w:date="2020-05-23T23:41:00Z"/>
          <w:rFonts w:asciiTheme="minorHAnsi" w:eastAsiaTheme="minorEastAsia" w:hAnsiTheme="minorHAnsi" w:cstheme="minorBidi"/>
          <w:noProof/>
          <w:sz w:val="22"/>
          <w:szCs w:val="22"/>
          <w:lang w:val="en-US" w:eastAsia="en-US"/>
        </w:rPr>
      </w:pPr>
      <w:del w:id="322" w:author="Lauma Svilpe" w:date="2020-05-23T23:41:00Z">
        <w:r w:rsidDel="00984E87">
          <w:rPr>
            <w:noProof/>
          </w:rPr>
          <w:fldChar w:fldCharType="begin"/>
        </w:r>
        <w:r w:rsidDel="00984E87">
          <w:rPr>
            <w:noProof/>
          </w:rPr>
          <w:delInstrText xml:space="preserve"> HYPERLINK \l "_Toc40698941" </w:delInstrText>
        </w:r>
        <w:r w:rsidDel="00984E87">
          <w:rPr>
            <w:noProof/>
          </w:rPr>
          <w:fldChar w:fldCharType="separate"/>
        </w:r>
      </w:del>
      <w:ins w:id="323" w:author="Lauma Svilpe" w:date="2020-05-23T23:41:00Z">
        <w:r>
          <w:rPr>
            <w:b/>
            <w:bCs/>
            <w:noProof/>
            <w:lang w:val="en-US"/>
          </w:rPr>
          <w:t>Error! Hyperlink reference not valid.</w:t>
        </w:r>
      </w:ins>
      <w:del w:id="324" w:author="Lauma Svilpe" w:date="2020-05-23T23:41:00Z">
        <w:r w:rsidR="00B670E3" w:rsidRPr="00841A9B" w:rsidDel="00984E87">
          <w:rPr>
            <w:rStyle w:val="Hyperlink"/>
            <w:rFonts w:eastAsiaTheme="majorEastAsia"/>
            <w:noProof/>
          </w:rPr>
          <w:delText>3.1.3.</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Izmaiņu adaptācijas procesa papildus informācija</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_Toc40698941 \h </w:delInstrText>
        </w:r>
        <w:r w:rsidR="00B670E3" w:rsidDel="00984E87">
          <w:rPr>
            <w:noProof/>
            <w:webHidden/>
          </w:rPr>
        </w:r>
        <w:r w:rsidR="00B670E3" w:rsidDel="00984E87">
          <w:rPr>
            <w:noProof/>
            <w:webHidden/>
          </w:rPr>
          <w:fldChar w:fldCharType="separate"/>
        </w:r>
        <w:r w:rsidR="00B670E3" w:rsidDel="00984E87">
          <w:rPr>
            <w:noProof/>
            <w:webHidden/>
          </w:rPr>
          <w:delText>37</w:delText>
        </w:r>
        <w:r w:rsidR="00B670E3" w:rsidDel="00984E87">
          <w:rPr>
            <w:noProof/>
            <w:webHidden/>
          </w:rPr>
          <w:fldChar w:fldCharType="end"/>
        </w:r>
        <w:r w:rsidDel="00984E87">
          <w:rPr>
            <w:noProof/>
          </w:rPr>
          <w:fldChar w:fldCharType="end"/>
        </w:r>
      </w:del>
    </w:p>
    <w:p w14:paraId="3CC27A5C" w14:textId="1E28A7C9" w:rsidR="00B670E3" w:rsidDel="00984E87" w:rsidRDefault="00984E87" w:rsidP="00B670E3">
      <w:pPr>
        <w:pStyle w:val="TOC2"/>
        <w:tabs>
          <w:tab w:val="left" w:pos="880"/>
          <w:tab w:val="right" w:leader="dot" w:pos="9061"/>
        </w:tabs>
        <w:spacing w:line="360" w:lineRule="auto"/>
        <w:rPr>
          <w:del w:id="325" w:author="Lauma Svilpe" w:date="2020-05-23T23:41:00Z"/>
          <w:rFonts w:asciiTheme="minorHAnsi" w:eastAsiaTheme="minorEastAsia" w:hAnsiTheme="minorHAnsi" w:cstheme="minorBidi"/>
          <w:noProof/>
          <w:sz w:val="22"/>
          <w:szCs w:val="22"/>
          <w:lang w:val="en-US" w:eastAsia="en-US"/>
        </w:rPr>
      </w:pPr>
      <w:del w:id="326" w:author="Lauma Svilpe" w:date="2020-05-23T23:41:00Z">
        <w:r w:rsidDel="00984E87">
          <w:rPr>
            <w:noProof/>
          </w:rPr>
          <w:fldChar w:fldCharType="begin"/>
        </w:r>
        <w:r w:rsidDel="00984E87">
          <w:rPr>
            <w:noProof/>
          </w:rPr>
          <w:delInstrText xml:space="preserve"> HYPERLINK \l "_Toc40698942" </w:delInstrText>
        </w:r>
        <w:r w:rsidDel="00984E87">
          <w:rPr>
            <w:noProof/>
          </w:rPr>
          <w:fldChar w:fldCharType="separate"/>
        </w:r>
      </w:del>
      <w:ins w:id="327" w:author="Lauma Svilpe" w:date="2020-05-23T23:41:00Z">
        <w:r>
          <w:rPr>
            <w:b/>
            <w:bCs/>
            <w:noProof/>
            <w:lang w:val="en-US"/>
          </w:rPr>
          <w:t>Error! Hyperlink reference not valid.</w:t>
        </w:r>
      </w:ins>
      <w:del w:id="328" w:author="Lauma Svilpe" w:date="2020-05-23T23:41:00Z">
        <w:r w:rsidR="00B670E3" w:rsidRPr="00841A9B" w:rsidDel="00984E87">
          <w:rPr>
            <w:rStyle w:val="Hyperlink"/>
            <w:rFonts w:eastAsiaTheme="majorEastAsia"/>
            <w:noProof/>
          </w:rPr>
          <w:delText>3.2.</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Evolūcijas apstrādes funkcionalitāte</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_Toc40698942 \h </w:delInstrText>
        </w:r>
        <w:r w:rsidR="00B670E3" w:rsidDel="00984E87">
          <w:rPr>
            <w:noProof/>
            <w:webHidden/>
          </w:rPr>
        </w:r>
        <w:r w:rsidR="00B670E3" w:rsidDel="00984E87">
          <w:rPr>
            <w:noProof/>
            <w:webHidden/>
          </w:rPr>
          <w:fldChar w:fldCharType="separate"/>
        </w:r>
        <w:r w:rsidR="00B670E3" w:rsidDel="00984E87">
          <w:rPr>
            <w:noProof/>
            <w:webHidden/>
          </w:rPr>
          <w:delText>38</w:delText>
        </w:r>
        <w:r w:rsidR="00B670E3" w:rsidDel="00984E87">
          <w:rPr>
            <w:noProof/>
            <w:webHidden/>
          </w:rPr>
          <w:fldChar w:fldCharType="end"/>
        </w:r>
        <w:r w:rsidDel="00984E87">
          <w:rPr>
            <w:noProof/>
          </w:rPr>
          <w:fldChar w:fldCharType="end"/>
        </w:r>
      </w:del>
    </w:p>
    <w:p w14:paraId="0BDCF018" w14:textId="23DE8B76" w:rsidR="00B670E3" w:rsidDel="00984E87" w:rsidRDefault="00984E87" w:rsidP="00B670E3">
      <w:pPr>
        <w:pStyle w:val="TOC3"/>
        <w:tabs>
          <w:tab w:val="left" w:pos="1320"/>
          <w:tab w:val="right" w:leader="dot" w:pos="9061"/>
        </w:tabs>
        <w:spacing w:line="360" w:lineRule="auto"/>
        <w:rPr>
          <w:del w:id="329" w:author="Lauma Svilpe" w:date="2020-05-23T23:41:00Z"/>
          <w:rFonts w:asciiTheme="minorHAnsi" w:eastAsiaTheme="minorEastAsia" w:hAnsiTheme="minorHAnsi" w:cstheme="minorBidi"/>
          <w:noProof/>
          <w:sz w:val="22"/>
          <w:szCs w:val="22"/>
          <w:lang w:val="en-US" w:eastAsia="en-US"/>
        </w:rPr>
      </w:pPr>
      <w:del w:id="330" w:author="Lauma Svilpe" w:date="2020-05-23T23:41:00Z">
        <w:r w:rsidDel="00984E87">
          <w:rPr>
            <w:noProof/>
          </w:rPr>
          <w:fldChar w:fldCharType="begin"/>
        </w:r>
        <w:r w:rsidDel="00984E87">
          <w:rPr>
            <w:noProof/>
          </w:rPr>
          <w:delInstrText xml:space="preserve"> HYPERLINK \l "_Toc40698943" </w:delInstrText>
        </w:r>
        <w:r w:rsidDel="00984E87">
          <w:rPr>
            <w:noProof/>
          </w:rPr>
          <w:fldChar w:fldCharType="separate"/>
        </w:r>
      </w:del>
      <w:ins w:id="331" w:author="Lauma Svilpe" w:date="2020-05-23T23:41:00Z">
        <w:r>
          <w:rPr>
            <w:b/>
            <w:bCs/>
            <w:noProof/>
            <w:lang w:val="en-US"/>
          </w:rPr>
          <w:t>Error! Hyperlink reference not valid.</w:t>
        </w:r>
      </w:ins>
      <w:del w:id="332" w:author="Lauma Svilpe" w:date="2020-05-23T23:41:00Z">
        <w:r w:rsidR="00B670E3" w:rsidRPr="00841A9B" w:rsidDel="00984E87">
          <w:rPr>
            <w:rStyle w:val="Hyperlink"/>
            <w:rFonts w:eastAsiaTheme="majorEastAsia"/>
            <w:noProof/>
          </w:rPr>
          <w:delText>3.2.1.</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Pirmreizējā izmaiņas apstrāde</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_Toc40698943 \h </w:delInstrText>
        </w:r>
        <w:r w:rsidR="00B670E3" w:rsidDel="00984E87">
          <w:rPr>
            <w:noProof/>
            <w:webHidden/>
          </w:rPr>
        </w:r>
        <w:r w:rsidR="00B670E3" w:rsidDel="00984E87">
          <w:rPr>
            <w:noProof/>
            <w:webHidden/>
          </w:rPr>
          <w:fldChar w:fldCharType="separate"/>
        </w:r>
        <w:r w:rsidR="00B670E3" w:rsidDel="00984E87">
          <w:rPr>
            <w:noProof/>
            <w:webHidden/>
          </w:rPr>
          <w:delText>38</w:delText>
        </w:r>
        <w:r w:rsidR="00B670E3" w:rsidDel="00984E87">
          <w:rPr>
            <w:noProof/>
            <w:webHidden/>
          </w:rPr>
          <w:fldChar w:fldCharType="end"/>
        </w:r>
        <w:r w:rsidDel="00984E87">
          <w:rPr>
            <w:noProof/>
          </w:rPr>
          <w:fldChar w:fldCharType="end"/>
        </w:r>
      </w:del>
    </w:p>
    <w:p w14:paraId="35F385F0" w14:textId="231AFDDE" w:rsidR="00B670E3" w:rsidDel="00984E87" w:rsidRDefault="00984E87" w:rsidP="00B670E3">
      <w:pPr>
        <w:pStyle w:val="TOC3"/>
        <w:tabs>
          <w:tab w:val="left" w:pos="1320"/>
          <w:tab w:val="right" w:leader="dot" w:pos="9061"/>
        </w:tabs>
        <w:spacing w:line="360" w:lineRule="auto"/>
        <w:rPr>
          <w:del w:id="333" w:author="Lauma Svilpe" w:date="2020-05-23T23:41:00Z"/>
          <w:rFonts w:asciiTheme="minorHAnsi" w:eastAsiaTheme="minorEastAsia" w:hAnsiTheme="minorHAnsi" w:cstheme="minorBidi"/>
          <w:noProof/>
          <w:sz w:val="22"/>
          <w:szCs w:val="22"/>
          <w:lang w:val="en-US" w:eastAsia="en-US"/>
        </w:rPr>
      </w:pPr>
      <w:del w:id="334" w:author="Lauma Svilpe" w:date="2020-05-23T23:41:00Z">
        <w:r w:rsidDel="00984E87">
          <w:rPr>
            <w:noProof/>
          </w:rPr>
          <w:fldChar w:fldCharType="begin"/>
        </w:r>
        <w:r w:rsidDel="00984E87">
          <w:rPr>
            <w:noProof/>
          </w:rPr>
          <w:delInstrText xml:space="preserve"> HYPERLINK \l "_Toc40698944" </w:delInstrText>
        </w:r>
        <w:r w:rsidDel="00984E87">
          <w:rPr>
            <w:noProof/>
          </w:rPr>
          <w:fldChar w:fldCharType="separate"/>
        </w:r>
      </w:del>
      <w:ins w:id="335" w:author="Lauma Svilpe" w:date="2020-05-23T23:41:00Z">
        <w:r>
          <w:rPr>
            <w:b/>
            <w:bCs/>
            <w:noProof/>
            <w:lang w:val="en-US"/>
          </w:rPr>
          <w:t>Error! Hyperlink reference not valid.</w:t>
        </w:r>
      </w:ins>
      <w:del w:id="336" w:author="Lauma Svilpe" w:date="2020-05-23T23:41:00Z">
        <w:r w:rsidR="00B670E3" w:rsidRPr="00841A9B" w:rsidDel="00984E87">
          <w:rPr>
            <w:rStyle w:val="Hyperlink"/>
            <w:rFonts w:eastAsiaTheme="majorEastAsia"/>
            <w:noProof/>
          </w:rPr>
          <w:delText>3.2.2.</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Scenārija iegūšana</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_Toc40698944 \h </w:delInstrText>
        </w:r>
        <w:r w:rsidR="00B670E3" w:rsidDel="00984E87">
          <w:rPr>
            <w:noProof/>
            <w:webHidden/>
          </w:rPr>
        </w:r>
        <w:r w:rsidR="00B670E3" w:rsidDel="00984E87">
          <w:rPr>
            <w:noProof/>
            <w:webHidden/>
          </w:rPr>
          <w:fldChar w:fldCharType="separate"/>
        </w:r>
        <w:r w:rsidR="00B670E3" w:rsidDel="00984E87">
          <w:rPr>
            <w:noProof/>
            <w:webHidden/>
          </w:rPr>
          <w:delText>41</w:delText>
        </w:r>
        <w:r w:rsidR="00B670E3" w:rsidDel="00984E87">
          <w:rPr>
            <w:noProof/>
            <w:webHidden/>
          </w:rPr>
          <w:fldChar w:fldCharType="end"/>
        </w:r>
        <w:r w:rsidDel="00984E87">
          <w:rPr>
            <w:noProof/>
          </w:rPr>
          <w:fldChar w:fldCharType="end"/>
        </w:r>
      </w:del>
    </w:p>
    <w:p w14:paraId="5A660B06" w14:textId="0F88438A" w:rsidR="00B670E3" w:rsidDel="00984E87" w:rsidRDefault="00984E87" w:rsidP="00B670E3">
      <w:pPr>
        <w:pStyle w:val="TOC3"/>
        <w:tabs>
          <w:tab w:val="left" w:pos="1320"/>
          <w:tab w:val="right" w:leader="dot" w:pos="9061"/>
        </w:tabs>
        <w:spacing w:line="360" w:lineRule="auto"/>
        <w:rPr>
          <w:del w:id="337" w:author="Lauma Svilpe" w:date="2020-05-23T23:41:00Z"/>
          <w:rFonts w:asciiTheme="minorHAnsi" w:eastAsiaTheme="minorEastAsia" w:hAnsiTheme="minorHAnsi" w:cstheme="minorBidi"/>
          <w:noProof/>
          <w:sz w:val="22"/>
          <w:szCs w:val="22"/>
          <w:lang w:val="en-US" w:eastAsia="en-US"/>
        </w:rPr>
      </w:pPr>
      <w:del w:id="338" w:author="Lauma Svilpe" w:date="2020-05-23T23:41:00Z">
        <w:r w:rsidDel="00984E87">
          <w:rPr>
            <w:noProof/>
          </w:rPr>
          <w:fldChar w:fldCharType="begin"/>
        </w:r>
        <w:r w:rsidDel="00984E87">
          <w:rPr>
            <w:noProof/>
          </w:rPr>
          <w:delInstrText xml:space="preserve"> HYPERLINK \l "_Toc40698945" </w:delInstrText>
        </w:r>
        <w:r w:rsidDel="00984E87">
          <w:rPr>
            <w:noProof/>
          </w:rPr>
          <w:fldChar w:fldCharType="separate"/>
        </w:r>
      </w:del>
      <w:ins w:id="339" w:author="Lauma Svilpe" w:date="2020-05-23T23:41:00Z">
        <w:r>
          <w:rPr>
            <w:b/>
            <w:bCs/>
            <w:noProof/>
            <w:lang w:val="en-US"/>
          </w:rPr>
          <w:t>Error! Hyperlink reference not valid.</w:t>
        </w:r>
      </w:ins>
      <w:del w:id="340" w:author="Lauma Svilpe" w:date="2020-05-23T23:41:00Z">
        <w:r w:rsidR="00B670E3" w:rsidRPr="00841A9B" w:rsidDel="00984E87">
          <w:rPr>
            <w:rStyle w:val="Hyperlink"/>
            <w:rFonts w:eastAsiaTheme="majorEastAsia"/>
            <w:noProof/>
          </w:rPr>
          <w:delText>3.2.3.</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Scenārija izpilde</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_Toc40698945 \h </w:delInstrText>
        </w:r>
        <w:r w:rsidR="00B670E3" w:rsidDel="00984E87">
          <w:rPr>
            <w:noProof/>
            <w:webHidden/>
          </w:rPr>
        </w:r>
        <w:r w:rsidR="00B670E3" w:rsidDel="00984E87">
          <w:rPr>
            <w:noProof/>
            <w:webHidden/>
          </w:rPr>
          <w:fldChar w:fldCharType="separate"/>
        </w:r>
        <w:r w:rsidR="00B670E3" w:rsidDel="00984E87">
          <w:rPr>
            <w:noProof/>
            <w:webHidden/>
          </w:rPr>
          <w:delText>42</w:delText>
        </w:r>
        <w:r w:rsidR="00B670E3" w:rsidDel="00984E87">
          <w:rPr>
            <w:noProof/>
            <w:webHidden/>
          </w:rPr>
          <w:fldChar w:fldCharType="end"/>
        </w:r>
        <w:r w:rsidDel="00984E87">
          <w:rPr>
            <w:noProof/>
          </w:rPr>
          <w:fldChar w:fldCharType="end"/>
        </w:r>
      </w:del>
    </w:p>
    <w:p w14:paraId="17C1BFEC" w14:textId="3396C4EA" w:rsidR="00B670E3" w:rsidDel="00984E87" w:rsidRDefault="00984E87" w:rsidP="00B670E3">
      <w:pPr>
        <w:pStyle w:val="TOC2"/>
        <w:tabs>
          <w:tab w:val="left" w:pos="880"/>
          <w:tab w:val="right" w:leader="dot" w:pos="9061"/>
        </w:tabs>
        <w:spacing w:line="360" w:lineRule="auto"/>
        <w:rPr>
          <w:del w:id="341" w:author="Lauma Svilpe" w:date="2020-05-23T23:41:00Z"/>
          <w:rFonts w:asciiTheme="minorHAnsi" w:eastAsiaTheme="minorEastAsia" w:hAnsiTheme="minorHAnsi" w:cstheme="minorBidi"/>
          <w:noProof/>
          <w:sz w:val="22"/>
          <w:szCs w:val="22"/>
          <w:lang w:val="en-US" w:eastAsia="en-US"/>
        </w:rPr>
      </w:pPr>
      <w:del w:id="342" w:author="Lauma Svilpe" w:date="2020-05-23T23:41:00Z">
        <w:r w:rsidDel="00984E87">
          <w:rPr>
            <w:noProof/>
          </w:rPr>
          <w:fldChar w:fldCharType="begin"/>
        </w:r>
        <w:r w:rsidDel="00984E87">
          <w:rPr>
            <w:noProof/>
          </w:rPr>
          <w:delInstrText xml:space="preserve"> HYPERLINK \l "_Toc40698946" </w:delInstrText>
        </w:r>
        <w:r w:rsidDel="00984E87">
          <w:rPr>
            <w:noProof/>
          </w:rPr>
          <w:fldChar w:fldCharType="separate"/>
        </w:r>
      </w:del>
      <w:ins w:id="343" w:author="Lauma Svilpe" w:date="2020-05-23T23:41:00Z">
        <w:r>
          <w:rPr>
            <w:b/>
            <w:bCs/>
            <w:noProof/>
            <w:lang w:val="en-US"/>
          </w:rPr>
          <w:t>Error! Hyperlink reference not valid.</w:t>
        </w:r>
      </w:ins>
      <w:del w:id="344" w:author="Lauma Svilpe" w:date="2020-05-23T23:41:00Z">
        <w:r w:rsidR="00B670E3" w:rsidRPr="00841A9B" w:rsidDel="00984E87">
          <w:rPr>
            <w:rStyle w:val="Hyperlink"/>
            <w:rFonts w:eastAsiaTheme="majorEastAsia"/>
            <w:noProof/>
          </w:rPr>
          <w:delText>3.3.</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Izmaiņu adaptācijas scenāriji</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_Toc40698946 \h </w:delInstrText>
        </w:r>
        <w:r w:rsidR="00B670E3" w:rsidDel="00984E87">
          <w:rPr>
            <w:noProof/>
            <w:webHidden/>
          </w:rPr>
        </w:r>
        <w:r w:rsidR="00B670E3" w:rsidDel="00984E87">
          <w:rPr>
            <w:noProof/>
            <w:webHidden/>
          </w:rPr>
          <w:fldChar w:fldCharType="separate"/>
        </w:r>
        <w:r w:rsidR="00B670E3" w:rsidDel="00984E87">
          <w:rPr>
            <w:noProof/>
            <w:webHidden/>
          </w:rPr>
          <w:delText>43</w:delText>
        </w:r>
        <w:r w:rsidR="00B670E3" w:rsidDel="00984E87">
          <w:rPr>
            <w:noProof/>
            <w:webHidden/>
          </w:rPr>
          <w:fldChar w:fldCharType="end"/>
        </w:r>
        <w:r w:rsidDel="00984E87">
          <w:rPr>
            <w:noProof/>
          </w:rPr>
          <w:fldChar w:fldCharType="end"/>
        </w:r>
      </w:del>
    </w:p>
    <w:p w14:paraId="7EEC72EF" w14:textId="2162DF2A" w:rsidR="00B670E3" w:rsidDel="00984E87" w:rsidRDefault="00984E87" w:rsidP="00B670E3">
      <w:pPr>
        <w:pStyle w:val="TOC3"/>
        <w:tabs>
          <w:tab w:val="left" w:pos="1320"/>
          <w:tab w:val="right" w:leader="dot" w:pos="9061"/>
        </w:tabs>
        <w:spacing w:line="360" w:lineRule="auto"/>
        <w:rPr>
          <w:del w:id="345" w:author="Lauma Svilpe" w:date="2020-05-23T23:41:00Z"/>
          <w:rFonts w:asciiTheme="minorHAnsi" w:eastAsiaTheme="minorEastAsia" w:hAnsiTheme="minorHAnsi" w:cstheme="minorBidi"/>
          <w:noProof/>
          <w:sz w:val="22"/>
          <w:szCs w:val="22"/>
          <w:lang w:val="en-US" w:eastAsia="en-US"/>
        </w:rPr>
      </w:pPr>
      <w:del w:id="346" w:author="Lauma Svilpe" w:date="2020-05-23T23:41:00Z">
        <w:r w:rsidDel="00984E87">
          <w:rPr>
            <w:noProof/>
          </w:rPr>
          <w:fldChar w:fldCharType="begin"/>
        </w:r>
        <w:r w:rsidDel="00984E87">
          <w:rPr>
            <w:noProof/>
          </w:rPr>
          <w:delInstrText xml:space="preserve"> HYPERLINK \l "_Toc40698947" </w:delInstrText>
        </w:r>
        <w:r w:rsidDel="00984E87">
          <w:rPr>
            <w:noProof/>
          </w:rPr>
          <w:fldChar w:fldCharType="separate"/>
        </w:r>
      </w:del>
      <w:ins w:id="347" w:author="Lauma Svilpe" w:date="2020-05-23T23:41:00Z">
        <w:r>
          <w:rPr>
            <w:b/>
            <w:bCs/>
            <w:noProof/>
            <w:lang w:val="en-US"/>
          </w:rPr>
          <w:t>Error! Hyperlink reference not valid.</w:t>
        </w:r>
      </w:ins>
      <w:del w:id="348" w:author="Lauma Svilpe" w:date="2020-05-23T23:41:00Z">
        <w:r w:rsidR="00B670E3" w:rsidRPr="00841A9B" w:rsidDel="00984E87">
          <w:rPr>
            <w:rStyle w:val="Hyperlink"/>
            <w:rFonts w:eastAsiaTheme="majorEastAsia"/>
            <w:noProof/>
          </w:rPr>
          <w:delText>3.3.1.</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Datu maģistrāles līmeņa pievienošana</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_Toc40698947 \h </w:delInstrText>
        </w:r>
        <w:r w:rsidR="00B670E3" w:rsidDel="00984E87">
          <w:rPr>
            <w:noProof/>
            <w:webHidden/>
          </w:rPr>
        </w:r>
        <w:r w:rsidR="00B670E3" w:rsidDel="00984E87">
          <w:rPr>
            <w:noProof/>
            <w:webHidden/>
          </w:rPr>
          <w:fldChar w:fldCharType="separate"/>
        </w:r>
        <w:r w:rsidR="00B670E3" w:rsidDel="00984E87">
          <w:rPr>
            <w:noProof/>
            <w:webHidden/>
          </w:rPr>
          <w:delText>43</w:delText>
        </w:r>
        <w:r w:rsidR="00B670E3" w:rsidDel="00984E87">
          <w:rPr>
            <w:noProof/>
            <w:webHidden/>
          </w:rPr>
          <w:fldChar w:fldCharType="end"/>
        </w:r>
        <w:r w:rsidDel="00984E87">
          <w:rPr>
            <w:noProof/>
          </w:rPr>
          <w:fldChar w:fldCharType="end"/>
        </w:r>
      </w:del>
    </w:p>
    <w:p w14:paraId="50022F7D" w14:textId="5D7F677F" w:rsidR="00B670E3" w:rsidDel="00984E87" w:rsidRDefault="00984E87" w:rsidP="00B670E3">
      <w:pPr>
        <w:pStyle w:val="TOC3"/>
        <w:tabs>
          <w:tab w:val="left" w:pos="1320"/>
          <w:tab w:val="right" w:leader="dot" w:pos="9061"/>
        </w:tabs>
        <w:spacing w:line="360" w:lineRule="auto"/>
        <w:rPr>
          <w:del w:id="349" w:author="Lauma Svilpe" w:date="2020-05-23T23:41:00Z"/>
          <w:rFonts w:asciiTheme="minorHAnsi" w:eastAsiaTheme="minorEastAsia" w:hAnsiTheme="minorHAnsi" w:cstheme="minorBidi"/>
          <w:noProof/>
          <w:sz w:val="22"/>
          <w:szCs w:val="22"/>
          <w:lang w:val="en-US" w:eastAsia="en-US"/>
        </w:rPr>
      </w:pPr>
      <w:del w:id="350" w:author="Lauma Svilpe" w:date="2020-05-23T23:41:00Z">
        <w:r w:rsidDel="00984E87">
          <w:rPr>
            <w:noProof/>
          </w:rPr>
          <w:fldChar w:fldCharType="begin"/>
        </w:r>
        <w:r w:rsidDel="00984E87">
          <w:rPr>
            <w:noProof/>
          </w:rPr>
          <w:delInstrText xml:space="preserve"> HYPERLINK \l "_Toc40698948" </w:delInstrText>
        </w:r>
        <w:r w:rsidDel="00984E87">
          <w:rPr>
            <w:noProof/>
          </w:rPr>
          <w:fldChar w:fldCharType="separate"/>
        </w:r>
      </w:del>
      <w:ins w:id="351" w:author="Lauma Svilpe" w:date="2020-05-23T23:41:00Z">
        <w:r>
          <w:rPr>
            <w:b/>
            <w:bCs/>
            <w:noProof/>
            <w:lang w:val="en-US"/>
          </w:rPr>
          <w:t>Error! Hyperlink reference not valid.</w:t>
        </w:r>
      </w:ins>
      <w:del w:id="352" w:author="Lauma Svilpe" w:date="2020-05-23T23:41:00Z">
        <w:r w:rsidR="00B670E3" w:rsidRPr="00841A9B" w:rsidDel="00984E87">
          <w:rPr>
            <w:rStyle w:val="Hyperlink"/>
            <w:rFonts w:eastAsiaTheme="majorEastAsia"/>
            <w:noProof/>
          </w:rPr>
          <w:delText>3.3.2.</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Datu avota pievienošana</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_Toc40698948 \h </w:delInstrText>
        </w:r>
        <w:r w:rsidR="00B670E3" w:rsidDel="00984E87">
          <w:rPr>
            <w:noProof/>
            <w:webHidden/>
          </w:rPr>
        </w:r>
        <w:r w:rsidR="00B670E3" w:rsidDel="00984E87">
          <w:rPr>
            <w:noProof/>
            <w:webHidden/>
          </w:rPr>
          <w:fldChar w:fldCharType="separate"/>
        </w:r>
        <w:r w:rsidR="00B670E3" w:rsidDel="00984E87">
          <w:rPr>
            <w:noProof/>
            <w:webHidden/>
          </w:rPr>
          <w:delText>45</w:delText>
        </w:r>
        <w:r w:rsidR="00B670E3" w:rsidDel="00984E87">
          <w:rPr>
            <w:noProof/>
            <w:webHidden/>
          </w:rPr>
          <w:fldChar w:fldCharType="end"/>
        </w:r>
        <w:r w:rsidDel="00984E87">
          <w:rPr>
            <w:noProof/>
          </w:rPr>
          <w:fldChar w:fldCharType="end"/>
        </w:r>
      </w:del>
    </w:p>
    <w:p w14:paraId="7EE4A134" w14:textId="0398D4FA" w:rsidR="00B670E3" w:rsidDel="00984E87" w:rsidRDefault="00984E87" w:rsidP="00B670E3">
      <w:pPr>
        <w:pStyle w:val="TOC3"/>
        <w:tabs>
          <w:tab w:val="left" w:pos="1320"/>
          <w:tab w:val="right" w:leader="dot" w:pos="9061"/>
        </w:tabs>
        <w:spacing w:line="360" w:lineRule="auto"/>
        <w:rPr>
          <w:del w:id="353" w:author="Lauma Svilpe" w:date="2020-05-23T23:41:00Z"/>
          <w:rFonts w:asciiTheme="minorHAnsi" w:eastAsiaTheme="minorEastAsia" w:hAnsiTheme="minorHAnsi" w:cstheme="minorBidi"/>
          <w:noProof/>
          <w:sz w:val="22"/>
          <w:szCs w:val="22"/>
          <w:lang w:val="en-US" w:eastAsia="en-US"/>
        </w:rPr>
      </w:pPr>
      <w:del w:id="354" w:author="Lauma Svilpe" w:date="2020-05-23T23:41:00Z">
        <w:r w:rsidDel="00984E87">
          <w:rPr>
            <w:noProof/>
          </w:rPr>
          <w:fldChar w:fldCharType="begin"/>
        </w:r>
        <w:r w:rsidDel="00984E87">
          <w:rPr>
            <w:noProof/>
          </w:rPr>
          <w:delInstrText xml:space="preserve"> HYPERLINK \l "_Toc40698949" </w:delInstrText>
        </w:r>
        <w:r w:rsidDel="00984E87">
          <w:rPr>
            <w:noProof/>
          </w:rPr>
          <w:fldChar w:fldCharType="separate"/>
        </w:r>
      </w:del>
      <w:ins w:id="355" w:author="Lauma Svilpe" w:date="2020-05-23T23:41:00Z">
        <w:r>
          <w:rPr>
            <w:b/>
            <w:bCs/>
            <w:noProof/>
            <w:lang w:val="en-US"/>
          </w:rPr>
          <w:t>Error! Hyperlink reference not valid.</w:t>
        </w:r>
      </w:ins>
      <w:del w:id="356" w:author="Lauma Svilpe" w:date="2020-05-23T23:41:00Z">
        <w:r w:rsidR="00B670E3" w:rsidRPr="00841A9B" w:rsidDel="00984E87">
          <w:rPr>
            <w:rStyle w:val="Hyperlink"/>
            <w:rFonts w:eastAsiaTheme="majorEastAsia"/>
            <w:noProof/>
          </w:rPr>
          <w:delText>3.3.3.</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Datu kopas pievienošana</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_Toc40698949 \h </w:delInstrText>
        </w:r>
        <w:r w:rsidR="00B670E3" w:rsidDel="00984E87">
          <w:rPr>
            <w:noProof/>
            <w:webHidden/>
          </w:rPr>
        </w:r>
        <w:r w:rsidR="00B670E3" w:rsidDel="00984E87">
          <w:rPr>
            <w:noProof/>
            <w:webHidden/>
          </w:rPr>
          <w:fldChar w:fldCharType="separate"/>
        </w:r>
        <w:r w:rsidR="00B670E3" w:rsidDel="00984E87">
          <w:rPr>
            <w:noProof/>
            <w:webHidden/>
          </w:rPr>
          <w:delText>46</w:delText>
        </w:r>
        <w:r w:rsidR="00B670E3" w:rsidDel="00984E87">
          <w:rPr>
            <w:noProof/>
            <w:webHidden/>
          </w:rPr>
          <w:fldChar w:fldCharType="end"/>
        </w:r>
        <w:r w:rsidDel="00984E87">
          <w:rPr>
            <w:noProof/>
          </w:rPr>
          <w:fldChar w:fldCharType="end"/>
        </w:r>
      </w:del>
    </w:p>
    <w:p w14:paraId="24093D15" w14:textId="42A5648E" w:rsidR="00B670E3" w:rsidDel="00984E87" w:rsidRDefault="00984E87" w:rsidP="00B670E3">
      <w:pPr>
        <w:pStyle w:val="TOC3"/>
        <w:tabs>
          <w:tab w:val="left" w:pos="1320"/>
          <w:tab w:val="right" w:leader="dot" w:pos="9061"/>
        </w:tabs>
        <w:spacing w:line="360" w:lineRule="auto"/>
        <w:rPr>
          <w:del w:id="357" w:author="Lauma Svilpe" w:date="2020-05-23T23:41:00Z"/>
          <w:rFonts w:asciiTheme="minorHAnsi" w:eastAsiaTheme="minorEastAsia" w:hAnsiTheme="minorHAnsi" w:cstheme="minorBidi"/>
          <w:noProof/>
          <w:sz w:val="22"/>
          <w:szCs w:val="22"/>
          <w:lang w:val="en-US" w:eastAsia="en-US"/>
        </w:rPr>
      </w:pPr>
      <w:del w:id="358" w:author="Lauma Svilpe" w:date="2020-05-23T23:41:00Z">
        <w:r w:rsidDel="00984E87">
          <w:rPr>
            <w:noProof/>
          </w:rPr>
          <w:fldChar w:fldCharType="begin"/>
        </w:r>
        <w:r w:rsidDel="00984E87">
          <w:rPr>
            <w:noProof/>
          </w:rPr>
          <w:delInstrText xml:space="preserve"> HYPERLINK \l "_Toc40698950" </w:delInstrText>
        </w:r>
        <w:r w:rsidDel="00984E87">
          <w:rPr>
            <w:noProof/>
          </w:rPr>
          <w:fldChar w:fldCharType="separate"/>
        </w:r>
      </w:del>
      <w:ins w:id="359" w:author="Lauma Svilpe" w:date="2020-05-23T23:41:00Z">
        <w:r>
          <w:rPr>
            <w:b/>
            <w:bCs/>
            <w:noProof/>
            <w:lang w:val="en-US"/>
          </w:rPr>
          <w:t>Error! Hyperlink reference not valid.</w:t>
        </w:r>
      </w:ins>
      <w:del w:id="360" w:author="Lauma Svilpe" w:date="2020-05-23T23:41:00Z">
        <w:r w:rsidR="00B670E3" w:rsidRPr="00841A9B" w:rsidDel="00984E87">
          <w:rPr>
            <w:rStyle w:val="Hyperlink"/>
            <w:rFonts w:eastAsiaTheme="majorEastAsia"/>
            <w:noProof/>
          </w:rPr>
          <w:delText>3.3.4.</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Metadatu īpašības pievienošana</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_Toc40698950 \h </w:delInstrText>
        </w:r>
        <w:r w:rsidR="00B670E3" w:rsidDel="00984E87">
          <w:rPr>
            <w:noProof/>
            <w:webHidden/>
          </w:rPr>
        </w:r>
        <w:r w:rsidR="00B670E3" w:rsidDel="00984E87">
          <w:rPr>
            <w:noProof/>
            <w:webHidden/>
          </w:rPr>
          <w:fldChar w:fldCharType="separate"/>
        </w:r>
        <w:r w:rsidR="00B670E3" w:rsidDel="00984E87">
          <w:rPr>
            <w:noProof/>
            <w:webHidden/>
          </w:rPr>
          <w:delText>47</w:delText>
        </w:r>
        <w:r w:rsidR="00B670E3" w:rsidDel="00984E87">
          <w:rPr>
            <w:noProof/>
            <w:webHidden/>
          </w:rPr>
          <w:fldChar w:fldCharType="end"/>
        </w:r>
        <w:r w:rsidDel="00984E87">
          <w:rPr>
            <w:noProof/>
          </w:rPr>
          <w:fldChar w:fldCharType="end"/>
        </w:r>
      </w:del>
    </w:p>
    <w:p w14:paraId="11790568" w14:textId="1468CDA2" w:rsidR="00B670E3" w:rsidDel="00984E87" w:rsidRDefault="00984E87" w:rsidP="00B670E3">
      <w:pPr>
        <w:pStyle w:val="TOC3"/>
        <w:tabs>
          <w:tab w:val="left" w:pos="1320"/>
          <w:tab w:val="right" w:leader="dot" w:pos="9061"/>
        </w:tabs>
        <w:spacing w:line="360" w:lineRule="auto"/>
        <w:rPr>
          <w:del w:id="361" w:author="Lauma Svilpe" w:date="2020-05-23T23:41:00Z"/>
          <w:rFonts w:asciiTheme="minorHAnsi" w:eastAsiaTheme="minorEastAsia" w:hAnsiTheme="minorHAnsi" w:cstheme="minorBidi"/>
          <w:noProof/>
          <w:sz w:val="22"/>
          <w:szCs w:val="22"/>
          <w:lang w:val="en-US" w:eastAsia="en-US"/>
        </w:rPr>
      </w:pPr>
      <w:del w:id="362" w:author="Lauma Svilpe" w:date="2020-05-23T23:41:00Z">
        <w:r w:rsidDel="00984E87">
          <w:rPr>
            <w:noProof/>
          </w:rPr>
          <w:fldChar w:fldCharType="begin"/>
        </w:r>
        <w:r w:rsidDel="00984E87">
          <w:rPr>
            <w:noProof/>
          </w:rPr>
          <w:delInstrText xml:space="preserve"> HYPERLINK \l "_Toc40698951" </w:delInstrText>
        </w:r>
        <w:r w:rsidDel="00984E87">
          <w:rPr>
            <w:noProof/>
          </w:rPr>
          <w:fldChar w:fldCharType="separate"/>
        </w:r>
      </w:del>
      <w:ins w:id="363" w:author="Lauma Svilpe" w:date="2020-05-23T23:41:00Z">
        <w:r>
          <w:rPr>
            <w:b/>
            <w:bCs/>
            <w:noProof/>
            <w:lang w:val="en-US"/>
          </w:rPr>
          <w:t>Error! Hyperlink reference not valid.</w:t>
        </w:r>
      </w:ins>
      <w:del w:id="364" w:author="Lauma Svilpe" w:date="2020-05-23T23:41:00Z">
        <w:r w:rsidR="00B670E3" w:rsidRPr="00841A9B" w:rsidDel="00984E87">
          <w:rPr>
            <w:rStyle w:val="Hyperlink"/>
            <w:rFonts w:eastAsiaTheme="majorEastAsia"/>
            <w:noProof/>
          </w:rPr>
          <w:delText>3.3.5.</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Datu vienības pievienošana</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_Toc40698951 \h </w:delInstrText>
        </w:r>
        <w:r w:rsidR="00B670E3" w:rsidDel="00984E87">
          <w:rPr>
            <w:noProof/>
            <w:webHidden/>
          </w:rPr>
        </w:r>
        <w:r w:rsidR="00B670E3" w:rsidDel="00984E87">
          <w:rPr>
            <w:noProof/>
            <w:webHidden/>
          </w:rPr>
          <w:fldChar w:fldCharType="separate"/>
        </w:r>
        <w:r w:rsidR="00B670E3" w:rsidDel="00984E87">
          <w:rPr>
            <w:noProof/>
            <w:webHidden/>
          </w:rPr>
          <w:delText>47</w:delText>
        </w:r>
        <w:r w:rsidR="00B670E3" w:rsidDel="00984E87">
          <w:rPr>
            <w:noProof/>
            <w:webHidden/>
          </w:rPr>
          <w:fldChar w:fldCharType="end"/>
        </w:r>
        <w:r w:rsidDel="00984E87">
          <w:rPr>
            <w:noProof/>
          </w:rPr>
          <w:fldChar w:fldCharType="end"/>
        </w:r>
      </w:del>
    </w:p>
    <w:p w14:paraId="6AD111CA" w14:textId="4C773880" w:rsidR="00B670E3" w:rsidDel="00984E87" w:rsidRDefault="00984E87" w:rsidP="00B670E3">
      <w:pPr>
        <w:pStyle w:val="TOC3"/>
        <w:tabs>
          <w:tab w:val="left" w:pos="1320"/>
          <w:tab w:val="right" w:leader="dot" w:pos="9061"/>
        </w:tabs>
        <w:spacing w:line="360" w:lineRule="auto"/>
        <w:rPr>
          <w:del w:id="365" w:author="Lauma Svilpe" w:date="2020-05-23T23:41:00Z"/>
          <w:rFonts w:asciiTheme="minorHAnsi" w:eastAsiaTheme="minorEastAsia" w:hAnsiTheme="minorHAnsi" w:cstheme="minorBidi"/>
          <w:noProof/>
          <w:sz w:val="22"/>
          <w:szCs w:val="22"/>
          <w:lang w:val="en-US" w:eastAsia="en-US"/>
        </w:rPr>
      </w:pPr>
      <w:del w:id="366" w:author="Lauma Svilpe" w:date="2020-05-23T23:41:00Z">
        <w:r w:rsidDel="00984E87">
          <w:rPr>
            <w:noProof/>
          </w:rPr>
          <w:fldChar w:fldCharType="begin"/>
        </w:r>
        <w:r w:rsidDel="00984E87">
          <w:rPr>
            <w:noProof/>
          </w:rPr>
          <w:delInstrText xml:space="preserve"> HYPERLINK \l "_Toc40698952" </w:delInstrText>
        </w:r>
        <w:r w:rsidDel="00984E87">
          <w:rPr>
            <w:noProof/>
          </w:rPr>
          <w:fldChar w:fldCharType="separate"/>
        </w:r>
      </w:del>
      <w:ins w:id="367" w:author="Lauma Svilpe" w:date="2020-05-23T23:41:00Z">
        <w:r>
          <w:rPr>
            <w:b/>
            <w:bCs/>
            <w:noProof/>
            <w:lang w:val="en-US"/>
          </w:rPr>
          <w:t>Error! Hyperlink reference not valid.</w:t>
        </w:r>
      </w:ins>
      <w:del w:id="368" w:author="Lauma Svilpe" w:date="2020-05-23T23:41:00Z">
        <w:r w:rsidR="00B670E3" w:rsidRPr="00841A9B" w:rsidDel="00984E87">
          <w:rPr>
            <w:rStyle w:val="Hyperlink"/>
            <w:rFonts w:eastAsiaTheme="majorEastAsia"/>
            <w:noProof/>
          </w:rPr>
          <w:delText>3.3.6.</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Datu avota dzēšana</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_Toc40698952 \h </w:delInstrText>
        </w:r>
        <w:r w:rsidR="00B670E3" w:rsidDel="00984E87">
          <w:rPr>
            <w:noProof/>
            <w:webHidden/>
          </w:rPr>
        </w:r>
        <w:r w:rsidR="00B670E3" w:rsidDel="00984E87">
          <w:rPr>
            <w:noProof/>
            <w:webHidden/>
          </w:rPr>
          <w:fldChar w:fldCharType="separate"/>
        </w:r>
        <w:r w:rsidR="00B670E3" w:rsidDel="00984E87">
          <w:rPr>
            <w:noProof/>
            <w:webHidden/>
          </w:rPr>
          <w:delText>49</w:delText>
        </w:r>
        <w:r w:rsidR="00B670E3" w:rsidDel="00984E87">
          <w:rPr>
            <w:noProof/>
            <w:webHidden/>
          </w:rPr>
          <w:fldChar w:fldCharType="end"/>
        </w:r>
        <w:r w:rsidDel="00984E87">
          <w:rPr>
            <w:noProof/>
          </w:rPr>
          <w:fldChar w:fldCharType="end"/>
        </w:r>
      </w:del>
    </w:p>
    <w:p w14:paraId="71A45642" w14:textId="0B478DA5" w:rsidR="00B670E3" w:rsidDel="00984E87" w:rsidRDefault="00984E87" w:rsidP="00B670E3">
      <w:pPr>
        <w:pStyle w:val="TOC3"/>
        <w:tabs>
          <w:tab w:val="left" w:pos="1320"/>
          <w:tab w:val="right" w:leader="dot" w:pos="9061"/>
        </w:tabs>
        <w:spacing w:line="360" w:lineRule="auto"/>
        <w:rPr>
          <w:del w:id="369" w:author="Lauma Svilpe" w:date="2020-05-23T23:41:00Z"/>
          <w:rFonts w:asciiTheme="minorHAnsi" w:eastAsiaTheme="minorEastAsia" w:hAnsiTheme="minorHAnsi" w:cstheme="minorBidi"/>
          <w:noProof/>
          <w:sz w:val="22"/>
          <w:szCs w:val="22"/>
          <w:lang w:val="en-US" w:eastAsia="en-US"/>
        </w:rPr>
      </w:pPr>
      <w:del w:id="370" w:author="Lauma Svilpe" w:date="2020-05-23T23:41:00Z">
        <w:r w:rsidDel="00984E87">
          <w:rPr>
            <w:noProof/>
          </w:rPr>
          <w:fldChar w:fldCharType="begin"/>
        </w:r>
        <w:r w:rsidDel="00984E87">
          <w:rPr>
            <w:noProof/>
          </w:rPr>
          <w:delInstrText xml:space="preserve"> HYPERLINK \l "_Toc40698953" </w:delInstrText>
        </w:r>
        <w:r w:rsidDel="00984E87">
          <w:rPr>
            <w:noProof/>
          </w:rPr>
          <w:fldChar w:fldCharType="separate"/>
        </w:r>
      </w:del>
      <w:ins w:id="371" w:author="Lauma Svilpe" w:date="2020-05-23T23:41:00Z">
        <w:r>
          <w:rPr>
            <w:b/>
            <w:bCs/>
            <w:noProof/>
            <w:lang w:val="en-US"/>
          </w:rPr>
          <w:t>Error! Hyperlink reference not valid.</w:t>
        </w:r>
      </w:ins>
      <w:del w:id="372" w:author="Lauma Svilpe" w:date="2020-05-23T23:41:00Z">
        <w:r w:rsidR="00B670E3" w:rsidRPr="00841A9B" w:rsidDel="00984E87">
          <w:rPr>
            <w:rStyle w:val="Hyperlink"/>
            <w:rFonts w:eastAsiaTheme="majorEastAsia"/>
            <w:noProof/>
          </w:rPr>
          <w:delText>3.3.7.</w:delText>
        </w:r>
        <w:r w:rsidR="00B670E3" w:rsidDel="00984E87">
          <w:rPr>
            <w:rFonts w:asciiTheme="minorHAnsi" w:eastAsiaTheme="minorEastAsia" w:hAnsiTheme="minorHAnsi" w:cstheme="minorBidi"/>
            <w:noProof/>
            <w:sz w:val="22"/>
            <w:szCs w:val="22"/>
            <w:lang w:val="en-US" w:eastAsia="en-US"/>
          </w:rPr>
          <w:tab/>
        </w:r>
        <w:r w:rsidR="00B670E3" w:rsidRPr="00841A9B" w:rsidDel="00984E87">
          <w:rPr>
            <w:rStyle w:val="Hyperlink"/>
            <w:rFonts w:eastAsiaTheme="majorEastAsia"/>
            <w:noProof/>
          </w:rPr>
          <w:delText>Datu maģistrāles līmeņa dzēšana</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_Toc40698953 \h </w:delInstrText>
        </w:r>
        <w:r w:rsidR="00B670E3" w:rsidDel="00984E87">
          <w:rPr>
            <w:noProof/>
            <w:webHidden/>
          </w:rPr>
        </w:r>
        <w:r w:rsidR="00B670E3" w:rsidDel="00984E87">
          <w:rPr>
            <w:noProof/>
            <w:webHidden/>
          </w:rPr>
          <w:fldChar w:fldCharType="separate"/>
        </w:r>
        <w:r w:rsidR="00B670E3" w:rsidDel="00984E87">
          <w:rPr>
            <w:noProof/>
            <w:webHidden/>
          </w:rPr>
          <w:delText>50</w:delText>
        </w:r>
        <w:r w:rsidR="00B670E3" w:rsidDel="00984E87">
          <w:rPr>
            <w:noProof/>
            <w:webHidden/>
          </w:rPr>
          <w:fldChar w:fldCharType="end"/>
        </w:r>
        <w:r w:rsidDel="00984E87">
          <w:rPr>
            <w:noProof/>
          </w:rPr>
          <w:fldChar w:fldCharType="end"/>
        </w:r>
      </w:del>
    </w:p>
    <w:p w14:paraId="488E2720" w14:textId="688E9881" w:rsidR="00B670E3" w:rsidDel="00984E87" w:rsidRDefault="00984E87" w:rsidP="00B670E3">
      <w:pPr>
        <w:pStyle w:val="TOC1"/>
        <w:tabs>
          <w:tab w:val="right" w:leader="dot" w:pos="9061"/>
        </w:tabs>
        <w:spacing w:line="360" w:lineRule="auto"/>
        <w:rPr>
          <w:del w:id="373" w:author="Lauma Svilpe" w:date="2020-05-23T23:41:00Z"/>
          <w:rFonts w:asciiTheme="minorHAnsi" w:eastAsiaTheme="minorEastAsia" w:hAnsiTheme="minorHAnsi" w:cstheme="minorBidi"/>
          <w:noProof/>
          <w:sz w:val="22"/>
          <w:szCs w:val="22"/>
          <w:lang w:val="en-US" w:eastAsia="en-US"/>
        </w:rPr>
      </w:pPr>
      <w:del w:id="374" w:author="Lauma Svilpe" w:date="2020-05-23T23:41:00Z">
        <w:r w:rsidDel="00984E87">
          <w:rPr>
            <w:noProof/>
          </w:rPr>
          <w:fldChar w:fldCharType="begin"/>
        </w:r>
        <w:r w:rsidDel="00984E87">
          <w:rPr>
            <w:noProof/>
          </w:rPr>
          <w:delInstrText xml:space="preserve"> HYPERLINK \l "_Toc40698954" </w:delInstrText>
        </w:r>
        <w:r w:rsidDel="00984E87">
          <w:rPr>
            <w:noProof/>
          </w:rPr>
          <w:fldChar w:fldCharType="separate"/>
        </w:r>
      </w:del>
      <w:ins w:id="375" w:author="Lauma Svilpe" w:date="2020-05-23T23:41:00Z">
        <w:r>
          <w:rPr>
            <w:b/>
            <w:bCs/>
            <w:noProof/>
            <w:lang w:val="en-US"/>
          </w:rPr>
          <w:t>Error! Hyperlink reference not valid.</w:t>
        </w:r>
      </w:ins>
      <w:del w:id="376" w:author="Lauma Svilpe" w:date="2020-05-23T23:41:00Z">
        <w:r w:rsidR="00B670E3" w:rsidRPr="00841A9B" w:rsidDel="00984E87">
          <w:rPr>
            <w:rStyle w:val="Hyperlink"/>
            <w:rFonts w:eastAsiaTheme="majorEastAsia"/>
            <w:noProof/>
          </w:rPr>
          <w:delText>Rezultāti</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_Toc40698954 \h </w:delInstrText>
        </w:r>
        <w:r w:rsidR="00B670E3" w:rsidDel="00984E87">
          <w:rPr>
            <w:noProof/>
            <w:webHidden/>
          </w:rPr>
        </w:r>
        <w:r w:rsidR="00B670E3" w:rsidDel="00984E87">
          <w:rPr>
            <w:noProof/>
            <w:webHidden/>
          </w:rPr>
          <w:fldChar w:fldCharType="separate"/>
        </w:r>
        <w:r w:rsidR="00B670E3" w:rsidDel="00984E87">
          <w:rPr>
            <w:noProof/>
            <w:webHidden/>
          </w:rPr>
          <w:delText>51</w:delText>
        </w:r>
        <w:r w:rsidR="00B670E3" w:rsidDel="00984E87">
          <w:rPr>
            <w:noProof/>
            <w:webHidden/>
          </w:rPr>
          <w:fldChar w:fldCharType="end"/>
        </w:r>
        <w:r w:rsidDel="00984E87">
          <w:rPr>
            <w:noProof/>
          </w:rPr>
          <w:fldChar w:fldCharType="end"/>
        </w:r>
      </w:del>
    </w:p>
    <w:p w14:paraId="107FC7ED" w14:textId="06B0ECD6" w:rsidR="00B670E3" w:rsidDel="00984E87" w:rsidRDefault="00984E87" w:rsidP="00B670E3">
      <w:pPr>
        <w:pStyle w:val="TOC1"/>
        <w:tabs>
          <w:tab w:val="right" w:leader="dot" w:pos="9061"/>
        </w:tabs>
        <w:spacing w:line="360" w:lineRule="auto"/>
        <w:rPr>
          <w:del w:id="377" w:author="Lauma Svilpe" w:date="2020-05-23T23:41:00Z"/>
          <w:rFonts w:asciiTheme="minorHAnsi" w:eastAsiaTheme="minorEastAsia" w:hAnsiTheme="minorHAnsi" w:cstheme="minorBidi"/>
          <w:noProof/>
          <w:sz w:val="22"/>
          <w:szCs w:val="22"/>
          <w:lang w:val="en-US" w:eastAsia="en-US"/>
        </w:rPr>
      </w:pPr>
      <w:del w:id="378" w:author="Lauma Svilpe" w:date="2020-05-23T23:41:00Z">
        <w:r w:rsidDel="00984E87">
          <w:rPr>
            <w:noProof/>
          </w:rPr>
          <w:fldChar w:fldCharType="begin"/>
        </w:r>
        <w:r w:rsidDel="00984E87">
          <w:rPr>
            <w:noProof/>
          </w:rPr>
          <w:delInstrText xml:space="preserve"> HYPERLINK \l "_Toc40698955" </w:delInstrText>
        </w:r>
        <w:r w:rsidDel="00984E87">
          <w:rPr>
            <w:noProof/>
          </w:rPr>
          <w:fldChar w:fldCharType="separate"/>
        </w:r>
      </w:del>
      <w:ins w:id="379" w:author="Lauma Svilpe" w:date="2020-05-23T23:41:00Z">
        <w:r>
          <w:rPr>
            <w:b/>
            <w:bCs/>
            <w:noProof/>
            <w:lang w:val="en-US"/>
          </w:rPr>
          <w:t>Error! Hyperlink reference not valid.</w:t>
        </w:r>
      </w:ins>
      <w:del w:id="380" w:author="Lauma Svilpe" w:date="2020-05-23T23:41:00Z">
        <w:r w:rsidR="00B670E3" w:rsidRPr="00841A9B" w:rsidDel="00984E87">
          <w:rPr>
            <w:rStyle w:val="Hyperlink"/>
            <w:rFonts w:eastAsiaTheme="majorEastAsia"/>
            <w:noProof/>
          </w:rPr>
          <w:delText>Secinājumi</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_Toc40698955 \h </w:delInstrText>
        </w:r>
        <w:r w:rsidR="00B670E3" w:rsidDel="00984E87">
          <w:rPr>
            <w:noProof/>
            <w:webHidden/>
          </w:rPr>
        </w:r>
        <w:r w:rsidR="00B670E3" w:rsidDel="00984E87">
          <w:rPr>
            <w:noProof/>
            <w:webHidden/>
          </w:rPr>
          <w:fldChar w:fldCharType="separate"/>
        </w:r>
        <w:r w:rsidR="00B670E3" w:rsidDel="00984E87">
          <w:rPr>
            <w:noProof/>
            <w:webHidden/>
          </w:rPr>
          <w:delText>52</w:delText>
        </w:r>
        <w:r w:rsidR="00B670E3" w:rsidDel="00984E87">
          <w:rPr>
            <w:noProof/>
            <w:webHidden/>
          </w:rPr>
          <w:fldChar w:fldCharType="end"/>
        </w:r>
        <w:r w:rsidDel="00984E87">
          <w:rPr>
            <w:noProof/>
          </w:rPr>
          <w:fldChar w:fldCharType="end"/>
        </w:r>
      </w:del>
    </w:p>
    <w:p w14:paraId="112585A6" w14:textId="142C0277" w:rsidR="00B670E3" w:rsidDel="00984E87" w:rsidRDefault="00984E87" w:rsidP="00B670E3">
      <w:pPr>
        <w:pStyle w:val="TOC1"/>
        <w:tabs>
          <w:tab w:val="right" w:leader="dot" w:pos="9061"/>
        </w:tabs>
        <w:spacing w:line="360" w:lineRule="auto"/>
        <w:rPr>
          <w:del w:id="381" w:author="Lauma Svilpe" w:date="2020-05-23T23:41:00Z"/>
          <w:rFonts w:asciiTheme="minorHAnsi" w:eastAsiaTheme="minorEastAsia" w:hAnsiTheme="minorHAnsi" w:cstheme="minorBidi"/>
          <w:noProof/>
          <w:sz w:val="22"/>
          <w:szCs w:val="22"/>
          <w:lang w:val="en-US" w:eastAsia="en-US"/>
        </w:rPr>
      </w:pPr>
      <w:del w:id="382" w:author="Lauma Svilpe" w:date="2020-05-23T23:41:00Z">
        <w:r w:rsidDel="00984E87">
          <w:rPr>
            <w:noProof/>
          </w:rPr>
          <w:fldChar w:fldCharType="begin"/>
        </w:r>
        <w:r w:rsidDel="00984E87">
          <w:rPr>
            <w:noProof/>
          </w:rPr>
          <w:delInstrText xml:space="preserve"> HYPERLINK \l "_Toc40698956" </w:delInstrText>
        </w:r>
        <w:r w:rsidDel="00984E87">
          <w:rPr>
            <w:noProof/>
          </w:rPr>
          <w:fldChar w:fldCharType="separate"/>
        </w:r>
      </w:del>
      <w:ins w:id="383" w:author="Lauma Svilpe" w:date="2020-05-23T23:41:00Z">
        <w:r>
          <w:rPr>
            <w:b/>
            <w:bCs/>
            <w:noProof/>
            <w:lang w:val="en-US"/>
          </w:rPr>
          <w:t>Error! Hyperlink reference not valid.</w:t>
        </w:r>
      </w:ins>
      <w:del w:id="384" w:author="Lauma Svilpe" w:date="2020-05-23T23:41:00Z">
        <w:r w:rsidR="00B670E3" w:rsidRPr="00841A9B" w:rsidDel="00984E87">
          <w:rPr>
            <w:rStyle w:val="Hyperlink"/>
            <w:rFonts w:eastAsiaTheme="majorEastAsia"/>
            <w:noProof/>
          </w:rPr>
          <w:delText>Izmantotā literatūra un avoti</w:delText>
        </w:r>
        <w:r w:rsidR="00B670E3" w:rsidDel="00984E87">
          <w:rPr>
            <w:noProof/>
            <w:webHidden/>
          </w:rPr>
          <w:tab/>
        </w:r>
        <w:r w:rsidR="00B670E3" w:rsidDel="00984E87">
          <w:rPr>
            <w:noProof/>
            <w:webHidden/>
          </w:rPr>
          <w:fldChar w:fldCharType="begin"/>
        </w:r>
        <w:r w:rsidR="00B670E3" w:rsidDel="00984E87">
          <w:rPr>
            <w:noProof/>
            <w:webHidden/>
          </w:rPr>
          <w:delInstrText xml:space="preserve"> PAGEREF _Toc40698956 \h </w:delInstrText>
        </w:r>
        <w:r w:rsidR="00B670E3" w:rsidDel="00984E87">
          <w:rPr>
            <w:noProof/>
            <w:webHidden/>
          </w:rPr>
        </w:r>
        <w:r w:rsidR="00B670E3" w:rsidDel="00984E87">
          <w:rPr>
            <w:noProof/>
            <w:webHidden/>
          </w:rPr>
          <w:fldChar w:fldCharType="separate"/>
        </w:r>
        <w:r w:rsidR="00B670E3" w:rsidDel="00984E87">
          <w:rPr>
            <w:noProof/>
            <w:webHidden/>
          </w:rPr>
          <w:delText>53</w:delText>
        </w:r>
        <w:r w:rsidR="00B670E3" w:rsidDel="00984E87">
          <w:rPr>
            <w:noProof/>
            <w:webHidden/>
          </w:rPr>
          <w:fldChar w:fldCharType="end"/>
        </w:r>
        <w:r w:rsidDel="00984E87">
          <w:rPr>
            <w:noProof/>
          </w:rPr>
          <w:fldChar w:fldCharType="end"/>
        </w:r>
      </w:del>
    </w:p>
    <w:p w14:paraId="6A18449B" w14:textId="6784EDC5" w:rsidR="0010434F" w:rsidRPr="00E14293" w:rsidRDefault="00974E32" w:rsidP="00974E32">
      <w:pPr>
        <w:pStyle w:val="apak-apaknodvirsr"/>
      </w:pPr>
      <w:r>
        <w:rPr>
          <w:b w:val="0"/>
          <w:szCs w:val="24"/>
        </w:rPr>
        <w:fldChar w:fldCharType="end"/>
      </w:r>
      <w:r w:rsidR="0010434F">
        <w:br w:type="page"/>
      </w:r>
    </w:p>
    <w:p w14:paraId="4A40F39C" w14:textId="161A5BD7" w:rsidR="0010434F" w:rsidRPr="0011154A" w:rsidRDefault="00E53D40" w:rsidP="0011154A">
      <w:pPr>
        <w:pStyle w:val="nodaasvirsraksts"/>
        <w:jc w:val="center"/>
        <w:rPr>
          <w:b w:val="0"/>
          <w:bCs/>
        </w:rPr>
      </w:pPr>
      <w:bookmarkStart w:id="385" w:name="_Toc41169679"/>
      <w:r>
        <w:rPr>
          <w:b w:val="0"/>
          <w:bCs/>
        </w:rPr>
        <w:lastRenderedPageBreak/>
        <w:t>Apzīmējumu saraksts</w:t>
      </w:r>
      <w:bookmarkEnd w:id="385"/>
    </w:p>
    <w:tbl>
      <w:tblPr>
        <w:tblStyle w:val="TableGrid"/>
        <w:tblW w:w="0" w:type="auto"/>
        <w:tblLook w:val="04A0" w:firstRow="1" w:lastRow="0" w:firstColumn="1" w:lastColumn="0" w:noHBand="0" w:noVBand="1"/>
      </w:tblPr>
      <w:tblGrid>
        <w:gridCol w:w="1809"/>
        <w:gridCol w:w="7478"/>
      </w:tblGrid>
      <w:tr w:rsidR="00142B63" w14:paraId="6135F4BD" w14:textId="77777777" w:rsidTr="00B92A52">
        <w:tc>
          <w:tcPr>
            <w:tcW w:w="1809" w:type="dxa"/>
            <w:shd w:val="clear" w:color="auto" w:fill="D9D9D9" w:themeFill="background1" w:themeFillShade="D9"/>
            <w:vAlign w:val="center"/>
          </w:tcPr>
          <w:p w14:paraId="319E5CE0" w14:textId="4DA9EB0A" w:rsidR="00142B63" w:rsidRPr="00142B63" w:rsidRDefault="00142B63" w:rsidP="0066034C">
            <w:pPr>
              <w:pStyle w:val="Teksts"/>
              <w:ind w:firstLine="0"/>
              <w:jc w:val="center"/>
              <w:rPr>
                <w:b/>
                <w:bCs/>
              </w:rPr>
            </w:pPr>
            <w:r w:rsidRPr="00142B63">
              <w:rPr>
                <w:b/>
                <w:bCs/>
              </w:rPr>
              <w:t>Apzīmējums</w:t>
            </w:r>
          </w:p>
        </w:tc>
        <w:tc>
          <w:tcPr>
            <w:tcW w:w="7478" w:type="dxa"/>
            <w:shd w:val="clear" w:color="auto" w:fill="D9D9D9" w:themeFill="background1" w:themeFillShade="D9"/>
            <w:vAlign w:val="center"/>
          </w:tcPr>
          <w:p w14:paraId="235DD15F" w14:textId="6140067C" w:rsidR="00142B63" w:rsidRPr="00142B63" w:rsidRDefault="00142B63" w:rsidP="0066034C">
            <w:pPr>
              <w:pStyle w:val="Teksts"/>
              <w:ind w:firstLine="0"/>
              <w:jc w:val="center"/>
              <w:rPr>
                <w:b/>
                <w:bCs/>
              </w:rPr>
            </w:pPr>
            <w:r w:rsidRPr="00142B63">
              <w:rPr>
                <w:b/>
                <w:bCs/>
              </w:rPr>
              <w:t>Skaidrojums</w:t>
            </w:r>
          </w:p>
        </w:tc>
      </w:tr>
      <w:tr w:rsidR="00142B63" w14:paraId="66E684F7" w14:textId="77777777" w:rsidTr="00B92A52">
        <w:tc>
          <w:tcPr>
            <w:tcW w:w="1809" w:type="dxa"/>
            <w:vAlign w:val="center"/>
          </w:tcPr>
          <w:p w14:paraId="6DFADE95" w14:textId="649BED75" w:rsidR="00142B63" w:rsidRDefault="00142B63" w:rsidP="00C91834">
            <w:pPr>
              <w:pStyle w:val="Teksts"/>
              <w:ind w:firstLine="0"/>
              <w:jc w:val="center"/>
            </w:pPr>
            <w:r>
              <w:t>4GL</w:t>
            </w:r>
          </w:p>
        </w:tc>
        <w:tc>
          <w:tcPr>
            <w:tcW w:w="7478" w:type="dxa"/>
          </w:tcPr>
          <w:p w14:paraId="4C39F7DC" w14:textId="21544952" w:rsidR="00142B63" w:rsidRDefault="00142B63" w:rsidP="00142B63">
            <w:pPr>
              <w:pStyle w:val="Teksts"/>
              <w:ind w:firstLine="0"/>
            </w:pPr>
            <w:r>
              <w:t>Saīsinājums no angļu val. – “</w:t>
            </w:r>
            <w:r w:rsidRPr="00142B63">
              <w:rPr>
                <w:i/>
                <w:iCs/>
              </w:rPr>
              <w:t xml:space="preserve">4th generation </w:t>
            </w:r>
            <w:r>
              <w:rPr>
                <w:i/>
                <w:iCs/>
              </w:rPr>
              <w:t>language</w:t>
            </w:r>
            <w:r>
              <w:t>”. Apzīmē jebkuru programmēšanas valod</w:t>
            </w:r>
            <w:r w:rsidR="00211C4E">
              <w:t>u</w:t>
            </w:r>
            <w:r w:rsidR="008065DB">
              <w:t>, kura piedāvā augstāku abstrakcijas līmeni, norobežojoties no iekšējām datora aparatūras detaļām, tādā veidā padarot programmēšanas valodu universālāku un lietotājam draudzīgāku.</w:t>
            </w:r>
          </w:p>
        </w:tc>
      </w:tr>
      <w:tr w:rsidR="00142B63" w14:paraId="485EBE52" w14:textId="77777777" w:rsidTr="00B92A52">
        <w:tc>
          <w:tcPr>
            <w:tcW w:w="1809" w:type="dxa"/>
            <w:vAlign w:val="center"/>
          </w:tcPr>
          <w:p w14:paraId="3487F3F6" w14:textId="13BBC893" w:rsidR="00142B63" w:rsidRDefault="00142B63" w:rsidP="00C91834">
            <w:pPr>
              <w:pStyle w:val="Teksts"/>
              <w:ind w:firstLine="0"/>
              <w:jc w:val="center"/>
            </w:pPr>
            <w:r>
              <w:t>API</w:t>
            </w:r>
          </w:p>
        </w:tc>
        <w:tc>
          <w:tcPr>
            <w:tcW w:w="7478" w:type="dxa"/>
          </w:tcPr>
          <w:p w14:paraId="5EA70459" w14:textId="3212F8A5" w:rsidR="00142B63" w:rsidRDefault="00142B63" w:rsidP="00142B63">
            <w:pPr>
              <w:pStyle w:val="Teksts"/>
              <w:ind w:firstLine="0"/>
            </w:pPr>
            <w:r>
              <w:t>Saīsinājums no angļu val. – “</w:t>
            </w:r>
            <w:r>
              <w:rPr>
                <w:i/>
                <w:iCs/>
              </w:rPr>
              <w:t>Application programming interface</w:t>
            </w:r>
            <w:r>
              <w:t>”</w:t>
            </w:r>
            <w:r w:rsidR="008065DB">
              <w:t>. Apzīmē l</w:t>
            </w:r>
            <w:r w:rsidR="008065DB" w:rsidRPr="008065DB">
              <w:t>ietojumprocesos izmantojam</w:t>
            </w:r>
            <w:r w:rsidR="008065DB">
              <w:t>u</w:t>
            </w:r>
            <w:r w:rsidR="008065DB" w:rsidRPr="008065DB">
              <w:t xml:space="preserve"> piln</w:t>
            </w:r>
            <w:r w:rsidR="008065DB">
              <w:t>u</w:t>
            </w:r>
            <w:r w:rsidR="008065DB" w:rsidRPr="008065DB">
              <w:t xml:space="preserve"> operētājsistēmas funkciju specifikācij</w:t>
            </w:r>
            <w:r w:rsidR="0023385E">
              <w:t>u</w:t>
            </w:r>
            <w:r w:rsidR="008065DB" w:rsidRPr="008065DB">
              <w:t>, kā arī šo funkciju izmantošanas procedūru aprakst</w:t>
            </w:r>
            <w:r w:rsidR="008065DB">
              <w:t>u</w:t>
            </w:r>
            <w:r w:rsidR="008065DB" w:rsidRPr="008065DB">
              <w:t>. Tīkla operētājsistēmās ar saskarni API tiek definēta standarta metode, kas nodrošina visu tīkla iespēju izmantošanu.</w:t>
            </w:r>
          </w:p>
        </w:tc>
      </w:tr>
      <w:tr w:rsidR="00142B63" w14:paraId="0F962761" w14:textId="77777777" w:rsidTr="00B92A52">
        <w:tc>
          <w:tcPr>
            <w:tcW w:w="1809" w:type="dxa"/>
            <w:vAlign w:val="center"/>
          </w:tcPr>
          <w:p w14:paraId="75B83085" w14:textId="260A70F7" w:rsidR="00142B63" w:rsidRDefault="00142B63" w:rsidP="00C91834">
            <w:pPr>
              <w:pStyle w:val="Teksts"/>
              <w:ind w:firstLine="0"/>
              <w:jc w:val="center"/>
            </w:pPr>
            <w:r>
              <w:t>CSV</w:t>
            </w:r>
          </w:p>
        </w:tc>
        <w:tc>
          <w:tcPr>
            <w:tcW w:w="7478" w:type="dxa"/>
          </w:tcPr>
          <w:p w14:paraId="362A4B43" w14:textId="40603069" w:rsidR="00142B63" w:rsidRDefault="00142B63" w:rsidP="00142B63">
            <w:pPr>
              <w:pStyle w:val="Teksts"/>
              <w:ind w:firstLine="0"/>
            </w:pPr>
            <w:r>
              <w:t>Saīsinājums no angļu val. –</w:t>
            </w:r>
            <w:r w:rsidR="008065DB">
              <w:t xml:space="preserve"> “</w:t>
            </w:r>
            <w:r w:rsidR="008065DB">
              <w:rPr>
                <w:i/>
                <w:iCs/>
              </w:rPr>
              <w:t>Comma-seperated value file</w:t>
            </w:r>
            <w:r w:rsidR="008065DB">
              <w:t>”. Apzīmē teksta datni</w:t>
            </w:r>
            <w:r w:rsidR="008065DB" w:rsidRPr="008065DB">
              <w:t xml:space="preserve">, kas sastāv no laukiem un </w:t>
            </w:r>
            <w:r w:rsidR="008065DB">
              <w:t>i</w:t>
            </w:r>
            <w:r w:rsidR="0023385E">
              <w:t>erakstiem</w:t>
            </w:r>
            <w:r w:rsidR="008065DB">
              <w:t>, kur vērtības viena no otras atdalītas ar komatiem.</w:t>
            </w:r>
          </w:p>
        </w:tc>
      </w:tr>
      <w:tr w:rsidR="009761FB" w14:paraId="4F3366DA" w14:textId="77777777" w:rsidTr="00B92A52">
        <w:tc>
          <w:tcPr>
            <w:tcW w:w="1809" w:type="dxa"/>
            <w:vAlign w:val="center"/>
          </w:tcPr>
          <w:p w14:paraId="0E716625" w14:textId="37A3689B" w:rsidR="009761FB" w:rsidRDefault="009761FB" w:rsidP="00C91834">
            <w:pPr>
              <w:pStyle w:val="Teksts"/>
              <w:ind w:firstLine="0"/>
              <w:jc w:val="center"/>
            </w:pPr>
            <w:r>
              <w:t>DBMS</w:t>
            </w:r>
          </w:p>
        </w:tc>
        <w:tc>
          <w:tcPr>
            <w:tcW w:w="7478" w:type="dxa"/>
          </w:tcPr>
          <w:p w14:paraId="2F684BDF" w14:textId="2F7849DF" w:rsidR="009761FB" w:rsidRDefault="009761FB" w:rsidP="009761FB">
            <w:pPr>
              <w:pStyle w:val="Teksts"/>
              <w:ind w:firstLine="0"/>
            </w:pPr>
            <w:r>
              <w:t>Saīsinājums no angļu val. – “</w:t>
            </w:r>
            <w:r>
              <w:rPr>
                <w:i/>
                <w:iCs/>
              </w:rPr>
              <w:t>Database management system</w:t>
            </w:r>
            <w:r>
              <w:t>”. Apzīmē datu bāzu pārvaldības sistēmu.</w:t>
            </w:r>
          </w:p>
        </w:tc>
      </w:tr>
      <w:tr w:rsidR="009761FB" w14:paraId="0981E065" w14:textId="77777777" w:rsidTr="00B92A52">
        <w:tc>
          <w:tcPr>
            <w:tcW w:w="1809" w:type="dxa"/>
            <w:vAlign w:val="center"/>
          </w:tcPr>
          <w:p w14:paraId="01FDA5EC" w14:textId="05910FFC" w:rsidR="009761FB" w:rsidRDefault="009761FB" w:rsidP="00C91834">
            <w:pPr>
              <w:pStyle w:val="Teksts"/>
              <w:ind w:firstLine="0"/>
              <w:jc w:val="center"/>
            </w:pPr>
            <w:r>
              <w:t>DSS</w:t>
            </w:r>
          </w:p>
        </w:tc>
        <w:tc>
          <w:tcPr>
            <w:tcW w:w="7478" w:type="dxa"/>
          </w:tcPr>
          <w:p w14:paraId="7AD2F159" w14:textId="1DAD6400" w:rsidR="009761FB" w:rsidRDefault="009761FB" w:rsidP="009761FB">
            <w:pPr>
              <w:pStyle w:val="Teksts"/>
              <w:ind w:firstLine="0"/>
            </w:pPr>
            <w:r>
              <w:t>Saīsinājums no angļu val. – “</w:t>
            </w:r>
            <w:r>
              <w:rPr>
                <w:i/>
                <w:iCs/>
              </w:rPr>
              <w:t>Decision support system</w:t>
            </w:r>
            <w:r>
              <w:t>”. Apzīmē lēmumu atbalsta sistēmu.</w:t>
            </w:r>
          </w:p>
        </w:tc>
      </w:tr>
      <w:tr w:rsidR="009761FB" w14:paraId="29508932" w14:textId="77777777" w:rsidTr="00B92A52">
        <w:tc>
          <w:tcPr>
            <w:tcW w:w="1809" w:type="dxa"/>
            <w:vAlign w:val="center"/>
          </w:tcPr>
          <w:p w14:paraId="568A2CE0" w14:textId="291ED831" w:rsidR="009761FB" w:rsidRDefault="009761FB" w:rsidP="00C91834">
            <w:pPr>
              <w:pStyle w:val="Teksts"/>
              <w:ind w:firstLine="0"/>
              <w:jc w:val="center"/>
            </w:pPr>
            <w:r>
              <w:t>ETL</w:t>
            </w:r>
          </w:p>
        </w:tc>
        <w:tc>
          <w:tcPr>
            <w:tcW w:w="7478" w:type="dxa"/>
          </w:tcPr>
          <w:p w14:paraId="0DE87155" w14:textId="60C72517" w:rsidR="009761FB" w:rsidRDefault="009761FB" w:rsidP="009761FB">
            <w:pPr>
              <w:pStyle w:val="Teksts"/>
              <w:ind w:firstLine="0"/>
            </w:pPr>
            <w:r>
              <w:t>Saīsinājums no angļu val. – “</w:t>
            </w:r>
            <w:r>
              <w:rPr>
                <w:i/>
                <w:iCs/>
              </w:rPr>
              <w:t>Extraction, Transformation, Loading</w:t>
            </w:r>
            <w:r>
              <w:t>”. Apzīmē datu izvilkšanu no dažādiem datu avotiem, to pārveidošanu konsekventā struktūrā un ielādēšanu kādā datu glabātuvē tālākai izmantošanai.</w:t>
            </w:r>
          </w:p>
        </w:tc>
      </w:tr>
      <w:tr w:rsidR="009761FB" w14:paraId="25C9466B" w14:textId="77777777" w:rsidTr="00B92A52">
        <w:tc>
          <w:tcPr>
            <w:tcW w:w="1809" w:type="dxa"/>
            <w:vAlign w:val="center"/>
          </w:tcPr>
          <w:p w14:paraId="11AC094D" w14:textId="741E7632" w:rsidR="009761FB" w:rsidRDefault="009761FB" w:rsidP="00C91834">
            <w:pPr>
              <w:pStyle w:val="Teksts"/>
              <w:ind w:firstLine="0"/>
              <w:jc w:val="center"/>
            </w:pPr>
            <w:r>
              <w:t>JSON</w:t>
            </w:r>
          </w:p>
        </w:tc>
        <w:tc>
          <w:tcPr>
            <w:tcW w:w="7478" w:type="dxa"/>
          </w:tcPr>
          <w:p w14:paraId="0FED830D" w14:textId="36E4C83F" w:rsidR="009761FB" w:rsidRDefault="009761FB" w:rsidP="009761FB">
            <w:pPr>
              <w:pStyle w:val="Teksts"/>
              <w:ind w:firstLine="0"/>
            </w:pPr>
            <w:r>
              <w:t>Saīsinājums no angļu val. – “</w:t>
            </w:r>
            <w:r>
              <w:rPr>
                <w:i/>
                <w:iCs/>
              </w:rPr>
              <w:t>JavaScript Object Notation</w:t>
            </w:r>
            <w:r>
              <w:t xml:space="preserve">”. </w:t>
            </w:r>
            <w:r w:rsidR="00C11322">
              <w:t>Apzīmē tekstuālu datu formātu, kas paredzēts strukturētu datu pārraidei.</w:t>
            </w:r>
          </w:p>
        </w:tc>
      </w:tr>
      <w:tr w:rsidR="009761FB" w14:paraId="359ECE8A" w14:textId="77777777" w:rsidTr="00B92A52">
        <w:tc>
          <w:tcPr>
            <w:tcW w:w="1809" w:type="dxa"/>
            <w:vAlign w:val="center"/>
          </w:tcPr>
          <w:p w14:paraId="359F2F4B" w14:textId="0226089A" w:rsidR="009761FB" w:rsidRDefault="009761FB" w:rsidP="00C91834">
            <w:pPr>
              <w:pStyle w:val="Teksts"/>
              <w:ind w:firstLine="0"/>
              <w:jc w:val="center"/>
            </w:pPr>
            <w:r>
              <w:t>OLAP</w:t>
            </w:r>
          </w:p>
        </w:tc>
        <w:tc>
          <w:tcPr>
            <w:tcW w:w="7478" w:type="dxa"/>
          </w:tcPr>
          <w:p w14:paraId="36E62178" w14:textId="5738A8D3" w:rsidR="009761FB" w:rsidRDefault="009761FB" w:rsidP="009761FB">
            <w:pPr>
              <w:pStyle w:val="Teksts"/>
              <w:ind w:firstLine="0"/>
            </w:pPr>
            <w:r>
              <w:t>Saīsinājums no angļu val. –</w:t>
            </w:r>
            <w:r w:rsidR="00C11322">
              <w:t xml:space="preserve"> “</w:t>
            </w:r>
            <w:r w:rsidR="00C11322">
              <w:rPr>
                <w:i/>
                <w:iCs/>
              </w:rPr>
              <w:t>Online analytical processing</w:t>
            </w:r>
            <w:r w:rsidR="00C11322">
              <w:t>”. Apzīmē d</w:t>
            </w:r>
            <w:r w:rsidR="00C11322" w:rsidRPr="00C11322">
              <w:t>audzdimensionāl</w:t>
            </w:r>
            <w:r w:rsidR="00C11322">
              <w:t>u</w:t>
            </w:r>
            <w:r w:rsidR="00C11322" w:rsidRPr="00C11322">
              <w:t xml:space="preserve"> datu bāzes analīzes metod</w:t>
            </w:r>
            <w:r w:rsidR="00C11322">
              <w:t>i</w:t>
            </w:r>
            <w:r w:rsidR="00C11322" w:rsidRPr="00C11322">
              <w:t xml:space="preserve">, kas nodrošina specifisku datu bāzu indeksāciju, tādējādi paātrinot piekļuvi datiem gadījumos, kad jāpārskata lieli datu masīvi, kā arī ļaujot analizēt datus </w:t>
            </w:r>
            <w:r w:rsidR="00B92A52">
              <w:t>pēc daudziem</w:t>
            </w:r>
            <w:r w:rsidR="00C11322" w:rsidRPr="00C11322">
              <w:t xml:space="preserve"> dažād</w:t>
            </w:r>
            <w:r w:rsidR="00B92A52">
              <w:t>iem</w:t>
            </w:r>
            <w:r w:rsidR="00C11322" w:rsidRPr="00C11322">
              <w:t xml:space="preserve"> aspekt</w:t>
            </w:r>
            <w:r w:rsidR="00B92A52">
              <w:t>iem</w:t>
            </w:r>
            <w:r w:rsidR="00C11322" w:rsidRPr="00C11322">
              <w:t>.</w:t>
            </w:r>
          </w:p>
        </w:tc>
      </w:tr>
      <w:tr w:rsidR="009761FB" w14:paraId="70AAC539" w14:textId="77777777" w:rsidTr="00B92A52">
        <w:tc>
          <w:tcPr>
            <w:tcW w:w="1809" w:type="dxa"/>
            <w:vAlign w:val="center"/>
          </w:tcPr>
          <w:p w14:paraId="286644B9" w14:textId="01742F97" w:rsidR="009761FB" w:rsidRDefault="009761FB" w:rsidP="00C91834">
            <w:pPr>
              <w:pStyle w:val="Teksts"/>
              <w:ind w:firstLine="0"/>
              <w:jc w:val="center"/>
            </w:pPr>
            <w:r>
              <w:t>OLTP</w:t>
            </w:r>
          </w:p>
        </w:tc>
        <w:tc>
          <w:tcPr>
            <w:tcW w:w="7478" w:type="dxa"/>
          </w:tcPr>
          <w:p w14:paraId="766736B5" w14:textId="3ACBDFBA" w:rsidR="009761FB" w:rsidRDefault="009761FB" w:rsidP="009761FB">
            <w:pPr>
              <w:pStyle w:val="Teksts"/>
              <w:ind w:firstLine="0"/>
            </w:pPr>
            <w:r>
              <w:t>Saīsinājums no angļu val. –</w:t>
            </w:r>
            <w:r w:rsidR="00EC6C48">
              <w:t xml:space="preserve"> “</w:t>
            </w:r>
            <w:r w:rsidR="00EC6C48">
              <w:rPr>
                <w:i/>
                <w:iCs/>
              </w:rPr>
              <w:t>Online transaction processing</w:t>
            </w:r>
            <w:r w:rsidR="00EC6C48">
              <w:t xml:space="preserve">”. Apzīmē </w:t>
            </w:r>
            <w:r w:rsidR="00EC6C48" w:rsidRPr="00EC6C48">
              <w:t>sistēm</w:t>
            </w:r>
            <w:r w:rsidR="00EC6C48">
              <w:t>u</w:t>
            </w:r>
            <w:r w:rsidR="00EC6C48" w:rsidRPr="00EC6C48">
              <w:t xml:space="preserve">, kas atvieglo un pārrauga tādus transakciju orientētus lietojumus kā datu ievades un izguves transakcijas dažādās jomās, t.sk. banku darījumos, gaisa satiksmē, pasta sūtījumos, </w:t>
            </w:r>
            <w:r w:rsidR="00B92A52">
              <w:t xml:space="preserve">tirdzniecībā </w:t>
            </w:r>
            <w:r w:rsidR="00EC6C48" w:rsidRPr="00EC6C48">
              <w:t>un ražošanā.</w:t>
            </w:r>
          </w:p>
        </w:tc>
      </w:tr>
      <w:tr w:rsidR="009761FB" w14:paraId="3AC69CED" w14:textId="77777777" w:rsidTr="00B92A52">
        <w:tc>
          <w:tcPr>
            <w:tcW w:w="1809" w:type="dxa"/>
            <w:vAlign w:val="center"/>
          </w:tcPr>
          <w:p w14:paraId="625D0521" w14:textId="7A167BCD" w:rsidR="009761FB" w:rsidRDefault="009761FB" w:rsidP="00C91834">
            <w:pPr>
              <w:pStyle w:val="Teksts"/>
              <w:ind w:firstLine="0"/>
              <w:jc w:val="center"/>
            </w:pPr>
            <w:r>
              <w:lastRenderedPageBreak/>
              <w:t>Raw</w:t>
            </w:r>
          </w:p>
        </w:tc>
        <w:tc>
          <w:tcPr>
            <w:tcW w:w="7478" w:type="dxa"/>
          </w:tcPr>
          <w:p w14:paraId="259AB2B5" w14:textId="25F8BACD" w:rsidR="009761FB" w:rsidRDefault="00EC6C48" w:rsidP="009761FB">
            <w:pPr>
              <w:pStyle w:val="Teksts"/>
              <w:ind w:firstLine="0"/>
            </w:pPr>
            <w:r>
              <w:t>Apzīmē datu formātu, kas nonāk datu apstrādes sistēmā bez iepriekšējas to pareizības noteikšanas, sakārtošanas vai priekšapstrādes.</w:t>
            </w:r>
          </w:p>
        </w:tc>
      </w:tr>
      <w:tr w:rsidR="009761FB" w14:paraId="7C9D4B85" w14:textId="77777777" w:rsidTr="00B92A52">
        <w:tc>
          <w:tcPr>
            <w:tcW w:w="1809" w:type="dxa"/>
            <w:vAlign w:val="center"/>
          </w:tcPr>
          <w:p w14:paraId="707EFB66" w14:textId="23DCA04C" w:rsidR="009761FB" w:rsidRDefault="009761FB" w:rsidP="00C91834">
            <w:pPr>
              <w:pStyle w:val="Teksts"/>
              <w:ind w:firstLine="0"/>
              <w:jc w:val="center"/>
            </w:pPr>
            <w:r>
              <w:t>RDB</w:t>
            </w:r>
            <w:r w:rsidR="00EC6C48">
              <w:t>M</w:t>
            </w:r>
            <w:r>
              <w:t>S</w:t>
            </w:r>
          </w:p>
        </w:tc>
        <w:tc>
          <w:tcPr>
            <w:tcW w:w="7478" w:type="dxa"/>
          </w:tcPr>
          <w:p w14:paraId="527F66F3" w14:textId="07948138" w:rsidR="009761FB" w:rsidRDefault="009761FB" w:rsidP="009761FB">
            <w:pPr>
              <w:pStyle w:val="Teksts"/>
              <w:ind w:firstLine="0"/>
            </w:pPr>
            <w:r>
              <w:t>Saīsinājums no angļu val. –</w:t>
            </w:r>
            <w:r w:rsidR="00EC6C48">
              <w:t xml:space="preserve"> “</w:t>
            </w:r>
            <w:r w:rsidR="00EC6C48">
              <w:rPr>
                <w:i/>
                <w:iCs/>
              </w:rPr>
              <w:t>Relational database management system</w:t>
            </w:r>
            <w:r w:rsidR="00EC6C48">
              <w:t>”. Apzīmē relāciju datu bāzu pārvaldības sistēmu.</w:t>
            </w:r>
          </w:p>
        </w:tc>
      </w:tr>
      <w:tr w:rsidR="009761FB" w14:paraId="21EB7416" w14:textId="77777777" w:rsidTr="00B92A52">
        <w:tc>
          <w:tcPr>
            <w:tcW w:w="1809" w:type="dxa"/>
            <w:vAlign w:val="center"/>
          </w:tcPr>
          <w:p w14:paraId="396725F4" w14:textId="676D2404" w:rsidR="009761FB" w:rsidRDefault="009761FB" w:rsidP="00C91834">
            <w:pPr>
              <w:pStyle w:val="Teksts"/>
              <w:ind w:firstLine="0"/>
              <w:jc w:val="center"/>
            </w:pPr>
            <w:r>
              <w:t>SQL</w:t>
            </w:r>
          </w:p>
        </w:tc>
        <w:tc>
          <w:tcPr>
            <w:tcW w:w="7478" w:type="dxa"/>
          </w:tcPr>
          <w:p w14:paraId="4527C633" w14:textId="345FBDF7" w:rsidR="009761FB" w:rsidRDefault="009761FB" w:rsidP="009761FB">
            <w:pPr>
              <w:pStyle w:val="Teksts"/>
              <w:ind w:firstLine="0"/>
            </w:pPr>
            <w:r>
              <w:t>Saīsinājums no angļu val. –</w:t>
            </w:r>
            <w:r w:rsidR="00EC6C48">
              <w:t xml:space="preserve"> “</w:t>
            </w:r>
            <w:r w:rsidR="00EC6C48">
              <w:rPr>
                <w:i/>
                <w:iCs/>
              </w:rPr>
              <w:t>Structured Query Language</w:t>
            </w:r>
            <w:r w:rsidR="00EC6C48">
              <w:t xml:space="preserve">”. Apzīmē strukturētu vaicājumvalodu, ko lieto datu bāzes pārvaldības sistēmās dažāda tipa datoros. </w:t>
            </w:r>
            <w:r w:rsidR="00EC6C48" w:rsidRPr="0023385E">
              <w:rPr>
                <w:i/>
                <w:iCs/>
              </w:rPr>
              <w:t>SQL</w:t>
            </w:r>
            <w:r w:rsidR="00EC6C48" w:rsidRPr="00EC6C48">
              <w:t xml:space="preserve"> tiek izmantota klientservera arhitektūras tīklos, lai nodrošinātu personālajiem datoriem piekļuvi kopīgi izmantojamu datu bāzu resursiem. Izmantojot šo valodu, lietotājam nav jārūpējas par to, kā fizikāli tiek īstenota piekļuve datiem un kā tiek nodrošināta piekļuve datu bāzēm, kas izvietotas gan lieldatoros, gan arī minidatoros un personālajos datoros.</w:t>
            </w:r>
          </w:p>
        </w:tc>
      </w:tr>
      <w:tr w:rsidR="009761FB" w14:paraId="799E0E51" w14:textId="77777777" w:rsidTr="00B92A52">
        <w:tc>
          <w:tcPr>
            <w:tcW w:w="1809" w:type="dxa"/>
            <w:vAlign w:val="center"/>
          </w:tcPr>
          <w:p w14:paraId="60D1367F" w14:textId="29D6A58C" w:rsidR="009761FB" w:rsidRDefault="009761FB" w:rsidP="00C91834">
            <w:pPr>
              <w:pStyle w:val="Teksts"/>
              <w:ind w:firstLine="0"/>
              <w:jc w:val="center"/>
            </w:pPr>
            <w:r>
              <w:t>XML</w:t>
            </w:r>
          </w:p>
        </w:tc>
        <w:tc>
          <w:tcPr>
            <w:tcW w:w="7478" w:type="dxa"/>
          </w:tcPr>
          <w:p w14:paraId="5524A36A" w14:textId="381E85B5" w:rsidR="009761FB" w:rsidRDefault="009761FB" w:rsidP="009761FB">
            <w:pPr>
              <w:pStyle w:val="Teksts"/>
              <w:ind w:firstLine="0"/>
            </w:pPr>
            <w:r>
              <w:t>Saīsinājums no angļu val. –</w:t>
            </w:r>
            <w:r w:rsidR="00EC6C48">
              <w:t xml:space="preserve"> “</w:t>
            </w:r>
            <w:r w:rsidR="00EC6C48">
              <w:rPr>
                <w:i/>
                <w:iCs/>
              </w:rPr>
              <w:t>Extensible Markup Language</w:t>
            </w:r>
            <w:r w:rsidR="00EC6C48">
              <w:t>”. Apzīmē paplašināmās iezīmēšanas valodu, ko lieto strukturētu datu aprakstīšanai un apmaiņai, kas ir neatkarīga no lietotās operētājsistēmas un lietojumprogrammām.</w:t>
            </w:r>
          </w:p>
        </w:tc>
      </w:tr>
    </w:tbl>
    <w:p w14:paraId="7FAB5843" w14:textId="6B65F1E8" w:rsidR="0010434F" w:rsidRPr="00142B63" w:rsidRDefault="0010434F" w:rsidP="00142B63">
      <w:pPr>
        <w:pStyle w:val="Teksts"/>
        <w:ind w:firstLine="0"/>
      </w:pPr>
    </w:p>
    <w:p w14:paraId="40FE3CF4" w14:textId="05FC4594" w:rsidR="0010434F" w:rsidRDefault="0010434F">
      <w:pPr>
        <w:spacing w:after="200" w:line="276" w:lineRule="auto"/>
        <w:rPr>
          <w:sz w:val="28"/>
          <w:szCs w:val="28"/>
        </w:rPr>
      </w:pPr>
      <w:r>
        <w:rPr>
          <w:sz w:val="28"/>
        </w:rPr>
        <w:br w:type="page"/>
      </w:r>
    </w:p>
    <w:p w14:paraId="4FD49D10" w14:textId="00C9DD72" w:rsidR="0010434F" w:rsidRDefault="00E53D40" w:rsidP="0010434F">
      <w:pPr>
        <w:pStyle w:val="nodaasvirsraksts"/>
      </w:pPr>
      <w:bookmarkStart w:id="386" w:name="_Toc41169680"/>
      <w:r>
        <w:lastRenderedPageBreak/>
        <w:t>Ievads</w:t>
      </w:r>
      <w:bookmarkEnd w:id="386"/>
    </w:p>
    <w:p w14:paraId="2B18C174" w14:textId="588A338C" w:rsidR="00F93C07" w:rsidRDefault="00F93C07" w:rsidP="0010434F">
      <w:pPr>
        <w:pStyle w:val="Teksts"/>
      </w:pPr>
      <w:r>
        <w:t>Ik dienu pasaulē tiek saražots milzīgs datu apjoms. Kamēr 2000.gadā šis skaitlis bija mērāms vien simtos petabaitu, 2020.gadā tiek prognozēts, ka tiks glabāti jau ap 35 zetabaitiem datu [</w:t>
      </w:r>
      <w:r w:rsidR="00BB3C44">
        <w:fldChar w:fldCharType="begin"/>
      </w:r>
      <w:r w:rsidR="00BB3C44">
        <w:instrText xml:space="preserve"> REF _Ref40257521 \r \h </w:instrText>
      </w:r>
      <w:r w:rsidR="00BB3C44">
        <w:fldChar w:fldCharType="separate"/>
      </w:r>
      <w:r w:rsidR="00BB3C44">
        <w:t>25</w:t>
      </w:r>
      <w:r w:rsidR="00BB3C44">
        <w:fldChar w:fldCharType="end"/>
      </w:r>
      <w:r>
        <w:t>]. Lielā datu apjoma dēļ arvien aktuālāka</w:t>
      </w:r>
      <w:r w:rsidR="009D0690">
        <w:t>s</w:t>
      </w:r>
      <w:r>
        <w:t xml:space="preserve"> kļūst datu glabāšanas, mainības un izmantošanas problēma</w:t>
      </w:r>
      <w:r w:rsidR="009D0690">
        <w:t>s</w:t>
      </w:r>
      <w:r>
        <w:t xml:space="preserve">. Nepieciešams būvēt </w:t>
      </w:r>
      <w:r w:rsidR="0013603B">
        <w:t>arvien</w:t>
      </w:r>
      <w:r>
        <w:t xml:space="preserve"> optimālākas datu noliktavas, kurās jāpielieto efektīvi algoritmi </w:t>
      </w:r>
      <w:r w:rsidR="009D0690">
        <w:t>neviendabīgu datu integrācijai</w:t>
      </w:r>
      <w:r w:rsidR="00DA64DA">
        <w:t xml:space="preserve"> un pašai datu </w:t>
      </w:r>
      <w:r w:rsidR="0023385E">
        <w:t>atlasei un analīzei</w:t>
      </w:r>
      <w:r w:rsidR="009D0690">
        <w:t>. K</w:t>
      </w:r>
      <w:r>
        <w:t xml:space="preserve">ā </w:t>
      </w:r>
      <w:r w:rsidR="009D0690">
        <w:t xml:space="preserve">arī, neskatoties uz to, ka vairumā gadījumu datu ieguves avoti jau ir integrēti sistēmā, </w:t>
      </w:r>
      <w:r>
        <w:t xml:space="preserve">nepieciešami pēc iespējas automatizēti risinājumi, kas spēj </w:t>
      </w:r>
      <w:r w:rsidR="00DA64DA">
        <w:t>atrisināt</w:t>
      </w:r>
      <w:r>
        <w:t xml:space="preserve"> datu mainīb</w:t>
      </w:r>
      <w:r w:rsidR="009D0690">
        <w:t>a</w:t>
      </w:r>
      <w:r w:rsidR="00DA64DA">
        <w:t>s</w:t>
      </w:r>
      <w:r w:rsidR="009D0690">
        <w:t xml:space="preserve"> un evolūcija</w:t>
      </w:r>
      <w:r w:rsidR="00DA64DA">
        <w:t>s problēmas</w:t>
      </w:r>
      <w:r w:rsidR="009D0690">
        <w:t>.</w:t>
      </w:r>
    </w:p>
    <w:p w14:paraId="24F9D8C2" w14:textId="218F5E85" w:rsidR="00D414A9" w:rsidRPr="0015214C" w:rsidRDefault="00D414A9" w:rsidP="0010434F">
      <w:pPr>
        <w:pStyle w:val="Teksts"/>
      </w:pPr>
      <w:r>
        <w:t>Pēdējo gadu laikā ieviesti vairāki jauni rīki, tehnoloģijas un ietvari, kas atbalsta lielo datu analītiku</w:t>
      </w:r>
      <w:r w:rsidR="0015214C">
        <w:t xml:space="preserve">, piemēram, </w:t>
      </w:r>
      <w:r w:rsidR="0015214C">
        <w:rPr>
          <w:i/>
          <w:iCs/>
        </w:rPr>
        <w:t>Apache Hadoop</w:t>
      </w:r>
      <w:r w:rsidR="0015214C">
        <w:t xml:space="preserve"> dalītā failu sistēma [</w:t>
      </w:r>
      <w:r w:rsidR="00BB3C44">
        <w:fldChar w:fldCharType="begin"/>
      </w:r>
      <w:r w:rsidR="00BB3C44">
        <w:instrText xml:space="preserve"> REF _Ref40257540 \r \h </w:instrText>
      </w:r>
      <w:r w:rsidR="00BB3C44">
        <w:fldChar w:fldCharType="separate"/>
      </w:r>
      <w:r w:rsidR="00BB3C44">
        <w:t>20</w:t>
      </w:r>
      <w:r w:rsidR="00BB3C44">
        <w:fldChar w:fldCharType="end"/>
      </w:r>
      <w:r w:rsidR="0015214C">
        <w:t>]</w:t>
      </w:r>
      <w:r w:rsidR="00643E41">
        <w:t xml:space="preserve">, </w:t>
      </w:r>
      <w:r w:rsidR="0015214C">
        <w:rPr>
          <w:i/>
          <w:iCs/>
        </w:rPr>
        <w:t>ApacheHBase</w:t>
      </w:r>
      <w:r w:rsidR="0015214C">
        <w:t xml:space="preserve"> datu bāzu pārvaldības risinājums [</w:t>
      </w:r>
      <w:r w:rsidR="00BB3C44">
        <w:fldChar w:fldCharType="begin"/>
      </w:r>
      <w:r w:rsidR="00BB3C44">
        <w:instrText xml:space="preserve"> REF _Ref40257552 \r \h </w:instrText>
      </w:r>
      <w:r w:rsidR="00BB3C44">
        <w:fldChar w:fldCharType="separate"/>
      </w:r>
      <w:r w:rsidR="00BB3C44">
        <w:t>6</w:t>
      </w:r>
      <w:r w:rsidR="00BB3C44">
        <w:fldChar w:fldCharType="end"/>
      </w:r>
      <w:r w:rsidR="0015214C">
        <w:t>]</w:t>
      </w:r>
      <w:r w:rsidR="00643E41">
        <w:t xml:space="preserve"> vai </w:t>
      </w:r>
      <w:r w:rsidR="00643E41" w:rsidRPr="00643E41">
        <w:rPr>
          <w:i/>
          <w:iCs/>
        </w:rPr>
        <w:t>Hive</w:t>
      </w:r>
      <w:r w:rsidR="00643E41">
        <w:t xml:space="preserve"> datu noliktavas risinājums </w:t>
      </w:r>
      <w:r w:rsidR="00B15C97">
        <w:t>[</w:t>
      </w:r>
      <w:r w:rsidR="00BB3C44">
        <w:fldChar w:fldCharType="begin"/>
      </w:r>
      <w:r w:rsidR="00BB3C44">
        <w:instrText xml:space="preserve"> REF _Ref40257566 \r \h </w:instrText>
      </w:r>
      <w:r w:rsidR="00BB3C44">
        <w:fldChar w:fldCharType="separate"/>
      </w:r>
      <w:r w:rsidR="00BB3C44">
        <w:t>26</w:t>
      </w:r>
      <w:r w:rsidR="00BB3C44">
        <w:fldChar w:fldCharType="end"/>
      </w:r>
      <w:r w:rsidR="00B15C97">
        <w:t xml:space="preserve">]. Tomēr minētie rīki galvenokārt </w:t>
      </w:r>
      <w:r w:rsidR="00C21FB8">
        <w:t>risina</w:t>
      </w:r>
      <w:r w:rsidR="00B15C97">
        <w:t xml:space="preserve"> tikai </w:t>
      </w:r>
      <w:r w:rsidR="00B61F50">
        <w:t>tikai lielo datu apjoma pieaugum</w:t>
      </w:r>
      <w:r w:rsidR="00C21FB8">
        <w:t>a problēmu</w:t>
      </w:r>
      <w:r w:rsidR="0023385E">
        <w:t>,</w:t>
      </w:r>
      <w:r w:rsidR="00B61F50">
        <w:t xml:space="preserve"> atstājot neatrisinātas datu </w:t>
      </w:r>
      <w:r w:rsidR="0013603B">
        <w:t xml:space="preserve">un to </w:t>
      </w:r>
      <w:r w:rsidR="00B61F50">
        <w:t>struktūras evolūcijas problēmas. Turklāt, lai apstrādātu šāda veida izmaiņas, nepieciešams liels izstrādātāja manuālā darb</w:t>
      </w:r>
      <w:r w:rsidR="0023385E">
        <w:t>a</w:t>
      </w:r>
      <w:r w:rsidR="00B61F50">
        <w:t xml:space="preserve"> ieguldījums, jo esošie risinājumi neatbalsta automātisku vai daļēji automātisku datu avotu izmaiņu adaptāciju datu noliktavā [</w:t>
      </w:r>
      <w:r w:rsidR="00BB3C44">
        <w:fldChar w:fldCharType="begin"/>
      </w:r>
      <w:r w:rsidR="00BB3C44">
        <w:instrText xml:space="preserve"> REF _Ref40257578 \r \h </w:instrText>
      </w:r>
      <w:r w:rsidR="00BB3C44">
        <w:fldChar w:fldCharType="separate"/>
      </w:r>
      <w:r w:rsidR="00BB3C44">
        <w:t>22</w:t>
      </w:r>
      <w:r w:rsidR="00BB3C44">
        <w:fldChar w:fldCharType="end"/>
      </w:r>
      <w:r w:rsidR="00B61F50">
        <w:t>].</w:t>
      </w:r>
    </w:p>
    <w:p w14:paraId="3E5B08C8" w14:textId="0F85DC38" w:rsidR="00DA64DA" w:rsidRDefault="00DA64DA" w:rsidP="0010434F">
      <w:pPr>
        <w:pStyle w:val="Teksts"/>
      </w:pPr>
      <w:r>
        <w:t>Balstoties uz pastāvoš</w:t>
      </w:r>
      <w:r w:rsidR="005569B1">
        <w:t>ajām</w:t>
      </w:r>
      <w:r>
        <w:t xml:space="preserve"> datu avotu evolūcijas problēm</w:t>
      </w:r>
      <w:r w:rsidR="005569B1">
        <w:t>ām</w:t>
      </w:r>
      <w:r>
        <w:t>, tiek izvirzīts bakalaura darba mērķis – atrast risinājumu, kā apstrādāt neviendabīgu integrētu datu avotu evolūcijas rezultātā radušās izmaiņas. Lai sasniegtu izvirzīto mērķi, tiek uzstādīti darba uzdevumi:</w:t>
      </w:r>
    </w:p>
    <w:p w14:paraId="2D09A13C" w14:textId="7952696E" w:rsidR="00DA64DA" w:rsidRDefault="005D4AC0" w:rsidP="00DA64DA">
      <w:pPr>
        <w:pStyle w:val="Teksts"/>
        <w:numPr>
          <w:ilvl w:val="0"/>
          <w:numId w:val="24"/>
        </w:numPr>
      </w:pPr>
      <w:r>
        <w:t>v</w:t>
      </w:r>
      <w:r w:rsidR="00DA64DA">
        <w:t>eikt literatūras analīzi par datu noliktavām, ETL procesiem un lielajiem datiem;</w:t>
      </w:r>
    </w:p>
    <w:p w14:paraId="39AC8019" w14:textId="1048099B" w:rsidR="00DA64DA" w:rsidRDefault="005D4AC0" w:rsidP="00DA64DA">
      <w:pPr>
        <w:pStyle w:val="Teksts"/>
        <w:numPr>
          <w:ilvl w:val="0"/>
          <w:numId w:val="24"/>
        </w:numPr>
      </w:pPr>
      <w:r>
        <w:t>i</w:t>
      </w:r>
      <w:r w:rsidR="00DA64DA">
        <w:t>zpētīt esošu datu avotu evolūcijas sistēmu;</w:t>
      </w:r>
    </w:p>
    <w:p w14:paraId="09A9F1D4" w14:textId="3C04729B" w:rsidR="00DA64DA" w:rsidRDefault="005D4AC0" w:rsidP="00DA64DA">
      <w:pPr>
        <w:pStyle w:val="Teksts"/>
        <w:numPr>
          <w:ilvl w:val="0"/>
          <w:numId w:val="24"/>
        </w:numPr>
      </w:pPr>
      <w:r>
        <w:t>izstrādāt</w:t>
      </w:r>
      <w:r w:rsidRPr="005D4AC0">
        <w:t xml:space="preserve"> neviendabīgu integrētu datu avotu e</w:t>
      </w:r>
      <w:r w:rsidR="005569B1">
        <w:t>v</w:t>
      </w:r>
      <w:r w:rsidRPr="005D4AC0">
        <w:t>olūcijas apstrādes mehānism</w:t>
      </w:r>
      <w:r>
        <w:t>u esošajai sistēmai.</w:t>
      </w:r>
    </w:p>
    <w:p w14:paraId="012F2CCA" w14:textId="0988E495" w:rsidR="00F67496" w:rsidRDefault="004D7721" w:rsidP="00F67496">
      <w:pPr>
        <w:pStyle w:val="Teksts"/>
      </w:pPr>
      <w:r>
        <w:t>Darbā pielietotās pētniecības metodes ir literatūras analīze un praktisk</w:t>
      </w:r>
      <w:r w:rsidR="0023385E">
        <w:t>ā</w:t>
      </w:r>
      <w:r>
        <w:t xml:space="preserve"> uzdevuma veikšana. L</w:t>
      </w:r>
      <w:r w:rsidR="00F67496">
        <w:t>iteratūras</w:t>
      </w:r>
      <w:r>
        <w:t xml:space="preserve"> analīzē izmantotie</w:t>
      </w:r>
      <w:r w:rsidR="00F67496">
        <w:t xml:space="preserve"> avoti ir par attiecīgajām tēmām izdotās grāmatas, ārzemju un Latvijas pētnieku izdotie zinātniskie raksti, kā arī informācija, kas pieejama plaši atzītās un uzticamās tīmekļa vietnēs.</w:t>
      </w:r>
    </w:p>
    <w:p w14:paraId="26052367" w14:textId="4630431F" w:rsidR="0010434F" w:rsidRDefault="004D7721" w:rsidP="0023385E">
      <w:pPr>
        <w:pStyle w:val="Teksts"/>
      </w:pPr>
      <w:r>
        <w:t>Izstrādātais darbs sastāv no 3 galvenajām nodaļām</w:t>
      </w:r>
      <w:r w:rsidR="00F50FC5">
        <w:t>:</w:t>
      </w:r>
      <w:r w:rsidR="0023385E">
        <w:t xml:space="preserve"> </w:t>
      </w:r>
      <w:r>
        <w:t>1.nodaļā veikta literatūras analīze par datu noliktavām, ETL procesiem un lielajiem datiem</w:t>
      </w:r>
      <w:r w:rsidR="0023385E">
        <w:t xml:space="preserve">, </w:t>
      </w:r>
      <w:r>
        <w:t>2.nodaļā aprakstīta esošā datu avotu evolūcijas sistēma</w:t>
      </w:r>
      <w:r w:rsidR="0023385E">
        <w:t xml:space="preserve">, bet </w:t>
      </w:r>
      <w:r>
        <w:t>3.nodaļā aprakstīts izstrādātais neviendabīgu</w:t>
      </w:r>
      <w:r w:rsidR="00F50FC5">
        <w:t xml:space="preserve"> integrētu</w:t>
      </w:r>
      <w:r>
        <w:t xml:space="preserve"> datu avotu evolūcijas apstrādes mehānisms.</w:t>
      </w:r>
      <w:r w:rsidR="0023385E">
        <w:t xml:space="preserve"> Nodaļās aprakstītā informācija papildināta ar 2</w:t>
      </w:r>
      <w:r w:rsidR="00F50FC5">
        <w:t>2</w:t>
      </w:r>
      <w:r w:rsidR="0023385E">
        <w:t xml:space="preserve"> attēl</w:t>
      </w:r>
      <w:r w:rsidR="00F50FC5">
        <w:t>iem un</w:t>
      </w:r>
      <w:r w:rsidR="0023385E">
        <w:t xml:space="preserve"> 10 tabulām</w:t>
      </w:r>
      <w:r w:rsidR="00F50FC5">
        <w:t>.</w:t>
      </w:r>
    </w:p>
    <w:p w14:paraId="5904AD86" w14:textId="77777777" w:rsidR="00F50FC5" w:rsidRDefault="00F50FC5" w:rsidP="0023385E">
      <w:pPr>
        <w:pStyle w:val="Teksts"/>
      </w:pPr>
    </w:p>
    <w:p w14:paraId="14ED963D" w14:textId="0EB8731D" w:rsidR="00731EAF" w:rsidRDefault="00731EAF" w:rsidP="00627D9C">
      <w:pPr>
        <w:pStyle w:val="nodaasvirsraksts"/>
        <w:numPr>
          <w:ilvl w:val="0"/>
          <w:numId w:val="1"/>
        </w:numPr>
        <w:ind w:left="426"/>
      </w:pPr>
      <w:bookmarkStart w:id="387" w:name="_Toc41169681"/>
      <w:r>
        <w:lastRenderedPageBreak/>
        <w:t>Datu noliktavas</w:t>
      </w:r>
      <w:bookmarkEnd w:id="387"/>
    </w:p>
    <w:p w14:paraId="5524D08A" w14:textId="3EEA1398" w:rsidR="00FC63DD" w:rsidRDefault="00FC63DD" w:rsidP="00FC63DD">
      <w:pPr>
        <w:pStyle w:val="Teksts"/>
      </w:pPr>
      <w:r>
        <w:t>Datu noliktavas jēdziens radies, attīstoties tehnoloģijām un tādā veidā pieaugot ikdienā saglabāto datu apjomam. Šīs nodaļas apakšnodaļās detalizēti aprakstīts, kā attīstījies datu noliktavas jēdziens</w:t>
      </w:r>
      <w:r w:rsidR="00397D08">
        <w:t xml:space="preserve"> </w:t>
      </w:r>
      <w:r w:rsidR="0035202F">
        <w:t xml:space="preserve">un kāda ir tās arhitektūra </w:t>
      </w:r>
      <w:r w:rsidR="00397D08">
        <w:t>ar nolūku izprast šīs struktūras nepieciešamību</w:t>
      </w:r>
      <w:r w:rsidR="0035202F">
        <w:t>,</w:t>
      </w:r>
      <w:r w:rsidR="00397D08">
        <w:t xml:space="preserve"> aktualitāti</w:t>
      </w:r>
      <w:r w:rsidR="0035202F">
        <w:t xml:space="preserve"> un izmantojamību</w:t>
      </w:r>
      <w:r w:rsidR="00397D08">
        <w:t xml:space="preserve"> mūsdienās</w:t>
      </w:r>
      <w:r w:rsidR="0035202F">
        <w:t>. Ap</w:t>
      </w:r>
      <w:r w:rsidR="00970536">
        <w:t>rakstīta</w:t>
      </w:r>
      <w:r w:rsidR="0035202F">
        <w:t xml:space="preserve"> arī lielo datu koncepcija, kas datu noliktavu kontekstā ir nozīmīgs un saistīts jēdziens. Viens no svarīgākajiem posmiem neviendabīgu datu integrēšanai datu noliktavā ir ETL procesi, tāpēc sniegts arī šī jēdziena detalizēts skaidrojums.</w:t>
      </w:r>
    </w:p>
    <w:p w14:paraId="1B135BFE" w14:textId="5BA2C6FB" w:rsidR="00FC63DD" w:rsidRDefault="00FC63DD" w:rsidP="00FC63DD">
      <w:pPr>
        <w:pStyle w:val="apaknodaasvirsraksts"/>
        <w:numPr>
          <w:ilvl w:val="1"/>
          <w:numId w:val="1"/>
        </w:numPr>
      </w:pPr>
      <w:r>
        <w:t xml:space="preserve"> </w:t>
      </w:r>
      <w:bookmarkStart w:id="388" w:name="_Toc41169682"/>
      <w:r>
        <w:t>Datu noliktavu attīstība</w:t>
      </w:r>
      <w:bookmarkEnd w:id="388"/>
    </w:p>
    <w:p w14:paraId="0A0FEA00" w14:textId="40786609" w:rsidR="00F34796" w:rsidRDefault="00F34796" w:rsidP="00F34796">
      <w:pPr>
        <w:pStyle w:val="Teksts"/>
      </w:pPr>
      <w:r>
        <w:t>Pašos pirmsākumos datu glabāšanai tika izmantoti ļoti dārgi un ierobežotas ietilpības mehānismi – perfokartes, magnētiskās lentas, pēc tam ar pavisam jauniem papildinājumiem nāca klajā diskatmiņa</w:t>
      </w:r>
      <w:r w:rsidR="00455F68">
        <w:t>. Drīz vien diskatmiņas tika papildinātas ar datu bāzu pārvaldības sistēmām jeb DB</w:t>
      </w:r>
      <w:r w:rsidR="009761FB">
        <w:t>M</w:t>
      </w:r>
      <w:r w:rsidR="00455F68">
        <w:t>S, kuru galvenais izmantošanas ieguvums bija ļoti ātra datu ievietošana sistēmā [</w:t>
      </w:r>
      <w:r w:rsidR="00BB3C44">
        <w:fldChar w:fldCharType="begin"/>
      </w:r>
      <w:r w:rsidR="00BB3C44">
        <w:instrText xml:space="preserve"> REF _Ref40257612 \r \h </w:instrText>
      </w:r>
      <w:r w:rsidR="00BB3C44">
        <w:fldChar w:fldCharType="separate"/>
      </w:r>
      <w:r w:rsidR="00BB3C44">
        <w:t>9</w:t>
      </w:r>
      <w:r w:rsidR="00BB3C44">
        <w:fldChar w:fldCharType="end"/>
      </w:r>
      <w:r w:rsidR="00455F68">
        <w:t>].</w:t>
      </w:r>
      <w:r w:rsidR="00A12D51">
        <w:t xml:space="preserve"> Līdz pat 80.gadu vidum</w:t>
      </w:r>
      <w:r w:rsidR="001008A2">
        <w:t xml:space="preserve"> </w:t>
      </w:r>
      <w:r w:rsidR="00A12D51">
        <w:t xml:space="preserve">šādās datu bāzēs tika glabāti tikai operatīvie dati – dati, kuri ir iesaistīti ikdienā </w:t>
      </w:r>
      <w:r w:rsidR="00D94B2F">
        <w:t>veicamajos</w:t>
      </w:r>
      <w:r w:rsidR="00A12D51">
        <w:t xml:space="preserve"> procesos. Tomēr bieži vien stratēģisku lēmumu pieņemšanai bija nepieciešam</w:t>
      </w:r>
      <w:r w:rsidR="001008A2">
        <w:t>a</w:t>
      </w:r>
      <w:r w:rsidR="00A12D51">
        <w:t xml:space="preserve"> ātra pieeja glabātajiem datiem [</w:t>
      </w:r>
      <w:r w:rsidR="00BB3C44">
        <w:fldChar w:fldCharType="begin"/>
      </w:r>
      <w:r w:rsidR="00BB3C44">
        <w:instrText xml:space="preserve"> REF _Ref40257626 \r \h </w:instrText>
      </w:r>
      <w:r w:rsidR="00BB3C44">
        <w:fldChar w:fldCharType="separate"/>
      </w:r>
      <w:r w:rsidR="00BB3C44">
        <w:t>18</w:t>
      </w:r>
      <w:r w:rsidR="00BB3C44">
        <w:fldChar w:fldCharType="end"/>
      </w:r>
      <w:r w:rsidR="00A12D51">
        <w:t>].</w:t>
      </w:r>
    </w:p>
    <w:p w14:paraId="07DF7ACC" w14:textId="56BD5A39" w:rsidR="00A12D51" w:rsidRDefault="005B5ACE" w:rsidP="00A12D51">
      <w:pPr>
        <w:pStyle w:val="Teksts"/>
        <w:ind w:firstLine="0"/>
        <w:jc w:val="center"/>
      </w:pPr>
      <w:r>
        <w:rPr>
          <w:noProof/>
        </w:rPr>
        <w:drawing>
          <wp:inline distT="0" distB="0" distL="0" distR="0" wp14:anchorId="4BBA2DEB" wp14:editId="2C0BDD7F">
            <wp:extent cx="4607626" cy="2931940"/>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3148" cy="2986360"/>
                    </a:xfrm>
                    <a:prstGeom prst="rect">
                      <a:avLst/>
                    </a:prstGeom>
                    <a:noFill/>
                    <a:ln>
                      <a:noFill/>
                    </a:ln>
                  </pic:spPr>
                </pic:pic>
              </a:graphicData>
            </a:graphic>
          </wp:inline>
        </w:drawing>
      </w:r>
    </w:p>
    <w:bookmarkStart w:id="389" w:name="_Ref38980109"/>
    <w:p w14:paraId="31DC522D" w14:textId="0EDE32A8" w:rsidR="00A12D51" w:rsidRDefault="00A12D51" w:rsidP="0043356A">
      <w:pPr>
        <w:pStyle w:val="attlavirsraksts"/>
      </w:pPr>
      <w:r w:rsidRPr="0043356A">
        <w:rPr>
          <w:b w:val="0"/>
          <w:bCs/>
          <w:i/>
          <w:iCs/>
        </w:rPr>
        <w:fldChar w:fldCharType="begin"/>
      </w:r>
      <w:r w:rsidRPr="0043356A">
        <w:rPr>
          <w:b w:val="0"/>
          <w:bCs/>
          <w:i/>
          <w:iCs/>
        </w:rPr>
        <w:instrText xml:space="preserve"> SEQ att. \* ARABIC </w:instrText>
      </w:r>
      <w:r w:rsidRPr="0043356A">
        <w:rPr>
          <w:b w:val="0"/>
          <w:bCs/>
          <w:i/>
          <w:iCs/>
        </w:rPr>
        <w:fldChar w:fldCharType="separate"/>
      </w:r>
      <w:r w:rsidR="00E10B2E">
        <w:rPr>
          <w:b w:val="0"/>
          <w:bCs/>
          <w:i/>
          <w:iCs/>
          <w:noProof/>
        </w:rPr>
        <w:t>1</w:t>
      </w:r>
      <w:r w:rsidRPr="0043356A">
        <w:rPr>
          <w:b w:val="0"/>
          <w:bCs/>
          <w:i/>
          <w:iCs/>
        </w:rPr>
        <w:fldChar w:fldCharType="end"/>
      </w:r>
      <w:r w:rsidRPr="0043356A">
        <w:rPr>
          <w:b w:val="0"/>
          <w:bCs/>
          <w:i/>
          <w:iCs/>
        </w:rPr>
        <w:t>.1. att.</w:t>
      </w:r>
      <w:bookmarkEnd w:id="389"/>
      <w:r>
        <w:t xml:space="preserve"> Informācijas vērtības atkarība no datu daudzuma</w:t>
      </w:r>
      <w:r w:rsidR="00970536">
        <w:t xml:space="preserve"> [</w:t>
      </w:r>
      <w:r w:rsidR="00BB3C44">
        <w:fldChar w:fldCharType="begin"/>
      </w:r>
      <w:r w:rsidR="00BB3C44">
        <w:instrText xml:space="preserve"> REF _Ref40257626 \r \h </w:instrText>
      </w:r>
      <w:r w:rsidR="00BB3C44">
        <w:fldChar w:fldCharType="separate"/>
      </w:r>
      <w:r w:rsidR="00BB3C44">
        <w:t>18</w:t>
      </w:r>
      <w:r w:rsidR="00BB3C44">
        <w:fldChar w:fldCharType="end"/>
      </w:r>
      <w:r w:rsidR="00970536">
        <w:t>]</w:t>
      </w:r>
    </w:p>
    <w:p w14:paraId="0B884D75" w14:textId="07103DC0" w:rsidR="0043356A" w:rsidRDefault="0043356A" w:rsidP="0043356A">
      <w:pPr>
        <w:pStyle w:val="attlavirsraksts"/>
      </w:pPr>
    </w:p>
    <w:p w14:paraId="08F6ACD9" w14:textId="19ADEE7E" w:rsidR="0043356A" w:rsidRDefault="0043356A" w:rsidP="0043356A">
      <w:pPr>
        <w:pStyle w:val="Teksts"/>
      </w:pPr>
      <w:r>
        <w:t>Lai iegūtu visvērtīgāko informāciju – stratēģiskās zināšanas, nepieciešam</w:t>
      </w:r>
      <w:r w:rsidR="00D94B2F">
        <w:t>i</w:t>
      </w:r>
      <w:r>
        <w:t xml:space="preserve"> vairāki datu stāvokļi, kur katrs no tiem satur atšķirīgu informācijas daudzumu (skat. att. </w:t>
      </w:r>
      <w:r w:rsidRPr="0043356A">
        <w:fldChar w:fldCharType="begin"/>
      </w:r>
      <w:r w:rsidRPr="0043356A">
        <w:instrText xml:space="preserve"> REF _Ref38980109 \h  \* MERGEFORMAT </w:instrText>
      </w:r>
      <w:r w:rsidRPr="0043356A">
        <w:fldChar w:fldCharType="separate"/>
      </w:r>
      <w:r w:rsidRPr="0043356A">
        <w:rPr>
          <w:noProof/>
        </w:rPr>
        <w:t>1</w:t>
      </w:r>
      <w:r w:rsidRPr="0043356A">
        <w:t>.1.</w:t>
      </w:r>
      <w:r w:rsidR="005B5ACE">
        <w:t xml:space="preserve"> - adaptēts un </w:t>
      </w:r>
      <w:r w:rsidR="005B5ACE">
        <w:lastRenderedPageBreak/>
        <w:t>latviskots no [</w:t>
      </w:r>
      <w:r w:rsidR="00BB3C44">
        <w:fldChar w:fldCharType="begin"/>
      </w:r>
      <w:r w:rsidR="00BB3C44">
        <w:instrText xml:space="preserve"> REF _Ref40257626 \r \h </w:instrText>
      </w:r>
      <w:r w:rsidR="00BB3C44">
        <w:fldChar w:fldCharType="separate"/>
      </w:r>
      <w:r w:rsidR="00BB3C44">
        <w:t>18</w:t>
      </w:r>
      <w:r w:rsidR="00BB3C44">
        <w:fldChar w:fldCharType="end"/>
      </w:r>
      <w:r w:rsidR="005B5ACE">
        <w:t>]</w:t>
      </w:r>
      <w:r w:rsidRPr="0043356A">
        <w:t>)</w:t>
      </w:r>
      <w:r w:rsidRPr="0043356A">
        <w:fldChar w:fldCharType="end"/>
      </w:r>
      <w:r>
        <w:t xml:space="preserve">. Vislielākais datu apjoms ir primārajiem datu avotiem, kur glabājas pilnīgi visa uzkrātā informācija. Pēc tam, izvēloties konkrētu subjektu, par kuru jāiegūst stratēģiskās zināšanas, tiek atlasīti konkrēti ar šo subjektu saistītie dati. Un tikai tad, kad izveidotas atskaites par izvēlēto subjektu, iespējams iegūt kopskatu, līdz ar to arī stratēģiskās zināšanas. </w:t>
      </w:r>
    </w:p>
    <w:p w14:paraId="3B0DB74B" w14:textId="2315D2DD" w:rsidR="0043356A" w:rsidRDefault="00FC6C5F" w:rsidP="0043356A">
      <w:pPr>
        <w:pStyle w:val="Teksts"/>
      </w:pPr>
      <w:r>
        <w:t xml:space="preserve">Tā kā operatīvo datu apjoms jau tobrīd pieauga eksponenciāli, datori tika atzīti par vienīgo iespējamo rīku, ar ko šādā daudzpakāpju veidā apstrādāt un analizēt informāciju. Tā rezultātā tika ieviests jēdziens “lēmumu atbalsta sistēmas” (angļu val. </w:t>
      </w:r>
      <w:r w:rsidR="001008A2">
        <w:t>“</w:t>
      </w:r>
      <w:r>
        <w:rPr>
          <w:i/>
          <w:iCs/>
        </w:rPr>
        <w:t>Decision support systems</w:t>
      </w:r>
      <w:r w:rsidR="001008A2">
        <w:rPr>
          <w:i/>
          <w:iCs/>
        </w:rPr>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t xml:space="preserve"> jeb </w:t>
      </w:r>
      <w:r w:rsidRPr="001008A2">
        <w:t>DSS</w:t>
      </w:r>
      <w:r>
        <w:t>). Par DSS tiek saukts paplašināmu un interaktīvu metožu un rīku kopums, kas paredzēts vadības stratēģisko lēmumu pieņemšanas atbalstam, iekļaujot tajā datu apstrādi un analīzi [</w:t>
      </w:r>
      <w:r w:rsidR="00BB3C44">
        <w:fldChar w:fldCharType="begin"/>
      </w:r>
      <w:r w:rsidR="00BB3C44">
        <w:instrText xml:space="preserve"> REF _Ref40257626 \r \h </w:instrText>
      </w:r>
      <w:r w:rsidR="00BB3C44">
        <w:fldChar w:fldCharType="separate"/>
      </w:r>
      <w:r w:rsidR="00BB3C44">
        <w:t>18</w:t>
      </w:r>
      <w:r w:rsidR="00BB3C44">
        <w:fldChar w:fldCharType="end"/>
      </w:r>
      <w:r>
        <w:t>].</w:t>
      </w:r>
    </w:p>
    <w:p w14:paraId="0C0C376D" w14:textId="7ED2EC43" w:rsidR="008466F8" w:rsidRDefault="00F66757" w:rsidP="008466F8">
      <w:pPr>
        <w:pStyle w:val="Teksts"/>
      </w:pPr>
      <w:r>
        <w:t>Izmantojot DSS rīkus, arvien biežāk analītiskā apstrāde tika veikta tiešsaistē. Attīstoties tehnoloģijām, tika veidotas arvien lielākas lietojumsistēmas. Lai apmierinātu lietotāju vajadzību pēc iespējami ātras un ērtas piekļuves datiem, radās divas tehnoloģijas – personālie datori un 4GL. Personālie datori ļāva jebkuram lietotājam individuāli apstrādāt datus, taču 4GL tehnoloģijas ideja bija padarīt programmatūras izstrādi tik vienkāršu, lai to varētu darīt jebkurš [</w:t>
      </w:r>
      <w:r w:rsidR="00BB3C44">
        <w:fldChar w:fldCharType="begin"/>
      </w:r>
      <w:r w:rsidR="00BB3C44">
        <w:instrText xml:space="preserve"> REF _Ref40257612 \r \h </w:instrText>
      </w:r>
      <w:r w:rsidR="00BB3C44">
        <w:fldChar w:fldCharType="separate"/>
      </w:r>
      <w:r w:rsidR="00BB3C44">
        <w:t>9</w:t>
      </w:r>
      <w:r w:rsidR="00BB3C44">
        <w:fldChar w:fldCharType="end"/>
      </w:r>
      <w:r>
        <w:t>].</w:t>
      </w:r>
    </w:p>
    <w:p w14:paraId="44DA2B76" w14:textId="41552C1F" w:rsidR="005B5ACE" w:rsidRDefault="00BC72A3" w:rsidP="00BC72A3">
      <w:pPr>
        <w:pStyle w:val="Teksts"/>
        <w:ind w:firstLine="0"/>
      </w:pPr>
      <w:r>
        <w:rPr>
          <w:noProof/>
        </w:rPr>
        <w:drawing>
          <wp:inline distT="0" distB="0" distL="0" distR="0" wp14:anchorId="67F48C92" wp14:editId="6A9B3748">
            <wp:extent cx="5759450" cy="3431969"/>
            <wp:effectExtent l="19050" t="19050" r="12700"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b="9967"/>
                    <a:stretch/>
                  </pic:blipFill>
                  <pic:spPr bwMode="auto">
                    <a:xfrm>
                      <a:off x="0" y="0"/>
                      <a:ext cx="5759450" cy="3431969"/>
                    </a:xfrm>
                    <a:prstGeom prst="rect">
                      <a:avLst/>
                    </a:prstGeom>
                    <a:noFill/>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B8A6DFC" w14:textId="3648A59D" w:rsidR="005A48E8" w:rsidRDefault="005A48E8" w:rsidP="005A48E8">
      <w:pPr>
        <w:pStyle w:val="attlavirsraksts"/>
      </w:pPr>
      <w:bookmarkStart w:id="390" w:name="_Ref38985854"/>
      <w:r w:rsidRPr="005A48E8">
        <w:rPr>
          <w:b w:val="0"/>
          <w:bCs/>
          <w:i/>
          <w:iCs/>
        </w:rPr>
        <w:t>1.</w:t>
      </w:r>
      <w:r w:rsidRPr="005A48E8">
        <w:rPr>
          <w:b w:val="0"/>
          <w:bCs/>
          <w:i/>
          <w:iCs/>
        </w:rPr>
        <w:fldChar w:fldCharType="begin"/>
      </w:r>
      <w:r w:rsidRPr="005A48E8">
        <w:rPr>
          <w:b w:val="0"/>
          <w:bCs/>
          <w:i/>
          <w:iCs/>
        </w:rPr>
        <w:instrText xml:space="preserve"> SEQ att. \* ARABIC </w:instrText>
      </w:r>
      <w:r w:rsidRPr="005A48E8">
        <w:rPr>
          <w:b w:val="0"/>
          <w:bCs/>
          <w:i/>
          <w:iCs/>
        </w:rPr>
        <w:fldChar w:fldCharType="separate"/>
      </w:r>
      <w:r w:rsidR="00E10B2E">
        <w:rPr>
          <w:b w:val="0"/>
          <w:bCs/>
          <w:i/>
          <w:iCs/>
          <w:noProof/>
        </w:rPr>
        <w:t>2</w:t>
      </w:r>
      <w:r w:rsidRPr="005A48E8">
        <w:rPr>
          <w:b w:val="0"/>
          <w:bCs/>
          <w:i/>
          <w:iCs/>
        </w:rPr>
        <w:fldChar w:fldCharType="end"/>
      </w:r>
      <w:r w:rsidRPr="005A48E8">
        <w:rPr>
          <w:b w:val="0"/>
          <w:bCs/>
          <w:i/>
          <w:iCs/>
        </w:rPr>
        <w:t>. att.</w:t>
      </w:r>
      <w:bookmarkEnd w:id="390"/>
      <w:r>
        <w:t xml:space="preserve"> “Zirnekļa tīkla” vides attīstība</w:t>
      </w:r>
      <w:r w:rsidR="00C21FB8">
        <w:t xml:space="preserve"> [</w:t>
      </w:r>
      <w:r w:rsidR="00BB3C44">
        <w:fldChar w:fldCharType="begin"/>
      </w:r>
      <w:r w:rsidR="00BB3C44">
        <w:instrText xml:space="preserve"> REF _Ref40257612 \r \h </w:instrText>
      </w:r>
      <w:r w:rsidR="00BB3C44">
        <w:fldChar w:fldCharType="separate"/>
      </w:r>
      <w:r w:rsidR="00BB3C44">
        <w:t>9</w:t>
      </w:r>
      <w:r w:rsidR="00BB3C44">
        <w:fldChar w:fldCharType="end"/>
      </w:r>
      <w:r w:rsidR="00C21FB8">
        <w:t>]</w:t>
      </w:r>
    </w:p>
    <w:p w14:paraId="3B36F23A" w14:textId="77777777" w:rsidR="001C794D" w:rsidRDefault="001C794D" w:rsidP="005A48E8">
      <w:pPr>
        <w:pStyle w:val="attlavirsraksts"/>
      </w:pPr>
    </w:p>
    <w:p w14:paraId="1C00FB1D" w14:textId="3CC3519A" w:rsidR="00102245" w:rsidRDefault="008466F8" w:rsidP="008466F8">
      <w:pPr>
        <w:pStyle w:val="Teksts"/>
      </w:pPr>
      <w:r>
        <w:t xml:space="preserve">Iepriekšminētās attīstības rezultātā radās nekārtība, ko mēdz saukt par “zirnekļa tīkla” vidi (skat. att. </w:t>
      </w:r>
      <w:r w:rsidRPr="008466F8">
        <w:fldChar w:fldCharType="begin"/>
      </w:r>
      <w:r w:rsidRPr="008466F8">
        <w:instrText xml:space="preserve"> REF _Ref38985854 \h  \* MERGEFORMAT </w:instrText>
      </w:r>
      <w:r w:rsidRPr="008466F8">
        <w:fldChar w:fldCharType="separate"/>
      </w:r>
      <w:r w:rsidRPr="008466F8">
        <w:t>1.</w:t>
      </w:r>
      <w:r w:rsidRPr="008466F8">
        <w:rPr>
          <w:noProof/>
        </w:rPr>
        <w:t>2</w:t>
      </w:r>
      <w:r w:rsidRPr="008466F8">
        <w:t>.</w:t>
      </w:r>
      <w:r w:rsidRPr="008466F8">
        <w:fldChar w:fldCharType="end"/>
      </w:r>
      <w:r>
        <w:t xml:space="preserve"> – adaptēts un latviskots no [</w:t>
      </w:r>
      <w:r w:rsidR="00BB3C44">
        <w:fldChar w:fldCharType="begin"/>
      </w:r>
      <w:r w:rsidR="00BB3C44">
        <w:instrText xml:space="preserve"> REF _Ref40257612 \r \h </w:instrText>
      </w:r>
      <w:r w:rsidR="00BB3C44">
        <w:fldChar w:fldCharType="separate"/>
      </w:r>
      <w:r w:rsidR="00BB3C44">
        <w:t>9</w:t>
      </w:r>
      <w:r w:rsidR="00BB3C44">
        <w:fldChar w:fldCharType="end"/>
      </w:r>
      <w:r>
        <w:t>]). Šāds “</w:t>
      </w:r>
      <w:r w:rsidR="00D94B2F">
        <w:t>z</w:t>
      </w:r>
      <w:r>
        <w:t>irnekļa tīkls” vairākās koorporatīvās vidēs mēdza izaugt neiedomājami sarežģīts, kā rezultātā ar laiku šādu vidi vairs nebija iespējams ne uzturēt, ne pilnveidot</w:t>
      </w:r>
      <w:r w:rsidR="00102245">
        <w:t xml:space="preserve">. </w:t>
      </w:r>
      <w:r w:rsidR="00D94B2F">
        <w:t>Tai</w:t>
      </w:r>
      <w:r w:rsidR="00102245">
        <w:t xml:space="preserve"> tika iedots nosaukums “dabiski attīstīta </w:t>
      </w:r>
      <w:r w:rsidR="00102245">
        <w:lastRenderedPageBreak/>
        <w:t xml:space="preserve">arhitektūra”, jo bija maz iespēju to ietekmēt. Jo lielāka kļuva šī arhitektūra, jo vairāk </w:t>
      </w:r>
      <w:r w:rsidR="00024A68">
        <w:t>izaicinājumu</w:t>
      </w:r>
      <w:r w:rsidR="00102245">
        <w:t xml:space="preserve"> tā radīja:</w:t>
      </w:r>
    </w:p>
    <w:p w14:paraId="4AF2BD1C" w14:textId="6DD1D8A0" w:rsidR="008466F8" w:rsidRDefault="00024A68" w:rsidP="001008A2">
      <w:pPr>
        <w:pStyle w:val="Teksts"/>
        <w:numPr>
          <w:ilvl w:val="0"/>
          <w:numId w:val="10"/>
        </w:numPr>
        <w:ind w:left="851"/>
      </w:pPr>
      <w:r>
        <w:t>d</w:t>
      </w:r>
      <w:r w:rsidR="00102245">
        <w:t xml:space="preserve">atu ticamība – dati tika analizēti ar dažādiem algoritmiem, nepastāvēja datu ieguves līmeņi un katrs ar datiem rīkojās </w:t>
      </w:r>
      <w:r w:rsidR="00D94B2F">
        <w:t>atšķirīgi</w:t>
      </w:r>
      <w:r w:rsidR="00102245">
        <w:t xml:space="preserve"> un izvēlējās dažādus datu avotus, </w:t>
      </w:r>
      <w:r w:rsidR="001008A2">
        <w:t xml:space="preserve">tāpēc </w:t>
      </w:r>
      <w:r w:rsidR="00102245">
        <w:t xml:space="preserve">rezultāti atskaitēs </w:t>
      </w:r>
      <w:r w:rsidR="00D94B2F">
        <w:t xml:space="preserve">vairāku analītiķu </w:t>
      </w:r>
      <w:r w:rsidR="00102245">
        <w:t xml:space="preserve">starpā kļuva </w:t>
      </w:r>
      <w:r w:rsidR="00D94B2F">
        <w:t>pārāk</w:t>
      </w:r>
      <w:r w:rsidR="00102245">
        <w:t xml:space="preserve"> atšķirīgi, līdz ar to – neuzticami;</w:t>
      </w:r>
    </w:p>
    <w:p w14:paraId="6228CBA6" w14:textId="0651554B" w:rsidR="00102245" w:rsidRDefault="00024A68" w:rsidP="001008A2">
      <w:pPr>
        <w:pStyle w:val="Teksts"/>
        <w:numPr>
          <w:ilvl w:val="0"/>
          <w:numId w:val="10"/>
        </w:numPr>
        <w:ind w:left="851"/>
      </w:pPr>
      <w:r>
        <w:t>p</w:t>
      </w:r>
      <w:r w:rsidR="00102245">
        <w:t xml:space="preserve">roduktivitāte – lai analizētu datus no dažādiem datu avotiem, nepieciešams </w:t>
      </w:r>
      <w:r w:rsidR="00B755BA">
        <w:t>izstrādāt vairākas individuāli pielāgotas programmas, kas savāc datus no katra avota, līdz ar to analītiķim nepieciešams iedziļināties dažādās failu struktūrās, kas ir laikietilpīgi un neproduktīvi;</w:t>
      </w:r>
    </w:p>
    <w:p w14:paraId="4A985859" w14:textId="639D25E7" w:rsidR="00B755BA" w:rsidRDefault="00024A68" w:rsidP="001008A2">
      <w:pPr>
        <w:pStyle w:val="Teksts"/>
        <w:numPr>
          <w:ilvl w:val="0"/>
          <w:numId w:val="10"/>
        </w:numPr>
        <w:ind w:left="851"/>
      </w:pPr>
      <w:r>
        <w:t>n</w:t>
      </w:r>
      <w:r w:rsidR="00B755BA">
        <w:t>espēja pārveidot datus par informāciju – dati no dažādiem datu avotiem ir par dažādiem laika posmiem un ar atšķirīgām konceptuālajām nozīmēm, ko DSS analītiķim ir gandrīz neiespējami apstrādāt ar izstrādāto rīku palīdzību [</w:t>
      </w:r>
      <w:r w:rsidR="00BB3C44">
        <w:fldChar w:fldCharType="begin"/>
      </w:r>
      <w:r w:rsidR="00BB3C44">
        <w:instrText xml:space="preserve"> REF _Ref40257721 \r \h </w:instrText>
      </w:r>
      <w:r w:rsidR="00BB3C44">
        <w:fldChar w:fldCharType="separate"/>
      </w:r>
      <w:r w:rsidR="00BB3C44">
        <w:t>8</w:t>
      </w:r>
      <w:r w:rsidR="00BB3C44">
        <w:fldChar w:fldCharType="end"/>
      </w:r>
      <w:r w:rsidR="00B755BA">
        <w:t>].</w:t>
      </w:r>
    </w:p>
    <w:p w14:paraId="3DEBA73E" w14:textId="56E44816" w:rsidR="001C794D" w:rsidRDefault="001C794D" w:rsidP="001C794D">
      <w:pPr>
        <w:pStyle w:val="Teksts"/>
        <w:ind w:firstLine="0"/>
        <w:jc w:val="center"/>
      </w:pPr>
      <w:r>
        <w:rPr>
          <w:noProof/>
        </w:rPr>
        <w:drawing>
          <wp:inline distT="0" distB="0" distL="0" distR="0" wp14:anchorId="5C6FA205" wp14:editId="4E315DB2">
            <wp:extent cx="3693226" cy="2458037"/>
            <wp:effectExtent l="19050" t="19050" r="2159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8000" r="-4375"/>
                    <a:stretch/>
                  </pic:blipFill>
                  <pic:spPr bwMode="auto">
                    <a:xfrm>
                      <a:off x="0" y="0"/>
                      <a:ext cx="3693658" cy="2458325"/>
                    </a:xfrm>
                    <a:prstGeom prst="rect">
                      <a:avLst/>
                    </a:prstGeom>
                    <a:noFill/>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0EAE4657" w14:textId="2B37C46C" w:rsidR="00024A68" w:rsidRDefault="00024A68" w:rsidP="00024A68">
      <w:pPr>
        <w:pStyle w:val="attlavirsraksts"/>
      </w:pPr>
      <w:bookmarkStart w:id="391" w:name="_Ref38989100"/>
      <w:r w:rsidRPr="00024A68">
        <w:rPr>
          <w:b w:val="0"/>
          <w:bCs/>
          <w:i/>
          <w:iCs/>
        </w:rPr>
        <w:t>1.</w:t>
      </w:r>
      <w:r w:rsidRPr="00024A68">
        <w:rPr>
          <w:b w:val="0"/>
          <w:bCs/>
          <w:i/>
          <w:iCs/>
        </w:rPr>
        <w:fldChar w:fldCharType="begin"/>
      </w:r>
      <w:r w:rsidRPr="00024A68">
        <w:rPr>
          <w:b w:val="0"/>
          <w:bCs/>
          <w:i/>
          <w:iCs/>
        </w:rPr>
        <w:instrText xml:space="preserve"> SEQ att. \* ARABIC </w:instrText>
      </w:r>
      <w:r w:rsidRPr="00024A68">
        <w:rPr>
          <w:b w:val="0"/>
          <w:bCs/>
          <w:i/>
          <w:iCs/>
        </w:rPr>
        <w:fldChar w:fldCharType="separate"/>
      </w:r>
      <w:r w:rsidR="00E10B2E">
        <w:rPr>
          <w:b w:val="0"/>
          <w:bCs/>
          <w:i/>
          <w:iCs/>
          <w:noProof/>
        </w:rPr>
        <w:t>3</w:t>
      </w:r>
      <w:r w:rsidRPr="00024A68">
        <w:rPr>
          <w:b w:val="0"/>
          <w:bCs/>
          <w:i/>
          <w:iCs/>
        </w:rPr>
        <w:fldChar w:fldCharType="end"/>
      </w:r>
      <w:r w:rsidRPr="00024A68">
        <w:rPr>
          <w:b w:val="0"/>
          <w:bCs/>
          <w:i/>
          <w:iCs/>
        </w:rPr>
        <w:t>. att.</w:t>
      </w:r>
      <w:bookmarkEnd w:id="391"/>
      <w:r>
        <w:t xml:space="preserve"> Pāreja no “Zirnekļa tīkla” vides uz datu noliktavas vidi</w:t>
      </w:r>
      <w:r w:rsidR="00C21FB8">
        <w:t xml:space="preserve"> [</w:t>
      </w:r>
      <w:r w:rsidR="00BB3C44">
        <w:fldChar w:fldCharType="begin"/>
      </w:r>
      <w:r w:rsidR="00BB3C44">
        <w:instrText xml:space="preserve"> REF _Ref40257612 \r \h </w:instrText>
      </w:r>
      <w:r w:rsidR="00BB3C44">
        <w:fldChar w:fldCharType="separate"/>
      </w:r>
      <w:r w:rsidR="00BB3C44">
        <w:t>9</w:t>
      </w:r>
      <w:r w:rsidR="00BB3C44">
        <w:fldChar w:fldCharType="end"/>
      </w:r>
      <w:r w:rsidR="00C21FB8">
        <w:t>]</w:t>
      </w:r>
    </w:p>
    <w:p w14:paraId="0DB9DC11" w14:textId="2E3C3E89" w:rsidR="00024A68" w:rsidRDefault="00024A68" w:rsidP="00024A68">
      <w:pPr>
        <w:pStyle w:val="attlavirsraksts"/>
      </w:pPr>
    </w:p>
    <w:p w14:paraId="5837D6C0" w14:textId="77777777" w:rsidR="00024A68" w:rsidRDefault="00024A68" w:rsidP="00024A68">
      <w:pPr>
        <w:pStyle w:val="attlavirsraksts"/>
      </w:pPr>
    </w:p>
    <w:p w14:paraId="3329C6B1" w14:textId="64B45AD0" w:rsidR="00024A68" w:rsidRDefault="00FC6C5F" w:rsidP="00022C84">
      <w:pPr>
        <w:pStyle w:val="Teksts"/>
      </w:pPr>
      <w:r>
        <w:t xml:space="preserve">Drīz vien pēc DSS jēdziena ieviešanas klajā nāca arī datu noliktavas, kuras tiek uzskatītas par </w:t>
      </w:r>
      <w:r w:rsidR="00024A68">
        <w:t>visplašāk</w:t>
      </w:r>
      <w:r>
        <w:t xml:space="preserve"> izmantoto DSS </w:t>
      </w:r>
      <w:r w:rsidR="00024A68">
        <w:t>veidu</w:t>
      </w:r>
      <w:r>
        <w:t xml:space="preserve"> [</w:t>
      </w:r>
      <w:r w:rsidR="00BB3C44">
        <w:fldChar w:fldCharType="begin"/>
      </w:r>
      <w:r w:rsidR="00BB3C44">
        <w:instrText xml:space="preserve"> REF _Ref40257626 \r \h </w:instrText>
      </w:r>
      <w:r w:rsidR="00BB3C44">
        <w:fldChar w:fldCharType="separate"/>
      </w:r>
      <w:r w:rsidR="00BB3C44">
        <w:t>18</w:t>
      </w:r>
      <w:r w:rsidR="00BB3C44">
        <w:fldChar w:fldCharType="end"/>
      </w:r>
      <w:r>
        <w:t>].</w:t>
      </w:r>
      <w:r w:rsidR="00024A68">
        <w:t xml:space="preserve"> Datu noliktavas būtiski izmainīja IT speciālistu domāšanu – līdz šim pastāvēja uzskats, ka datu bāze ir paradzēta, lai glabātu jebkādam nolūkam paredzētus datus. Tomēr līdz ar datu noliktavas jēdziena parādīšanos kļuva acīmredzams, ka ir nepieciešamas dažādu veidu datu bāzes [</w:t>
      </w:r>
      <w:r w:rsidR="00BB3C44">
        <w:fldChar w:fldCharType="begin"/>
      </w:r>
      <w:r w:rsidR="00BB3C44">
        <w:instrText xml:space="preserve"> REF _Ref40257612 \r \h </w:instrText>
      </w:r>
      <w:r w:rsidR="00BB3C44">
        <w:fldChar w:fldCharType="separate"/>
      </w:r>
      <w:r w:rsidR="00BB3C44">
        <w:t>9</w:t>
      </w:r>
      <w:r w:rsidR="00BB3C44">
        <w:fldChar w:fldCharType="end"/>
      </w:r>
      <w:r w:rsidR="00024A68">
        <w:t>]</w:t>
      </w:r>
      <w:r w:rsidR="00D94B2F">
        <w:t>, tādēļ “Zirnekļa tīkla” vide tika sadalīta divās atsevišķās daļās, lai glabāt</w:t>
      </w:r>
      <w:r w:rsidR="007046CD">
        <w:t>u</w:t>
      </w:r>
      <w:r w:rsidR="00D94B2F">
        <w:t xml:space="preserve"> datus pēc to nozīmes datu analītikas </w:t>
      </w:r>
      <w:r w:rsidR="007046CD">
        <w:t>kontekstā</w:t>
      </w:r>
      <w:r w:rsidR="00D94B2F">
        <w:t xml:space="preserve"> (skat. att.</w:t>
      </w:r>
      <w:r w:rsidR="00D94B2F" w:rsidRPr="00D94B2F">
        <w:t xml:space="preserve"> </w:t>
      </w:r>
      <w:r w:rsidR="00D94B2F" w:rsidRPr="00D94B2F">
        <w:fldChar w:fldCharType="begin"/>
      </w:r>
      <w:r w:rsidR="00D94B2F" w:rsidRPr="00D94B2F">
        <w:instrText xml:space="preserve"> REF _Ref38989100 \h  \* MERGEFORMAT </w:instrText>
      </w:r>
      <w:r w:rsidR="00D94B2F" w:rsidRPr="00D94B2F">
        <w:fldChar w:fldCharType="separate"/>
      </w:r>
      <w:r w:rsidR="00D94B2F" w:rsidRPr="00D94B2F">
        <w:t>1.</w:t>
      </w:r>
      <w:r w:rsidR="00D94B2F" w:rsidRPr="00D94B2F">
        <w:rPr>
          <w:noProof/>
        </w:rPr>
        <w:t>3</w:t>
      </w:r>
      <w:r w:rsidR="00D94B2F" w:rsidRPr="00D94B2F">
        <w:t>.</w:t>
      </w:r>
      <w:r w:rsidR="00D94B2F" w:rsidRPr="00D94B2F">
        <w:fldChar w:fldCharType="end"/>
      </w:r>
      <w:r w:rsidR="00C21FB8">
        <w:t xml:space="preserve"> – adaptēts un latviskots no [</w:t>
      </w:r>
      <w:r w:rsidR="00BB3C44">
        <w:fldChar w:fldCharType="begin"/>
      </w:r>
      <w:r w:rsidR="00BB3C44">
        <w:instrText xml:space="preserve"> REF _Ref40257612 \r \h </w:instrText>
      </w:r>
      <w:r w:rsidR="00BB3C44">
        <w:fldChar w:fldCharType="separate"/>
      </w:r>
      <w:r w:rsidR="00BB3C44">
        <w:t>9</w:t>
      </w:r>
      <w:r w:rsidR="00BB3C44">
        <w:fldChar w:fldCharType="end"/>
      </w:r>
      <w:r w:rsidR="00C21FB8">
        <w:t>]</w:t>
      </w:r>
      <w:r w:rsidR="00D94B2F">
        <w:t xml:space="preserve">). </w:t>
      </w:r>
    </w:p>
    <w:p w14:paraId="43E4B5F6" w14:textId="1B7F3407" w:rsidR="00022C84" w:rsidRDefault="000A5CCF" w:rsidP="00022C84">
      <w:pPr>
        <w:pStyle w:val="Teksts"/>
      </w:pPr>
      <w:r>
        <w:t>Datu noliktava ir datu bāze ar unikālu struktūru, kas ļauj relatīvi ātri un efektīvi apstrādāt lielus datu apjomus [</w:t>
      </w:r>
      <w:r w:rsidR="00BB3C44">
        <w:fldChar w:fldCharType="begin"/>
      </w:r>
      <w:r w:rsidR="00BB3C44">
        <w:instrText xml:space="preserve"> REF _Ref40257768 \r \h </w:instrText>
      </w:r>
      <w:r w:rsidR="00BB3C44">
        <w:fldChar w:fldCharType="separate"/>
      </w:r>
      <w:r w:rsidR="00BB3C44">
        <w:t>15</w:t>
      </w:r>
      <w:r w:rsidR="00BB3C44">
        <w:fldChar w:fldCharType="end"/>
      </w:r>
      <w:r>
        <w:t>]. Taču p</w:t>
      </w:r>
      <w:r w:rsidR="00B96215">
        <w:t>ar datu noliktavas</w:t>
      </w:r>
      <w:r>
        <w:t xml:space="preserve"> formālā</w:t>
      </w:r>
      <w:r w:rsidR="00B96215">
        <w:t xml:space="preserve"> jēdziena ieviesēju tiek uzskatīts amerikāņu datorzinātnieks Bi</w:t>
      </w:r>
      <w:r w:rsidR="007046CD">
        <w:t>ls</w:t>
      </w:r>
      <w:r w:rsidR="00B96215">
        <w:t xml:space="preserve"> Inmon</w:t>
      </w:r>
      <w:r w:rsidR="007046CD">
        <w:t>s</w:t>
      </w:r>
      <w:r w:rsidR="00B96215">
        <w:t xml:space="preserve">, kurš </w:t>
      </w:r>
      <w:r w:rsidR="006547FF">
        <w:t>to</w:t>
      </w:r>
      <w:r w:rsidR="00B96215">
        <w:t xml:space="preserve"> definējis sekojoši: “</w:t>
      </w:r>
      <w:r w:rsidR="006547FF">
        <w:t xml:space="preserve">Datu noliktava ir </w:t>
      </w:r>
      <w:r w:rsidR="006547FF">
        <w:lastRenderedPageBreak/>
        <w:t>uz subjektiem orientēta, integrēta, laika atkarīga un nemainīga datu glabāšanas struktūra, kas paredzēta vadības lēmumu pieņemšanas atbalstam.</w:t>
      </w:r>
      <w:r w:rsidR="00B96215">
        <w:t>”</w:t>
      </w:r>
      <w:r w:rsidR="00FB53E5" w:rsidRPr="00FB53E5">
        <w:t xml:space="preserve"> </w:t>
      </w:r>
      <w:r w:rsidR="00FB53E5">
        <w:t>[</w:t>
      </w:r>
      <w:r w:rsidR="00BB3C44">
        <w:fldChar w:fldCharType="begin"/>
      </w:r>
      <w:r w:rsidR="00BB3C44">
        <w:instrText xml:space="preserve"> REF _Ref40257802 \r \h </w:instrText>
      </w:r>
      <w:r w:rsidR="00BB3C44">
        <w:fldChar w:fldCharType="separate"/>
      </w:r>
      <w:r w:rsidR="00BB3C44">
        <w:t>16</w:t>
      </w:r>
      <w:r w:rsidR="00BB3C44">
        <w:fldChar w:fldCharType="end"/>
      </w:r>
      <w:r w:rsidR="00FB53E5">
        <w:t>].</w:t>
      </w:r>
      <w:r w:rsidR="006547FF">
        <w:t xml:space="preserve"> </w:t>
      </w:r>
      <w:r w:rsidR="00022C84">
        <w:t>Definīcijas pamatā minētas četras galvenās datu noliktavas īpašības:</w:t>
      </w:r>
    </w:p>
    <w:p w14:paraId="38257788" w14:textId="2F66442A" w:rsidR="00022C84" w:rsidRDefault="00022C84" w:rsidP="001008A2">
      <w:pPr>
        <w:pStyle w:val="Teksts"/>
        <w:numPr>
          <w:ilvl w:val="0"/>
          <w:numId w:val="9"/>
        </w:numPr>
        <w:ind w:left="851"/>
      </w:pPr>
      <w:r>
        <w:t>uz subjektiem orientēta – izveidotajā datu noliktavā tiek glabāti dati par kādu konkrētu subjektu;</w:t>
      </w:r>
    </w:p>
    <w:p w14:paraId="10677C18" w14:textId="085C7462" w:rsidR="00022C84" w:rsidRDefault="00022C84" w:rsidP="001008A2">
      <w:pPr>
        <w:pStyle w:val="Teksts"/>
        <w:numPr>
          <w:ilvl w:val="0"/>
          <w:numId w:val="9"/>
        </w:numPr>
        <w:ind w:left="851"/>
      </w:pPr>
      <w:r>
        <w:t xml:space="preserve">integrēta – datu noliktavas dati tiek iegūti no dažādiem avotiem, līdz ar to </w:t>
      </w:r>
      <w:r w:rsidR="001008A2">
        <w:t>tie</w:t>
      </w:r>
      <w:r>
        <w:t xml:space="preserve"> tiek pārveidoti tā, lai struktūra būtu konsekventa;</w:t>
      </w:r>
    </w:p>
    <w:p w14:paraId="6D105678" w14:textId="77777777" w:rsidR="00022C84" w:rsidRDefault="00022C84" w:rsidP="001008A2">
      <w:pPr>
        <w:pStyle w:val="Teksts"/>
        <w:numPr>
          <w:ilvl w:val="0"/>
          <w:numId w:val="9"/>
        </w:numPr>
        <w:ind w:left="851"/>
      </w:pPr>
      <w:r>
        <w:t>laika atkarīga – lai pieņemtu stratēģiskus biznesa lēmumus, datiem jāatspoguļo laikā notikušās izmaiņas, līdz ar to datu noliktava glabā ne tikai esošo situāciju, bet visus ar subjektu saistītos datus, atšķirībā no OLTP sistēmām, kur vēsturiskie dati tiek pārvietoti uz arhīviem;</w:t>
      </w:r>
    </w:p>
    <w:p w14:paraId="53E1F6ED" w14:textId="47B9A299" w:rsidR="002B32A1" w:rsidRDefault="00022C84" w:rsidP="001008A2">
      <w:pPr>
        <w:pStyle w:val="Teksts"/>
        <w:numPr>
          <w:ilvl w:val="0"/>
          <w:numId w:val="9"/>
        </w:numPr>
        <w:ind w:left="851"/>
      </w:pPr>
      <w:r>
        <w:t>nemainīga – dati, kas ienākuši noliktavā, netiek mainīti, lai nodrošinātu izmaiņu analīzi [</w:t>
      </w:r>
      <w:r w:rsidR="00BB3C44">
        <w:fldChar w:fldCharType="begin"/>
      </w:r>
      <w:r w:rsidR="00BB3C44">
        <w:instrText xml:space="preserve"> REF _Ref40257815 \r \h </w:instrText>
      </w:r>
      <w:r w:rsidR="00BB3C44">
        <w:fldChar w:fldCharType="separate"/>
      </w:r>
      <w:r w:rsidR="00BB3C44">
        <w:t>14</w:t>
      </w:r>
      <w:r w:rsidR="00BB3C44">
        <w:fldChar w:fldCharType="end"/>
      </w:r>
      <w:r>
        <w:t>].</w:t>
      </w:r>
    </w:p>
    <w:p w14:paraId="5687ED99" w14:textId="00FCD25D" w:rsidR="00FF1FA9" w:rsidRDefault="22F6A669" w:rsidP="007046CD">
      <w:pPr>
        <w:pStyle w:val="Teksts"/>
      </w:pPr>
      <w:r>
        <w:t>Datu noliktava pamatā tiek projektēta datu atlases un analīzes vaicājumu efektīvai izpildei, mazāk pievēršot uzmanību transakciju apstrādei. Tā tiek realizēta kā relāciju datu bāze, kas papildināta ar ETL risinājumiem, OLAP funkcionalitāti, kā arī dažādiem klienta pusē izmantojamiem rīkiem, kas palīdz apstrādāt un nogādāt datus gala lietotājam saprotamā formā [</w:t>
      </w:r>
      <w:r w:rsidR="00AC7788">
        <w:fldChar w:fldCharType="begin"/>
      </w:r>
      <w:r w:rsidR="00AC7788">
        <w:instrText xml:space="preserve"> REF _Ref40257826 \r \h </w:instrText>
      </w:r>
      <w:r w:rsidR="00AC7788">
        <w:fldChar w:fldCharType="separate"/>
      </w:r>
      <w:r>
        <w:t>3</w:t>
      </w:r>
      <w:r w:rsidR="00AC7788">
        <w:fldChar w:fldCharType="end"/>
      </w:r>
      <w:r>
        <w:t>]. Par datu noliktavas pamatvienību var uzskatīt datuvi. Tā ir primārajā datu noliktavā glabāto datu apakškopa vai apkopojums. Datuve ietver informācijas vienību, kas attiecas uz konkrētu uzņēm</w:t>
      </w:r>
      <w:ins w:id="392" w:author="Alise Maru" w:date="2020-05-23T09:54:00Z">
        <w:r>
          <w:t>ē</w:t>
        </w:r>
      </w:ins>
      <w:r>
        <w:t>jdarbības jomu, departamentu vai lietotāju grupu [</w:t>
      </w:r>
      <w:r w:rsidR="00AC7788">
        <w:fldChar w:fldCharType="begin"/>
      </w:r>
      <w:r w:rsidR="00AC7788">
        <w:instrText xml:space="preserve"> REF _Ref40257626 \r \h </w:instrText>
      </w:r>
      <w:r w:rsidR="00AC7788">
        <w:fldChar w:fldCharType="separate"/>
      </w:r>
      <w:r>
        <w:t>18</w:t>
      </w:r>
      <w:r w:rsidR="00AC7788">
        <w:fldChar w:fldCharType="end"/>
      </w:r>
      <w:r>
        <w:t>].</w:t>
      </w:r>
    </w:p>
    <w:p w14:paraId="69A6D648" w14:textId="6286F8D0" w:rsidR="00AE2775" w:rsidRDefault="00073532" w:rsidP="007046CD">
      <w:pPr>
        <w:pStyle w:val="apaknodaasvirsraksts"/>
        <w:numPr>
          <w:ilvl w:val="1"/>
          <w:numId w:val="1"/>
        </w:numPr>
        <w:ind w:left="851"/>
      </w:pPr>
      <w:r>
        <w:t xml:space="preserve"> </w:t>
      </w:r>
      <w:bookmarkStart w:id="393" w:name="_Toc41169683"/>
      <w:r w:rsidR="007046CD">
        <w:t>Datu noliktavas arhitektūra</w:t>
      </w:r>
      <w:bookmarkEnd w:id="393"/>
    </w:p>
    <w:p w14:paraId="2618FBA7" w14:textId="2861A99B" w:rsidR="007046CD" w:rsidRDefault="22F6A669" w:rsidP="22F6A669">
      <w:pPr>
        <w:pStyle w:val="Teksts"/>
        <w:ind w:firstLine="0"/>
      </w:pPr>
      <w:r>
        <w:t>Datu noliktavas arhitektūrai nepieciešamas sekojošas īpašības:</w:t>
      </w:r>
    </w:p>
    <w:p w14:paraId="110AFDCF" w14:textId="4D2A538F" w:rsidR="00655B31" w:rsidRDefault="00655B31" w:rsidP="00655B31">
      <w:pPr>
        <w:pStyle w:val="Teksts"/>
        <w:numPr>
          <w:ilvl w:val="0"/>
          <w:numId w:val="11"/>
        </w:numPr>
      </w:pPr>
      <w:r>
        <w:t>atdalāmība – analītiskajām un transakcionālajām darbībām jābūt pēc iespējas nošķirtām;</w:t>
      </w:r>
    </w:p>
    <w:p w14:paraId="320C1B54" w14:textId="491F6FD4" w:rsidR="00655B31" w:rsidRDefault="00655B31" w:rsidP="00655B31">
      <w:pPr>
        <w:pStyle w:val="Teksts"/>
        <w:numPr>
          <w:ilvl w:val="0"/>
          <w:numId w:val="11"/>
        </w:numPr>
      </w:pPr>
      <w:r>
        <w:t>mērogojamība – tā kā datu apjoms, kas jāpārvalda un jāapstrādā</w:t>
      </w:r>
      <w:r w:rsidR="00BC0538">
        <w:t>,</w:t>
      </w:r>
      <w:r>
        <w:t xml:space="preserve"> </w:t>
      </w:r>
      <w:r w:rsidR="00BC0538">
        <w:t>kā arī</w:t>
      </w:r>
      <w:r>
        <w:t xml:space="preserve"> lietotāju skaita prasības pakāpeniski palielinā</w:t>
      </w:r>
      <w:r w:rsidR="00BC0538">
        <w:t>s</w:t>
      </w:r>
      <w:r>
        <w:t>, arhitektūrai jābūt viegli paplašināmai;</w:t>
      </w:r>
    </w:p>
    <w:p w14:paraId="3E304E5B" w14:textId="21971398" w:rsidR="00655B31" w:rsidRDefault="00655B31" w:rsidP="00655B31">
      <w:pPr>
        <w:pStyle w:val="Teksts"/>
        <w:numPr>
          <w:ilvl w:val="0"/>
          <w:numId w:val="11"/>
        </w:numPr>
      </w:pPr>
      <w:r>
        <w:t>paplašināmība – arhitektūrai jāspēj uzņemt jaunas lietojumsistēmas un tehnoloģijas tā, lai nebūtu jāpārprojektē visa sistēma;</w:t>
      </w:r>
    </w:p>
    <w:p w14:paraId="14A733BF" w14:textId="5D56C520" w:rsidR="00655B31" w:rsidRDefault="00655B31" w:rsidP="00655B31">
      <w:pPr>
        <w:pStyle w:val="Teksts"/>
        <w:numPr>
          <w:ilvl w:val="0"/>
          <w:numId w:val="11"/>
        </w:numPr>
      </w:pPr>
      <w:r>
        <w:t xml:space="preserve">piekļuves drošības uzraudzība – tā kā datu noliktavā glabājas </w:t>
      </w:r>
      <w:r w:rsidR="00BC0538">
        <w:t xml:space="preserve">uzņēmuma </w:t>
      </w:r>
      <w:r>
        <w:t>stratēģiskie dati, šis ir ļoti svarīgs faktors;</w:t>
      </w:r>
    </w:p>
    <w:p w14:paraId="5FF7840F" w14:textId="421A21BF" w:rsidR="00655B31" w:rsidRDefault="00655B31" w:rsidP="00655B31">
      <w:pPr>
        <w:pStyle w:val="Teksts"/>
        <w:numPr>
          <w:ilvl w:val="0"/>
          <w:numId w:val="11"/>
        </w:numPr>
      </w:pPr>
      <w:r>
        <w:t>administrējamība – datu noliktavas pārvaldība</w:t>
      </w:r>
      <w:r w:rsidR="00826699">
        <w:t xml:space="preserve"> jāprojektē tā, lai tā būtu pēc iespējas vienkāršāka</w:t>
      </w:r>
      <w:r w:rsidR="00E46BF1">
        <w:t xml:space="preserve"> [</w:t>
      </w:r>
      <w:r w:rsidR="00BB3C44">
        <w:fldChar w:fldCharType="begin"/>
      </w:r>
      <w:r w:rsidR="00BB3C44">
        <w:instrText xml:space="preserve"> REF _Ref40257852 \r \h </w:instrText>
      </w:r>
      <w:r w:rsidR="00BB3C44">
        <w:fldChar w:fldCharType="separate"/>
      </w:r>
      <w:r w:rsidR="00BB3C44">
        <w:t>11</w:t>
      </w:r>
      <w:r w:rsidR="00BB3C44">
        <w:fldChar w:fldCharType="end"/>
      </w:r>
      <w:r w:rsidR="00E46BF1">
        <w:t>]</w:t>
      </w:r>
      <w:r>
        <w:t>.</w:t>
      </w:r>
    </w:p>
    <w:p w14:paraId="0634A7D0" w14:textId="77777777" w:rsidR="009258B7" w:rsidRDefault="009258B7" w:rsidP="009258B7">
      <w:pPr>
        <w:pStyle w:val="Teksts"/>
        <w:ind w:firstLine="0"/>
      </w:pPr>
      <w:r>
        <w:rPr>
          <w:noProof/>
        </w:rPr>
        <w:lastRenderedPageBreak/>
        <w:drawing>
          <wp:inline distT="0" distB="0" distL="0" distR="0" wp14:anchorId="53B4DF13" wp14:editId="21DA323B">
            <wp:extent cx="5759450" cy="4037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037330"/>
                    </a:xfrm>
                    <a:prstGeom prst="rect">
                      <a:avLst/>
                    </a:prstGeom>
                    <a:noFill/>
                    <a:ln>
                      <a:noFill/>
                    </a:ln>
                  </pic:spPr>
                </pic:pic>
              </a:graphicData>
            </a:graphic>
          </wp:inline>
        </w:drawing>
      </w:r>
    </w:p>
    <w:p w14:paraId="2D168339" w14:textId="150E9916" w:rsidR="009258B7" w:rsidRDefault="009258B7" w:rsidP="009258B7">
      <w:pPr>
        <w:pStyle w:val="attlavirsraksts"/>
        <w:ind w:left="927"/>
      </w:pPr>
      <w:bookmarkStart w:id="394" w:name="_Ref38994232"/>
      <w:r w:rsidRPr="009A3056">
        <w:rPr>
          <w:b w:val="0"/>
          <w:bCs/>
          <w:i/>
          <w:iCs/>
        </w:rPr>
        <w:t>1.</w:t>
      </w:r>
      <w:r w:rsidRPr="009A3056">
        <w:rPr>
          <w:b w:val="0"/>
          <w:bCs/>
          <w:i/>
          <w:iCs/>
        </w:rPr>
        <w:fldChar w:fldCharType="begin"/>
      </w:r>
      <w:r w:rsidRPr="009A3056">
        <w:rPr>
          <w:b w:val="0"/>
          <w:bCs/>
          <w:i/>
          <w:iCs/>
        </w:rPr>
        <w:instrText xml:space="preserve"> SEQ att. \* ARABIC </w:instrText>
      </w:r>
      <w:r w:rsidRPr="009A3056">
        <w:rPr>
          <w:b w:val="0"/>
          <w:bCs/>
          <w:i/>
          <w:iCs/>
        </w:rPr>
        <w:fldChar w:fldCharType="separate"/>
      </w:r>
      <w:r w:rsidR="00E10B2E">
        <w:rPr>
          <w:b w:val="0"/>
          <w:bCs/>
          <w:i/>
          <w:iCs/>
          <w:noProof/>
        </w:rPr>
        <w:t>4</w:t>
      </w:r>
      <w:r w:rsidRPr="009A3056">
        <w:rPr>
          <w:b w:val="0"/>
          <w:bCs/>
          <w:i/>
          <w:iCs/>
        </w:rPr>
        <w:fldChar w:fldCharType="end"/>
      </w:r>
      <w:r w:rsidRPr="009A3056">
        <w:rPr>
          <w:b w:val="0"/>
          <w:bCs/>
          <w:i/>
          <w:iCs/>
        </w:rPr>
        <w:t>. att.</w:t>
      </w:r>
      <w:bookmarkEnd w:id="394"/>
      <w:r>
        <w:t xml:space="preserve"> Datu noliktavas arhitektūru tipi</w:t>
      </w:r>
      <w:r w:rsidR="0015016B">
        <w:t xml:space="preserve"> [</w:t>
      </w:r>
      <w:r w:rsidR="00BB3C44">
        <w:fldChar w:fldCharType="begin"/>
      </w:r>
      <w:r w:rsidR="00BB3C44">
        <w:instrText xml:space="preserve"> REF _Ref40257802 \r \h </w:instrText>
      </w:r>
      <w:r w:rsidR="00BB3C44">
        <w:fldChar w:fldCharType="separate"/>
      </w:r>
      <w:r w:rsidR="00BB3C44">
        <w:t>16</w:t>
      </w:r>
      <w:r w:rsidR="00BB3C44">
        <w:fldChar w:fldCharType="end"/>
      </w:r>
      <w:r w:rsidR="0015016B">
        <w:t>]</w:t>
      </w:r>
    </w:p>
    <w:p w14:paraId="4DC12852" w14:textId="77777777" w:rsidR="009258B7" w:rsidRDefault="009258B7" w:rsidP="009258B7">
      <w:pPr>
        <w:pStyle w:val="Teksts"/>
        <w:ind w:firstLine="0"/>
      </w:pPr>
    </w:p>
    <w:p w14:paraId="34A75A5C" w14:textId="7E1EF679" w:rsidR="00073532" w:rsidRDefault="22F6A669">
      <w:pPr>
        <w:pStyle w:val="Teksts"/>
      </w:pPr>
      <w:ins w:id="395" w:author="Alise Maru" w:date="2020-05-23T10:11:00Z">
        <w:r>
          <w:t xml:space="preserve">Datu noliktavām </w:t>
        </w:r>
      </w:ins>
      <w:ins w:id="396" w:author="Alise Maru" w:date="2020-05-23T10:20:00Z">
        <w:r>
          <w:t xml:space="preserve">gadu gaitā </w:t>
        </w:r>
      </w:ins>
      <w:ins w:id="397" w:author="Alise Maru" w:date="2020-05-23T10:11:00Z">
        <w:r>
          <w:t>attīstoties</w:t>
        </w:r>
      </w:ins>
      <w:r>
        <w:t xml:space="preserve">, tiek izdalīti vairāki datu noliktavu arhitektūru tipi (skat. att. </w:t>
      </w:r>
      <w:r w:rsidR="00073532">
        <w:fldChar w:fldCharType="begin"/>
      </w:r>
      <w:r w:rsidR="00073532">
        <w:instrText xml:space="preserve"> REF _Ref38994232 \h  \* MERGEFORMAT </w:instrText>
      </w:r>
      <w:r w:rsidR="00073532">
        <w:fldChar w:fldCharType="separate"/>
      </w:r>
      <w:r>
        <w:t>1.</w:t>
      </w:r>
      <w:r w:rsidRPr="22F6A669">
        <w:rPr>
          <w:noProof/>
        </w:rPr>
        <w:t>4</w:t>
      </w:r>
      <w:r>
        <w:t>. - adaptēts un latviskots no [</w:t>
      </w:r>
      <w:r w:rsidR="00073532">
        <w:fldChar w:fldCharType="begin"/>
      </w:r>
      <w:r w:rsidR="00073532">
        <w:instrText xml:space="preserve"> REF _Ref40257802 \r \h </w:instrText>
      </w:r>
      <w:r w:rsidR="00073532">
        <w:fldChar w:fldCharType="separate"/>
      </w:r>
      <w:r>
        <w:t>16</w:t>
      </w:r>
      <w:r w:rsidR="00073532">
        <w:fldChar w:fldCharType="end"/>
      </w:r>
      <w:r>
        <w:t>])</w:t>
      </w:r>
      <w:r w:rsidR="00073532">
        <w:fldChar w:fldCharType="end"/>
      </w:r>
      <w:r>
        <w:t>. Tie ir atšķirīgi gan pēc tā, kā dati tiek glabāti, gan pēc relācijām starp datu noliktavu un datuvēm. Sīkāk datu noliktavas arhitektūru tipi aprakstīti nākamajās nodaļās.</w:t>
      </w:r>
    </w:p>
    <w:p w14:paraId="58C30FF2" w14:textId="77777777" w:rsidR="009A3056" w:rsidRDefault="009A3056" w:rsidP="009A3056">
      <w:pPr>
        <w:pStyle w:val="attlavirsraksts"/>
      </w:pPr>
    </w:p>
    <w:p w14:paraId="670941DD" w14:textId="678411AE" w:rsidR="00764F3B" w:rsidRPr="00764F3B" w:rsidRDefault="00764F3B" w:rsidP="00276DA8">
      <w:pPr>
        <w:pStyle w:val="apak-apaknodvirsr"/>
        <w:numPr>
          <w:ilvl w:val="2"/>
          <w:numId w:val="1"/>
        </w:numPr>
        <w:ind w:left="1843" w:hanging="709"/>
      </w:pPr>
      <w:bookmarkStart w:id="398" w:name="_Toc41169684"/>
      <w:r w:rsidRPr="00764F3B">
        <w:t>Centralizēta datu noliktava</w:t>
      </w:r>
      <w:bookmarkEnd w:id="398"/>
    </w:p>
    <w:p w14:paraId="0531021F" w14:textId="16DC39D5" w:rsidR="00764F3B" w:rsidRPr="00EB02F9" w:rsidRDefault="009A3056" w:rsidP="00EB02F9">
      <w:pPr>
        <w:pStyle w:val="Teksts"/>
      </w:pPr>
      <w:r w:rsidRPr="00EB02F9">
        <w:t>Centralizētas datu noliktavas arhitektūras tips ņem vērā individuālās uzņēmuma līmeņa informācijas</w:t>
      </w:r>
      <w:r w:rsidR="006C3BED" w:rsidRPr="00EB02F9">
        <w:t xml:space="preserve"> glabāšanas un lietošanas veidu</w:t>
      </w:r>
      <w:r w:rsidRPr="00EB02F9">
        <w:t xml:space="preserve"> prasības. Tiek izveidota vispārējā infrastruktūra, kur normalizēti dati zemākajā detalizācijas pakāpē tiek glabāti trešajā normālformā, </w:t>
      </w:r>
      <w:r w:rsidR="006C3BED" w:rsidRPr="00EB02F9">
        <w:t>taču</w:t>
      </w:r>
      <w:r w:rsidRPr="00EB02F9">
        <w:t xml:space="preserve"> dažkārt tiek iekļauti arī apkopoti</w:t>
      </w:r>
      <w:r w:rsidR="006C3BED" w:rsidRPr="00EB02F9">
        <w:t>e</w:t>
      </w:r>
      <w:r w:rsidRPr="00EB02F9">
        <w:t xml:space="preserve"> dati. Vaicājumi un lietojumsistēmas normalizētajiem datiem piekļūst no centrālās datu noliktavas. Šajā arhitektūrā nepastāv atsevišķas datuves</w:t>
      </w:r>
      <w:r w:rsidR="001E4FC2" w:rsidRPr="00EB02F9">
        <w:t xml:space="preserve"> [</w:t>
      </w:r>
      <w:r w:rsidR="00BB3C44">
        <w:fldChar w:fldCharType="begin"/>
      </w:r>
      <w:r w:rsidR="00BB3C44">
        <w:instrText xml:space="preserve"> REF _Ref40257802 \r \h </w:instrText>
      </w:r>
      <w:r w:rsidR="00BB3C44">
        <w:fldChar w:fldCharType="separate"/>
      </w:r>
      <w:r w:rsidR="00BB3C44">
        <w:t>16</w:t>
      </w:r>
      <w:r w:rsidR="00BB3C44">
        <w:fldChar w:fldCharType="end"/>
      </w:r>
      <w:r w:rsidR="001E4FC2" w:rsidRPr="00EB02F9">
        <w:t>]</w:t>
      </w:r>
      <w:r w:rsidRPr="00EB02F9">
        <w:t>.</w:t>
      </w:r>
    </w:p>
    <w:p w14:paraId="0100CAE1" w14:textId="53D31E2A" w:rsidR="009A3056" w:rsidRDefault="009A3056" w:rsidP="00764F3B">
      <w:pPr>
        <w:pStyle w:val="Teksts"/>
        <w:ind w:firstLine="0"/>
      </w:pPr>
    </w:p>
    <w:p w14:paraId="65392698" w14:textId="5C8A804A" w:rsidR="009258B7" w:rsidRDefault="009258B7" w:rsidP="00764F3B">
      <w:pPr>
        <w:pStyle w:val="Teksts"/>
        <w:ind w:firstLine="0"/>
      </w:pPr>
    </w:p>
    <w:p w14:paraId="48688660" w14:textId="6CF7F580" w:rsidR="009258B7" w:rsidRDefault="009258B7" w:rsidP="00764F3B">
      <w:pPr>
        <w:pStyle w:val="Teksts"/>
        <w:ind w:firstLine="0"/>
      </w:pPr>
    </w:p>
    <w:p w14:paraId="7F922D87" w14:textId="77777777" w:rsidR="009258B7" w:rsidRDefault="009258B7" w:rsidP="00764F3B">
      <w:pPr>
        <w:pStyle w:val="Teksts"/>
        <w:ind w:firstLine="0"/>
      </w:pPr>
    </w:p>
    <w:p w14:paraId="420D9EC2" w14:textId="0D3172DD" w:rsidR="00764F3B" w:rsidRPr="00764F3B" w:rsidRDefault="00764F3B" w:rsidP="00276DA8">
      <w:pPr>
        <w:pStyle w:val="apak-apaknodvirsr"/>
        <w:numPr>
          <w:ilvl w:val="2"/>
          <w:numId w:val="1"/>
        </w:numPr>
        <w:tabs>
          <w:tab w:val="left" w:pos="3544"/>
        </w:tabs>
        <w:ind w:left="1843" w:hanging="709"/>
      </w:pPr>
      <w:bookmarkStart w:id="399" w:name="_Toc41169685"/>
      <w:r w:rsidRPr="00764F3B">
        <w:lastRenderedPageBreak/>
        <w:t>Neatkarīgas datuves</w:t>
      </w:r>
      <w:bookmarkEnd w:id="399"/>
    </w:p>
    <w:p w14:paraId="5D64C69F" w14:textId="3FC54ACE" w:rsidR="003B1E76" w:rsidRPr="00EB02F9" w:rsidRDefault="22F6A669" w:rsidP="00EB02F9">
      <w:pPr>
        <w:pStyle w:val="Teksts"/>
      </w:pPr>
      <w:r>
        <w:t>Datu noliktavas tips, kur visa pamatā ir neatkarīgas datuves</w:t>
      </w:r>
      <w:ins w:id="400" w:author="Alise Maru" w:date="2020-05-23T10:23:00Z">
        <w:r>
          <w:t>,</w:t>
        </w:r>
      </w:ins>
      <w:r>
        <w:t xml:space="preserve"> raksturīgs uzņēmumiem, kur dažādas organizatoriskās vienības izstrādā savas datuves</w:t>
      </w:r>
      <w:ins w:id="401" w:author="Alise Maru" w:date="2020-05-23T10:26:00Z">
        <w:r>
          <w:t>, balstoties uz</w:t>
        </w:r>
      </w:ins>
      <w:r>
        <w:t xml:space="preserve"> specifiskiem mērķiem. Lai arī katra datuve paredzēta konkrētai organizatoriskajai vienībai, šīs atsevišķās datuves nesniedz vienu vienīgu patieso datu attēlojuma versiju. Datuves savā starpā ir neatkarīgas, kā rezultātā datu definīcijas un standarti var būt nekonsekventi. Šādas atšķirības var kavēt datu analīzi starp datuvēm [</w:t>
      </w:r>
      <w:r w:rsidR="006C3BED">
        <w:fldChar w:fldCharType="begin"/>
      </w:r>
      <w:r w:rsidR="006C3BED">
        <w:instrText xml:space="preserve"> REF _Ref40257802 \r \h </w:instrText>
      </w:r>
      <w:r w:rsidR="006C3BED">
        <w:fldChar w:fldCharType="separate"/>
      </w:r>
      <w:r>
        <w:t>16</w:t>
      </w:r>
      <w:r w:rsidR="006C3BED">
        <w:fldChar w:fldCharType="end"/>
      </w:r>
      <w:r>
        <w:t>]. Piemēram, ja sistēmā ir divas neatkarīgas datuves, viena klientiem, bet otra – pārdošanas datiem, klientu un pārdošanas datus kopā analizēt ir sarežģīti, neskatoties uz to, ka būtībā tie ir savā starpā cieši saistīti subjekti. Tomēr bieži vien šāda pieeja tiek aizstāta ar citām arhitektūrām, kas ir ērtākas datu integrācijai un atskaišu ģenerēšanai [</w:t>
      </w:r>
      <w:r w:rsidR="006C3BED">
        <w:fldChar w:fldCharType="begin"/>
      </w:r>
      <w:r w:rsidR="006C3BED">
        <w:instrText xml:space="preserve"> REF _Ref40257626 \r \h </w:instrText>
      </w:r>
      <w:r w:rsidR="006C3BED">
        <w:fldChar w:fldCharType="separate"/>
      </w:r>
      <w:r>
        <w:t>18</w:t>
      </w:r>
      <w:r w:rsidR="006C3BED">
        <w:fldChar w:fldCharType="end"/>
      </w:r>
      <w:r>
        <w:t>].</w:t>
      </w:r>
    </w:p>
    <w:p w14:paraId="51E0A8B1" w14:textId="15456177" w:rsidR="00764F3B" w:rsidRPr="00764F3B" w:rsidRDefault="00764F3B" w:rsidP="00276DA8">
      <w:pPr>
        <w:pStyle w:val="apak-apaknodvirsr"/>
        <w:numPr>
          <w:ilvl w:val="2"/>
          <w:numId w:val="1"/>
        </w:numPr>
        <w:ind w:left="1843" w:hanging="709"/>
      </w:pPr>
      <w:bookmarkStart w:id="402" w:name="_Toc41169686"/>
      <w:r w:rsidRPr="00764F3B">
        <w:t xml:space="preserve">Apvienotais </w:t>
      </w:r>
      <w:r w:rsidR="00F823CF">
        <w:t xml:space="preserve">datu noliktavas </w:t>
      </w:r>
      <w:r w:rsidRPr="00764F3B">
        <w:t>tips</w:t>
      </w:r>
      <w:bookmarkEnd w:id="402"/>
    </w:p>
    <w:p w14:paraId="2BAE290B" w14:textId="0ED38ED7" w:rsidR="00EC3DBD" w:rsidRPr="00EB02F9" w:rsidRDefault="22F6A669" w:rsidP="00EB02F9">
      <w:pPr>
        <w:pStyle w:val="Teksts"/>
      </w:pPr>
      <w:r>
        <w:t>Dažkārt uzņēmumiem, pirms tie sāk datus glabāt datu noliktavā, ir jau pastāvošas lēmumu pieņemšanas struktūras dažādu sistēmu, jau iegūtu datu kopu vai p</w:t>
      </w:r>
      <w:ins w:id="403" w:author="Alise Maru" w:date="2020-05-23T10:30:00Z">
        <w:r>
          <w:t>ri</w:t>
        </w:r>
      </w:ins>
      <w:r>
        <w:t>mitīvu datuvju formā. Šādā gadījumā nav saprātīgi esošos datus dzēst, tāpēc tiek izmantots apvienotais arhitektūras tips</w:t>
      </w:r>
      <w:ins w:id="404" w:author="Alise Maru" w:date="2020-05-23T10:30:00Z">
        <w:r>
          <w:t>,</w:t>
        </w:r>
      </w:ins>
      <w:r>
        <w:t xml:space="preserve"> kurā datus iespējams apvienot gan fiziski, gan loģiski, izmantojot dažādus atslēgu laukus, metadatus, vaicājumus un citus mehānismus. Šim arhitektūras tipam nav vienas vispārējas datu noliktavas [</w:t>
      </w:r>
      <w:r w:rsidR="00B61BC9">
        <w:fldChar w:fldCharType="begin"/>
      </w:r>
      <w:r w:rsidR="00B61BC9">
        <w:instrText xml:space="preserve"> REF _Ref40257802 \r \h </w:instrText>
      </w:r>
      <w:r w:rsidR="00B61BC9">
        <w:fldChar w:fldCharType="separate"/>
      </w:r>
      <w:r>
        <w:t>16</w:t>
      </w:r>
      <w:r w:rsidR="00B61BC9">
        <w:fldChar w:fldCharType="end"/>
      </w:r>
      <w:r>
        <w:t>].</w:t>
      </w:r>
    </w:p>
    <w:p w14:paraId="34895D9B" w14:textId="6A23854F" w:rsidR="00764F3B" w:rsidRPr="00764F3B" w:rsidRDefault="00764F3B" w:rsidP="00276DA8">
      <w:pPr>
        <w:pStyle w:val="apak-apaknodvirsr"/>
        <w:numPr>
          <w:ilvl w:val="2"/>
          <w:numId w:val="1"/>
        </w:numPr>
        <w:ind w:left="1843" w:hanging="709"/>
      </w:pPr>
      <w:bookmarkStart w:id="405" w:name="_Toc41169687"/>
      <w:r w:rsidRPr="00764F3B">
        <w:t>Zvaigžņveida</w:t>
      </w:r>
      <w:r w:rsidR="00F823CF">
        <w:t xml:space="preserve"> datu noliktava</w:t>
      </w:r>
      <w:bookmarkEnd w:id="405"/>
    </w:p>
    <w:p w14:paraId="3F00FB87" w14:textId="0238D492" w:rsidR="009258B7" w:rsidRDefault="0059672B" w:rsidP="00EB02F9">
      <w:pPr>
        <w:pStyle w:val="Teksts"/>
      </w:pPr>
      <w:r w:rsidRPr="00EB02F9">
        <w:t xml:space="preserve">Līdzīgi kā centralizētās datu noliktavas arhitektūrā, arī šeit pastāv uzņēmuma mēroga kopīga datu noliktava. </w:t>
      </w:r>
      <w:r w:rsidR="00116302" w:rsidRPr="00EB02F9">
        <w:t>Zvaigžņveida</w:t>
      </w:r>
      <w:r w:rsidR="00EB02F9">
        <w:t xml:space="preserve"> (angļu val. - “</w:t>
      </w:r>
      <w:r w:rsidR="00EB02F9">
        <w:rPr>
          <w:i/>
          <w:iCs/>
        </w:rPr>
        <w:t>hub-spoke</w:t>
      </w:r>
      <w:r w:rsidR="00EB02F9">
        <w:t>”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rsidR="00116302" w:rsidRPr="00EB02F9">
        <w:t xml:space="preserve"> datu noliktavas arhitektūrai raksturīgs tas, ka d</w:t>
      </w:r>
      <w:r w:rsidRPr="00EB02F9">
        <w:t>ati trešajā normālformā tiek glabāti centralizētā datu noliktavā, taču galvenais ieguvums šādai arhitektūrai ir tāds, ka tiek ieviestas datuves, kuras tiek aizpildītas no datu noliktavas. Datuves var tikt veidotas visdažādākajām vajadzībām: analītikai, vaicājumiem</w:t>
      </w:r>
      <w:r w:rsidR="00BD748B" w:rsidRPr="00EB02F9">
        <w:t>,</w:t>
      </w:r>
      <w:r w:rsidRPr="00EB02F9">
        <w:t xml:space="preserve"> datu ieguvei u.c. Visbiežāk vaicājumu izpildei tiek izmantotas tieši datuves nevis pati datu noliktava [</w:t>
      </w:r>
      <w:r w:rsidR="00BB3C44">
        <w:fldChar w:fldCharType="begin"/>
      </w:r>
      <w:r w:rsidR="00BB3C44">
        <w:instrText xml:space="preserve"> REF _Ref40257802 \r \h </w:instrText>
      </w:r>
      <w:r w:rsidR="00BB3C44">
        <w:fldChar w:fldCharType="separate"/>
      </w:r>
      <w:r w:rsidR="00BB3C44">
        <w:t>16</w:t>
      </w:r>
      <w:r w:rsidR="00BB3C44">
        <w:fldChar w:fldCharType="end"/>
      </w:r>
      <w:r w:rsidRPr="00EB02F9">
        <w:t>].</w:t>
      </w:r>
    </w:p>
    <w:p w14:paraId="0547AD0E" w14:textId="75ECAA08" w:rsidR="00EB02F9" w:rsidRDefault="00EB02F9" w:rsidP="00EB02F9">
      <w:pPr>
        <w:pStyle w:val="Teksts"/>
      </w:pPr>
    </w:p>
    <w:p w14:paraId="1343EF58" w14:textId="02AB9952" w:rsidR="00EB02F9" w:rsidRDefault="00EB02F9" w:rsidP="00EB02F9">
      <w:pPr>
        <w:pStyle w:val="Teksts"/>
      </w:pPr>
    </w:p>
    <w:p w14:paraId="0C25878E" w14:textId="77777777" w:rsidR="00EB02F9" w:rsidRPr="00EB02F9" w:rsidRDefault="00EB02F9" w:rsidP="00EB02F9">
      <w:pPr>
        <w:pStyle w:val="Teksts"/>
      </w:pPr>
    </w:p>
    <w:p w14:paraId="4A6ECA0A" w14:textId="4DB1B2E7" w:rsidR="00764F3B" w:rsidRDefault="00764F3B" w:rsidP="00276DA8">
      <w:pPr>
        <w:pStyle w:val="apak-apaknodvirsr"/>
        <w:numPr>
          <w:ilvl w:val="2"/>
          <w:numId w:val="1"/>
        </w:numPr>
        <w:ind w:left="1843"/>
      </w:pPr>
      <w:bookmarkStart w:id="406" w:name="_Toc41169688"/>
      <w:r w:rsidRPr="00764F3B">
        <w:lastRenderedPageBreak/>
        <w:t>Datuvju kopne</w:t>
      </w:r>
      <w:bookmarkEnd w:id="406"/>
    </w:p>
    <w:p w14:paraId="51D3B244" w14:textId="25F191DF" w:rsidR="00116302" w:rsidRPr="00EB02F9" w:rsidRDefault="00116302" w:rsidP="00EB02F9">
      <w:pPr>
        <w:pStyle w:val="Teksts"/>
      </w:pPr>
      <w:r w:rsidRPr="00EB02F9">
        <w:t>Šīs arhitektūras būvēšanas sākumā nepieciešams izanalizēt prasības konkrētajam biznesa subjektam un pēc tam, balstoties uz iegūtaj</w:t>
      </w:r>
      <w:r w:rsidR="002E3D86" w:rsidRPr="00EB02F9">
        <w:t>ām uzņēmējdarbības dimensijām</w:t>
      </w:r>
      <w:r w:rsidR="00BD748B" w:rsidRPr="00EB02F9">
        <w:t>,</w:t>
      </w:r>
      <w:r w:rsidR="002E3D86" w:rsidRPr="00EB02F9">
        <w:t xml:space="preserve"> </w:t>
      </w:r>
      <w:r w:rsidRPr="00EB02F9">
        <w:t>tiek būvēta pirmā datuve</w:t>
      </w:r>
      <w:r w:rsidR="002E3D86" w:rsidRPr="00EB02F9">
        <w:t>. Pēc tam iegūtās dimensijas tiek izmantotas arī būvējot pārējās datuves [</w:t>
      </w:r>
      <w:r w:rsidR="00BB3C44">
        <w:fldChar w:fldCharType="begin"/>
      </w:r>
      <w:r w:rsidR="00BB3C44">
        <w:instrText xml:space="preserve"> REF _Ref40257802 \r \h </w:instrText>
      </w:r>
      <w:r w:rsidR="00BB3C44">
        <w:fldChar w:fldCharType="separate"/>
      </w:r>
      <w:r w:rsidR="00BB3C44">
        <w:t>16</w:t>
      </w:r>
      <w:r w:rsidR="00BB3C44">
        <w:fldChar w:fldCharType="end"/>
      </w:r>
      <w:r w:rsidR="002E3D86" w:rsidRPr="00EB02F9">
        <w:t>]</w:t>
      </w:r>
      <w:r w:rsidRPr="00EB02F9">
        <w:t>.</w:t>
      </w:r>
      <w:r w:rsidR="002E3D86" w:rsidRPr="00EB02F9">
        <w:t xml:space="preserve"> Šāda pieeja nodrošina loģisku datuvju integrāciju, kas rezultējas ar iespēju iegūt plašu skatījumu uz analizēto informāciju [</w:t>
      </w:r>
      <w:r w:rsidR="00BB3C44">
        <w:fldChar w:fldCharType="begin"/>
      </w:r>
      <w:r w:rsidR="00BB3C44">
        <w:instrText xml:space="preserve"> REF _Ref40257626 \r \h </w:instrText>
      </w:r>
      <w:r w:rsidR="00BB3C44">
        <w:fldChar w:fldCharType="separate"/>
      </w:r>
      <w:r w:rsidR="00BB3C44">
        <w:t>18</w:t>
      </w:r>
      <w:r w:rsidR="00BB3C44">
        <w:fldChar w:fldCharType="end"/>
      </w:r>
      <w:r w:rsidR="002E3D86" w:rsidRPr="00EB02F9">
        <w:t>].</w:t>
      </w:r>
    </w:p>
    <w:p w14:paraId="1BF61B64" w14:textId="21A4C895" w:rsidR="00D43BC4" w:rsidRDefault="00D43BC4" w:rsidP="00042DC2">
      <w:pPr>
        <w:pStyle w:val="apaknodaasvirsraksts"/>
        <w:numPr>
          <w:ilvl w:val="1"/>
          <w:numId w:val="1"/>
        </w:numPr>
        <w:ind w:left="851"/>
      </w:pPr>
      <w:r>
        <w:t xml:space="preserve"> </w:t>
      </w:r>
      <w:bookmarkStart w:id="407" w:name="_Toc41169689"/>
      <w:r w:rsidR="008020AD">
        <w:t xml:space="preserve">Lielie </w:t>
      </w:r>
      <w:r w:rsidR="00E514B2">
        <w:t>d</w:t>
      </w:r>
      <w:r w:rsidR="008020AD">
        <w:t>ati</w:t>
      </w:r>
      <w:bookmarkEnd w:id="407"/>
    </w:p>
    <w:p w14:paraId="360501CC" w14:textId="6DB54506" w:rsidR="000220E9" w:rsidRDefault="00120E01" w:rsidP="000220E9">
      <w:pPr>
        <w:pStyle w:val="Teksts"/>
      </w:pPr>
      <w:r>
        <w:t xml:space="preserve">Astoņdesmito gadu beigās, kad </w:t>
      </w:r>
      <w:r w:rsidR="009A7B6C">
        <w:t>pasaulē tika ieviesta datu noliktavas koncepcija, radās iespēja veikt plašu spektru ar datu manipulācijām - veikt vēsturisko datu analīzi, paredzēt turpmāko datu virzību, novērot dažādas tendences ilgākos laika posmos. Deviņdesmito gadu vidū, popularizējoties jēdzienam “internets”, i</w:t>
      </w:r>
      <w:r w:rsidR="00803158">
        <w:t>kd</w:t>
      </w:r>
      <w:r w:rsidR="009A7B6C">
        <w:t>ienā iegūto un glabāto datu apjoms eksponenciāli pieauga, kas šī gadsimta sākumā iezīmēja pavisam jaunas tendences. Pasaulē ienāca meklētājprogrammas, dažādi m</w:t>
      </w:r>
      <w:r w:rsidR="00803158">
        <w:t>o</w:t>
      </w:r>
      <w:r w:rsidR="009A7B6C">
        <w:t xml:space="preserve">bilie risinājumi, sociālie tīkli un citas vēl nebijušas tehnoloģijas, kas būtiski palielināja </w:t>
      </w:r>
      <w:r w:rsidR="005E1D86">
        <w:t>glabāto</w:t>
      </w:r>
      <w:r w:rsidR="00DB7752">
        <w:t xml:space="preserve"> datu apjomu.</w:t>
      </w:r>
    </w:p>
    <w:p w14:paraId="59A058BF" w14:textId="1C902BDD" w:rsidR="00DB7752" w:rsidRDefault="00DB7752" w:rsidP="000220E9">
      <w:pPr>
        <w:pStyle w:val="Teksts"/>
      </w:pPr>
      <w:r>
        <w:t>Jauni biznesa modeļi un iespējas, kas radās līdz ar datu apjom</w:t>
      </w:r>
      <w:r w:rsidR="005E1D86">
        <w:t>a palielināšanos</w:t>
      </w:r>
      <w:r>
        <w:t>, izrai</w:t>
      </w:r>
      <w:r w:rsidR="00803158">
        <w:t>s</w:t>
      </w:r>
      <w:r>
        <w:t>īja nepieciešamību pēc jaudīgiem risinājumiem, kas, analizējot iegūtos datus, spētu piedāvāt personalizētus risinājumus tā brīža vajad</w:t>
      </w:r>
      <w:r w:rsidR="00803158">
        <w:t>zī</w:t>
      </w:r>
      <w:r>
        <w:t xml:space="preserve">bu apmierināšanai. Tādas kompānijas kā </w:t>
      </w:r>
      <w:r>
        <w:rPr>
          <w:i/>
          <w:iCs/>
        </w:rPr>
        <w:t>Google, Yahoo, Facebook</w:t>
      </w:r>
      <w:r>
        <w:t xml:space="preserve"> u.c. jau kopš </w:t>
      </w:r>
      <w:r w:rsidR="005E1D86">
        <w:t xml:space="preserve">pašiem </w:t>
      </w:r>
      <w:r>
        <w:t>pirmsākumiem investējuš</w:t>
      </w:r>
      <w:r w:rsidR="00803158">
        <w:t>as</w:t>
      </w:r>
      <w:r>
        <w:t xml:space="preserve"> tehnoloģisko risinājumu attīstīšan</w:t>
      </w:r>
      <w:r w:rsidR="00803158">
        <w:t>ā</w:t>
      </w:r>
      <w:r>
        <w:t>, sniedzot iespēju ikdienā strādāt ar milzīgu daudzumu dažādu formātu datiem, lai izveidotu jaudīgu stratēģisku lēmumu pieņemšanas atbalsta platformu</w:t>
      </w:r>
      <w:r w:rsidR="00E514B2">
        <w:t xml:space="preserve"> [</w:t>
      </w:r>
      <w:r w:rsidR="00BB3C44">
        <w:fldChar w:fldCharType="begin"/>
      </w:r>
      <w:r w:rsidR="00BB3C44">
        <w:instrText xml:space="preserve"> REF _Ref40258051 \r \h </w:instrText>
      </w:r>
      <w:r w:rsidR="00BB3C44">
        <w:fldChar w:fldCharType="separate"/>
      </w:r>
      <w:r w:rsidR="00BB3C44">
        <w:t>12</w:t>
      </w:r>
      <w:r w:rsidR="00BB3C44">
        <w:fldChar w:fldCharType="end"/>
      </w:r>
      <w:r w:rsidR="00E514B2">
        <w:t>]</w:t>
      </w:r>
      <w:r>
        <w:t>.</w:t>
      </w:r>
      <w:r w:rsidR="00E514B2">
        <w:t xml:space="preserve"> Līdz ar šīm pārmaiņām tika ieviests lielo datu (angļu val. “</w:t>
      </w:r>
      <w:r w:rsidR="00E514B2" w:rsidRPr="00E514B2">
        <w:rPr>
          <w:i/>
          <w:iCs/>
        </w:rPr>
        <w:t>big data</w:t>
      </w:r>
      <w:r w:rsidR="00E514B2">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rsidR="00E514B2">
        <w:t>) jēdziens.</w:t>
      </w:r>
    </w:p>
    <w:p w14:paraId="1AC8ED61" w14:textId="77777777" w:rsidR="007301FF" w:rsidRDefault="007301FF" w:rsidP="000220E9">
      <w:pPr>
        <w:pStyle w:val="Teksts"/>
      </w:pPr>
    </w:p>
    <w:p w14:paraId="05AB511E" w14:textId="29474FB9" w:rsidR="006A0EBD" w:rsidRDefault="007301FF" w:rsidP="007301FF">
      <w:pPr>
        <w:pStyle w:val="Teksts"/>
        <w:ind w:firstLine="0"/>
        <w:jc w:val="center"/>
      </w:pPr>
      <w:r>
        <w:rPr>
          <w:noProof/>
        </w:rPr>
        <w:lastRenderedPageBreak/>
        <w:drawing>
          <wp:inline distT="0" distB="0" distL="0" distR="0" wp14:anchorId="3BFCF395" wp14:editId="30F29513">
            <wp:extent cx="3491346" cy="3291323"/>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17213" cy="3315708"/>
                    </a:xfrm>
                    <a:prstGeom prst="rect">
                      <a:avLst/>
                    </a:prstGeom>
                    <a:noFill/>
                    <a:ln>
                      <a:noFill/>
                    </a:ln>
                  </pic:spPr>
                </pic:pic>
              </a:graphicData>
            </a:graphic>
          </wp:inline>
        </w:drawing>
      </w:r>
    </w:p>
    <w:p w14:paraId="2FCA2980" w14:textId="745F981E" w:rsidR="007301FF" w:rsidRDefault="007301FF" w:rsidP="007301FF">
      <w:pPr>
        <w:pStyle w:val="attlavirsraksts"/>
      </w:pPr>
      <w:bookmarkStart w:id="408" w:name="_Ref39048189"/>
      <w:r w:rsidRPr="007301FF">
        <w:rPr>
          <w:b w:val="0"/>
          <w:bCs/>
          <w:i/>
          <w:iCs/>
        </w:rPr>
        <w:t>1.</w:t>
      </w:r>
      <w:r w:rsidRPr="007301FF">
        <w:rPr>
          <w:b w:val="0"/>
          <w:bCs/>
          <w:i/>
          <w:iCs/>
        </w:rPr>
        <w:fldChar w:fldCharType="begin"/>
      </w:r>
      <w:r w:rsidRPr="007301FF">
        <w:rPr>
          <w:b w:val="0"/>
          <w:bCs/>
          <w:i/>
          <w:iCs/>
        </w:rPr>
        <w:instrText xml:space="preserve"> SEQ att. \* ARABIC </w:instrText>
      </w:r>
      <w:r w:rsidRPr="007301FF">
        <w:rPr>
          <w:b w:val="0"/>
          <w:bCs/>
          <w:i/>
          <w:iCs/>
        </w:rPr>
        <w:fldChar w:fldCharType="separate"/>
      </w:r>
      <w:r w:rsidR="00E10B2E">
        <w:rPr>
          <w:b w:val="0"/>
          <w:bCs/>
          <w:i/>
          <w:iCs/>
          <w:noProof/>
        </w:rPr>
        <w:t>5</w:t>
      </w:r>
      <w:r w:rsidRPr="007301FF">
        <w:rPr>
          <w:b w:val="0"/>
          <w:bCs/>
          <w:i/>
          <w:iCs/>
        </w:rPr>
        <w:fldChar w:fldCharType="end"/>
      </w:r>
      <w:r w:rsidRPr="007301FF">
        <w:rPr>
          <w:b w:val="0"/>
          <w:bCs/>
          <w:i/>
          <w:iCs/>
        </w:rPr>
        <w:t>. att.</w:t>
      </w:r>
      <w:bookmarkEnd w:id="408"/>
      <w:r w:rsidRPr="007301FF">
        <w:rPr>
          <w:b w:val="0"/>
          <w:bCs/>
          <w:i/>
          <w:iCs/>
        </w:rPr>
        <w:t xml:space="preserve"> </w:t>
      </w:r>
      <w:r>
        <w:t>Lielo datu raksturlielumi</w:t>
      </w:r>
    </w:p>
    <w:p w14:paraId="0D702798" w14:textId="77777777" w:rsidR="007301FF" w:rsidRDefault="007301FF" w:rsidP="007301FF">
      <w:pPr>
        <w:pStyle w:val="attlavirsraksts"/>
      </w:pPr>
    </w:p>
    <w:p w14:paraId="671F8B2E" w14:textId="45E9DFA4" w:rsidR="00803158" w:rsidRDefault="00E514B2" w:rsidP="009258B7">
      <w:pPr>
        <w:pStyle w:val="Teksts"/>
      </w:pPr>
      <w:r>
        <w:t>Liel</w:t>
      </w:r>
      <w:r w:rsidR="00C532A9">
        <w:t>os datus var definēt kā liela apjoma datu kopumus dažādās sarežģītības pakāpēs, kas ģenerēti ar dažādu ātrumu un neskaidrības pakāpi. Šādus datus nevar apstrādāt, izmantojot tradicionālās metodes, tehnoloģijas un algoritmus [</w:t>
      </w:r>
      <w:r w:rsidR="00BB3C44">
        <w:fldChar w:fldCharType="begin"/>
      </w:r>
      <w:r w:rsidR="00BB3C44">
        <w:instrText xml:space="preserve"> REF _Ref40258051 \r \h </w:instrText>
      </w:r>
      <w:r w:rsidR="00BB3C44">
        <w:fldChar w:fldCharType="separate"/>
      </w:r>
      <w:r w:rsidR="00BB3C44">
        <w:t>12</w:t>
      </w:r>
      <w:r w:rsidR="00BB3C44">
        <w:fldChar w:fldCharType="end"/>
      </w:r>
      <w:r w:rsidR="00C532A9">
        <w:t>].</w:t>
      </w:r>
      <w:r w:rsidR="00544927">
        <w:t xml:space="preserve"> Lai raksturotu lielos datus, bieži vien tiek izmantots “trīs V” princips: apjoms (angļu val. “</w:t>
      </w:r>
      <w:r w:rsidR="00544927">
        <w:rPr>
          <w:i/>
          <w:iCs/>
        </w:rPr>
        <w:t>volume</w:t>
      </w:r>
      <w:r w:rsidR="00544927">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rsidR="00544927">
        <w:t>), ātrums (angļu val. “</w:t>
      </w:r>
      <w:r w:rsidR="00544927">
        <w:rPr>
          <w:i/>
          <w:iCs/>
        </w:rPr>
        <w:t>velocity</w:t>
      </w:r>
      <w:r w:rsidR="00544927">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rsidR="00544927">
        <w:t>) un dažādība (angļu val. “</w:t>
      </w:r>
      <w:r w:rsidR="0007498E" w:rsidRPr="0007498E">
        <w:rPr>
          <w:i/>
          <w:iCs/>
        </w:rPr>
        <w:t>variety</w:t>
      </w:r>
      <w:r w:rsidR="00544927">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rsidR="00544927">
        <w:t>)</w:t>
      </w:r>
      <w:r w:rsidR="007301FF">
        <w:t xml:space="preserve"> (skat. att. </w:t>
      </w:r>
      <w:r w:rsidR="007301FF" w:rsidRPr="007301FF">
        <w:fldChar w:fldCharType="begin"/>
      </w:r>
      <w:r w:rsidR="007301FF" w:rsidRPr="007301FF">
        <w:instrText xml:space="preserve"> REF _Ref39048189 \h  \* MERGEFORMAT </w:instrText>
      </w:r>
      <w:r w:rsidR="007301FF" w:rsidRPr="007301FF">
        <w:fldChar w:fldCharType="separate"/>
      </w:r>
      <w:r w:rsidR="007301FF" w:rsidRPr="007301FF">
        <w:t>1.</w:t>
      </w:r>
      <w:r w:rsidR="007301FF" w:rsidRPr="007301FF">
        <w:rPr>
          <w:noProof/>
        </w:rPr>
        <w:t>5</w:t>
      </w:r>
      <w:r w:rsidR="007301FF" w:rsidRPr="007301FF">
        <w:t>.</w:t>
      </w:r>
      <w:r w:rsidR="007301FF" w:rsidRPr="007301FF">
        <w:fldChar w:fldCharType="end"/>
      </w:r>
      <w:r w:rsidR="007301FF">
        <w:t xml:space="preserve"> )</w:t>
      </w:r>
      <w:r w:rsidR="00803158">
        <w:t xml:space="preserve"> [</w:t>
      </w:r>
      <w:r w:rsidR="00BB3C44">
        <w:fldChar w:fldCharType="begin"/>
      </w:r>
      <w:r w:rsidR="00BB3C44">
        <w:instrText xml:space="preserve"> REF _Ref40258104 \r \h </w:instrText>
      </w:r>
      <w:r w:rsidR="00BB3C44">
        <w:fldChar w:fldCharType="separate"/>
      </w:r>
      <w:r w:rsidR="00BB3C44">
        <w:t>4</w:t>
      </w:r>
      <w:r w:rsidR="00BB3C44">
        <w:fldChar w:fldCharType="end"/>
      </w:r>
      <w:r w:rsidR="00803158">
        <w:t>]</w:t>
      </w:r>
      <w:r w:rsidR="00544927">
        <w:t>.</w:t>
      </w:r>
      <w:r w:rsidR="0007498E">
        <w:t xml:space="preserve"> </w:t>
      </w:r>
      <w:r w:rsidR="00355E0A">
        <w:t xml:space="preserve">Katra no pazīmēm sīkāk aprakstīta nodaļās </w:t>
      </w:r>
      <w:r w:rsidR="00355E0A">
        <w:fldChar w:fldCharType="begin"/>
      </w:r>
      <w:r w:rsidR="00355E0A">
        <w:instrText xml:space="preserve"> REF _Ref39821642 \r \h </w:instrText>
      </w:r>
      <w:r w:rsidR="00355E0A">
        <w:fldChar w:fldCharType="separate"/>
      </w:r>
      <w:r w:rsidR="003A2AD8">
        <w:t>1.3.1</w:t>
      </w:r>
      <w:r w:rsidR="00355E0A">
        <w:fldChar w:fldCharType="end"/>
      </w:r>
      <w:r w:rsidR="00355E0A">
        <w:t xml:space="preserve">., </w:t>
      </w:r>
      <w:r w:rsidR="00355E0A">
        <w:fldChar w:fldCharType="begin"/>
      </w:r>
      <w:r w:rsidR="00355E0A">
        <w:instrText xml:space="preserve"> REF _Ref39821644 \r \h </w:instrText>
      </w:r>
      <w:r w:rsidR="00355E0A">
        <w:fldChar w:fldCharType="separate"/>
      </w:r>
      <w:r w:rsidR="003A2AD8">
        <w:t>1.3.2</w:t>
      </w:r>
      <w:r w:rsidR="00355E0A">
        <w:fldChar w:fldCharType="end"/>
      </w:r>
      <w:r w:rsidR="00355E0A">
        <w:t xml:space="preserve">., </w:t>
      </w:r>
      <w:r w:rsidR="00355E0A">
        <w:fldChar w:fldCharType="begin"/>
      </w:r>
      <w:r w:rsidR="00355E0A">
        <w:instrText xml:space="preserve"> REF _Ref39821646 \r \h </w:instrText>
      </w:r>
      <w:r w:rsidR="00355E0A">
        <w:fldChar w:fldCharType="separate"/>
      </w:r>
      <w:r w:rsidR="003A2AD8">
        <w:t>1.3.3</w:t>
      </w:r>
      <w:r w:rsidR="00355E0A">
        <w:fldChar w:fldCharType="end"/>
      </w:r>
      <w:r w:rsidR="00355E0A">
        <w:t>.</w:t>
      </w:r>
    </w:p>
    <w:p w14:paraId="58F9A886" w14:textId="1F36DBCA" w:rsidR="00803158" w:rsidRDefault="009258B7" w:rsidP="00276DA8">
      <w:pPr>
        <w:pStyle w:val="apak-apaknodvirsr"/>
        <w:numPr>
          <w:ilvl w:val="2"/>
          <w:numId w:val="1"/>
        </w:numPr>
        <w:ind w:left="1843"/>
      </w:pPr>
      <w:bookmarkStart w:id="409" w:name="_Ref39821642"/>
      <w:bookmarkStart w:id="410" w:name="_Toc41169690"/>
      <w:r>
        <w:t>Lielo datu a</w:t>
      </w:r>
      <w:r w:rsidR="00803158">
        <w:t>pjoms</w:t>
      </w:r>
      <w:bookmarkEnd w:id="409"/>
      <w:bookmarkEnd w:id="410"/>
    </w:p>
    <w:p w14:paraId="3214293F" w14:textId="0601BD9E" w:rsidR="0059033D" w:rsidRDefault="00803158" w:rsidP="009258B7">
      <w:pPr>
        <w:pStyle w:val="Teksts"/>
      </w:pPr>
      <w:r>
        <w:t xml:space="preserve">Datu </w:t>
      </w:r>
      <w:r w:rsidRPr="00077090">
        <w:t>apjoms</w:t>
      </w:r>
      <w:r>
        <w:t xml:space="preserve"> tiek noteikts pēc tā, cik daudz datu </w:t>
      </w:r>
      <w:r w:rsidR="00AE4FC1">
        <w:t xml:space="preserve">nepārtraukti </w:t>
      </w:r>
      <w:r>
        <w:t>tiek ģenerēts. Liela apjoma datus sastāda dažādu iekārtu radītie (gan ikdienā lietojamo, gan industriālo), lietojumsistēmu žurnalēšanas, klikšķu secības</w:t>
      </w:r>
      <w:r w:rsidR="00BD4C83">
        <w:t>, globālās pozicionēšanas sistēmas (GPS) un vēl dažādu citu veidu dati [</w:t>
      </w:r>
      <w:r w:rsidR="00BB3C44">
        <w:fldChar w:fldCharType="begin"/>
      </w:r>
      <w:r w:rsidR="00BB3C44">
        <w:instrText xml:space="preserve"> REF _Ref40258051 \r \h </w:instrText>
      </w:r>
      <w:r w:rsidR="00BB3C44">
        <w:fldChar w:fldCharType="separate"/>
      </w:r>
      <w:r w:rsidR="00BB3C44">
        <w:t>12</w:t>
      </w:r>
      <w:r w:rsidR="00BB3C44">
        <w:fldChar w:fldCharType="end"/>
      </w:r>
      <w:r w:rsidR="00BD4C83">
        <w:t xml:space="preserve">]. Ikdienā saglabāto datu apjoms laika gaitā ir ievērojami palielinājies. 2000.gadā visā pasaulē saglabāti dati, kas aizņem ap 800 000 petabaitu, taču 2020.gadā plānots, ka šis skaitlis palielināsies līdz pat 35 zetabaitiem. Piemēram, </w:t>
      </w:r>
      <w:r w:rsidR="0059033D">
        <w:rPr>
          <w:i/>
          <w:iCs/>
        </w:rPr>
        <w:t>Facebook</w:t>
      </w:r>
      <w:r w:rsidR="0059033D">
        <w:t xml:space="preserve"> dienā saražo ap 10 terabaitiem datu, </w:t>
      </w:r>
      <w:r w:rsidR="0059033D">
        <w:rPr>
          <w:i/>
          <w:iCs/>
        </w:rPr>
        <w:t>Twitter</w:t>
      </w:r>
      <w:r w:rsidR="0059033D">
        <w:t xml:space="preserve"> – 7 terabaitus, kā arī eksistē uzņēmumi, kas vairākus terabaitus datu saražo </w:t>
      </w:r>
      <w:r w:rsidR="005E1D86">
        <w:t>ik</w:t>
      </w:r>
      <w:r w:rsidR="0059033D">
        <w:t xml:space="preserve"> stundu</w:t>
      </w:r>
      <w:r w:rsidR="009218A5">
        <w:t>.</w:t>
      </w:r>
    </w:p>
    <w:p w14:paraId="785CD5AA" w14:textId="1C7DC66F" w:rsidR="00F93C07" w:rsidRDefault="00F93C07" w:rsidP="009258B7">
      <w:pPr>
        <w:pStyle w:val="Teksts"/>
      </w:pPr>
    </w:p>
    <w:p w14:paraId="2032448D" w14:textId="77777777" w:rsidR="00F93C07" w:rsidRDefault="00F93C07" w:rsidP="009258B7">
      <w:pPr>
        <w:pStyle w:val="Teksts"/>
      </w:pPr>
    </w:p>
    <w:p w14:paraId="0B513004" w14:textId="7AE65D6D" w:rsidR="0059033D" w:rsidRDefault="009258B7" w:rsidP="00276DA8">
      <w:pPr>
        <w:pStyle w:val="apak-apaknodvirsr"/>
        <w:numPr>
          <w:ilvl w:val="2"/>
          <w:numId w:val="1"/>
        </w:numPr>
        <w:ind w:left="1843"/>
      </w:pPr>
      <w:bookmarkStart w:id="411" w:name="_Ref39821644"/>
      <w:bookmarkStart w:id="412" w:name="_Toc41169691"/>
      <w:r>
        <w:lastRenderedPageBreak/>
        <w:t>Lielo datu iepl</w:t>
      </w:r>
      <w:r w:rsidR="00355E0A">
        <w:t>ū</w:t>
      </w:r>
      <w:r>
        <w:t>šanas ā</w:t>
      </w:r>
      <w:r w:rsidR="0059033D">
        <w:t>trums</w:t>
      </w:r>
      <w:bookmarkEnd w:id="411"/>
      <w:bookmarkEnd w:id="412"/>
    </w:p>
    <w:p w14:paraId="5CE94443" w14:textId="0A6A75E0" w:rsidR="00677601" w:rsidRDefault="00A84726" w:rsidP="009258B7">
      <w:pPr>
        <w:pStyle w:val="Teksts"/>
      </w:pPr>
      <w:r>
        <w:t xml:space="preserve">Lielo datu ātruma </w:t>
      </w:r>
      <w:r w:rsidRPr="00077090">
        <w:t>raksturlielumu</w:t>
      </w:r>
      <w:r>
        <w:t xml:space="preserve"> var definēt kā lietojumsistēmas spēju </w:t>
      </w:r>
      <w:r w:rsidR="00677601">
        <w:t>nepārtraukti apstrādāt datu plūsmu konkrētā ātrumā. Šis ātrums kļūst par kritisku raksturlielumu, ja datus nepieciešams analizēt gandrīz reāllaikā [</w:t>
      </w:r>
      <w:r w:rsidR="00BB3C44">
        <w:fldChar w:fldCharType="begin"/>
      </w:r>
      <w:r w:rsidR="00BB3C44">
        <w:instrText xml:space="preserve"> REF _Ref40257521 \r \h </w:instrText>
      </w:r>
      <w:r w:rsidR="00BB3C44">
        <w:fldChar w:fldCharType="separate"/>
      </w:r>
      <w:r w:rsidR="00BB3C44">
        <w:t>25</w:t>
      </w:r>
      <w:r w:rsidR="00BB3C44">
        <w:fldChar w:fldCharType="end"/>
      </w:r>
      <w:r w:rsidR="00677601">
        <w:t>].</w:t>
      </w:r>
      <w:r w:rsidR="00355E0A">
        <w:t xml:space="preserve"> Dati var ieplūst dažādos ātrumos:</w:t>
      </w:r>
    </w:p>
    <w:p w14:paraId="2C2BC68C" w14:textId="26CDF862" w:rsidR="00355E0A" w:rsidRDefault="00355E0A" w:rsidP="00355E0A">
      <w:pPr>
        <w:pStyle w:val="Teksts"/>
        <w:numPr>
          <w:ilvl w:val="0"/>
          <w:numId w:val="22"/>
        </w:numPr>
        <w:ind w:left="851" w:hanging="284"/>
      </w:pPr>
      <w:r>
        <w:t>sēr</w:t>
      </w:r>
      <w:r w:rsidR="00EC13FB">
        <w:t>i</w:t>
      </w:r>
      <w:r>
        <w:t>jveidā – dati tiek saņemti pa partijām, tādā veidā starp partiju ienākšanas reizēm sniedzot sistēmai laiku tos apstrādāt;</w:t>
      </w:r>
    </w:p>
    <w:p w14:paraId="6C0B0099" w14:textId="2640575E" w:rsidR="00355E0A" w:rsidRDefault="00355E0A" w:rsidP="00355E0A">
      <w:pPr>
        <w:pStyle w:val="Teksts"/>
        <w:numPr>
          <w:ilvl w:val="0"/>
          <w:numId w:val="22"/>
        </w:numPr>
        <w:ind w:left="851" w:hanging="284"/>
      </w:pPr>
      <w:r>
        <w:t>gandrīz reāllaikā – dati tiek saņemti ar nelielu aizkavi;</w:t>
      </w:r>
    </w:p>
    <w:p w14:paraId="460BBD70" w14:textId="7535079A" w:rsidR="00355E0A" w:rsidRDefault="00355E0A" w:rsidP="00355E0A">
      <w:pPr>
        <w:pStyle w:val="Teksts"/>
        <w:numPr>
          <w:ilvl w:val="0"/>
          <w:numId w:val="22"/>
        </w:numPr>
        <w:ind w:left="851" w:hanging="284"/>
      </w:pPr>
      <w:r>
        <w:t>reāllaikā – dati nonāk sistēmā uzreiz, kolīdz tie tiek savākti;</w:t>
      </w:r>
    </w:p>
    <w:p w14:paraId="295CEA77" w14:textId="7D884AAF" w:rsidR="00355E0A" w:rsidRDefault="00355E0A" w:rsidP="00355E0A">
      <w:pPr>
        <w:pStyle w:val="Teksts"/>
        <w:numPr>
          <w:ilvl w:val="0"/>
          <w:numId w:val="22"/>
        </w:numPr>
        <w:ind w:left="851" w:hanging="284"/>
      </w:pPr>
      <w:r>
        <w:t>straumē – dati sistēmā ienāk nepārtraukti (piemēram, sensoru rādījumi).</w:t>
      </w:r>
    </w:p>
    <w:p w14:paraId="42F23C34" w14:textId="6F3D7F7B" w:rsidR="00677601" w:rsidRDefault="009258B7" w:rsidP="00276DA8">
      <w:pPr>
        <w:pStyle w:val="apak-apaknodvirsr"/>
        <w:numPr>
          <w:ilvl w:val="2"/>
          <w:numId w:val="1"/>
        </w:numPr>
        <w:ind w:left="1843" w:hanging="709"/>
      </w:pPr>
      <w:bookmarkStart w:id="413" w:name="_Ref39821646"/>
      <w:bookmarkStart w:id="414" w:name="_Toc41169692"/>
      <w:r>
        <w:t>Lielo datu d</w:t>
      </w:r>
      <w:r w:rsidR="00677601">
        <w:t>ažādība</w:t>
      </w:r>
      <w:bookmarkEnd w:id="413"/>
      <w:bookmarkEnd w:id="414"/>
    </w:p>
    <w:p w14:paraId="1B2A2A18" w14:textId="5FBB167B" w:rsidR="00621036" w:rsidRDefault="00677601" w:rsidP="00077090">
      <w:pPr>
        <w:pStyle w:val="Teksts"/>
      </w:pPr>
      <w:r>
        <w:t xml:space="preserve">Ļoti reti dati tiek iegūti sakārtoti un gatavi tūlītējai apstrādei. Pārsvarā </w:t>
      </w:r>
      <w:r w:rsidR="00843A95">
        <w:t>tie</w:t>
      </w:r>
      <w:r>
        <w:t xml:space="preserve"> ir ļoti dažādi un tos sākotnēji nav iespējams pielāgot nekādai konkrētai struktūrai. Piemēram, teksti sociālajos tīklos, attēli</w:t>
      </w:r>
      <w:r w:rsidR="00621036">
        <w:t>, neapstrādāti sensoru dati nebūs iekļaujami vienā un tajā pašā struktūrā [</w:t>
      </w:r>
      <w:r w:rsidR="00BB3C44">
        <w:fldChar w:fldCharType="begin"/>
      </w:r>
      <w:r w:rsidR="00BB3C44">
        <w:instrText xml:space="preserve"> REF _Ref40258104 \r \h </w:instrText>
      </w:r>
      <w:r w:rsidR="00BB3C44">
        <w:fldChar w:fldCharType="separate"/>
      </w:r>
      <w:r w:rsidR="00BB3C44">
        <w:t>4</w:t>
      </w:r>
      <w:r w:rsidR="00BB3C44">
        <w:fldChar w:fldCharType="end"/>
      </w:r>
      <w:r w:rsidR="00621036">
        <w:t xml:space="preserve">]. Lai lielo datu sistēma spētu apstrādāt jaunus </w:t>
      </w:r>
      <w:r w:rsidR="005E1D86">
        <w:t xml:space="preserve">datu </w:t>
      </w:r>
      <w:r w:rsidR="00621036">
        <w:t>formātus, tai jāpiemīt sekojošām īpašībām:</w:t>
      </w:r>
    </w:p>
    <w:p w14:paraId="5AA8BFA9" w14:textId="7DE2E973" w:rsidR="00621036" w:rsidRDefault="00B233BE" w:rsidP="00621036">
      <w:pPr>
        <w:pStyle w:val="Teksts"/>
        <w:numPr>
          <w:ilvl w:val="0"/>
          <w:numId w:val="13"/>
        </w:numPr>
      </w:pPr>
      <w:r>
        <w:t>m</w:t>
      </w:r>
      <w:r w:rsidR="00621036">
        <w:t>ērogojamība – jaunu datu formātu pievienošanai nav nepieciešama sistēmas pārprojektēšana;</w:t>
      </w:r>
    </w:p>
    <w:p w14:paraId="40D97EAC" w14:textId="6311EC83" w:rsidR="00621036" w:rsidRDefault="00B233BE" w:rsidP="00621036">
      <w:pPr>
        <w:pStyle w:val="Teksts"/>
        <w:numPr>
          <w:ilvl w:val="0"/>
          <w:numId w:val="13"/>
        </w:numPr>
      </w:pPr>
      <w:r>
        <w:t>d</w:t>
      </w:r>
      <w:r w:rsidR="00621036">
        <w:t xml:space="preserve">alītā datu apstrāde - </w:t>
      </w:r>
      <w:r w:rsidR="00621036" w:rsidRPr="00621036">
        <w:t>apstrādes, uzglabāšanas un vadības funkcijas, kā arī ievadizvades funkcijas ir sadalītas starp vairākām attālām datu apstrādes sistēmām</w:t>
      </w:r>
      <w:r w:rsidR="00621036">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621036">
        <w:t>]</w:t>
      </w:r>
      <w:r w:rsidR="00621036" w:rsidRPr="00621036">
        <w:t>.</w:t>
      </w:r>
    </w:p>
    <w:p w14:paraId="55BCA08E" w14:textId="2A722609" w:rsidR="007723DE" w:rsidRDefault="00B233BE" w:rsidP="00621036">
      <w:pPr>
        <w:pStyle w:val="Teksts"/>
        <w:numPr>
          <w:ilvl w:val="0"/>
          <w:numId w:val="13"/>
        </w:numPr>
      </w:pPr>
      <w:r>
        <w:t>a</w:t>
      </w:r>
      <w:r w:rsidR="007723DE">
        <w:t>ttēlu apstrādes iespējas – attēlu apstrāde būtiski atšķiras no dažādu citu datu avotu apstrādes, jo tie ir pilnīgi nestrukturēti dati [</w:t>
      </w:r>
      <w:r w:rsidR="00BB3C44">
        <w:fldChar w:fldCharType="begin"/>
      </w:r>
      <w:r w:rsidR="00BB3C44">
        <w:instrText xml:space="preserve"> REF _Ref40258051 \r \h </w:instrText>
      </w:r>
      <w:r w:rsidR="00BB3C44">
        <w:fldChar w:fldCharType="separate"/>
      </w:r>
      <w:r w:rsidR="00BB3C44">
        <w:t>12</w:t>
      </w:r>
      <w:r w:rsidR="00BB3C44">
        <w:fldChar w:fldCharType="end"/>
      </w:r>
      <w:r w:rsidR="007723DE">
        <w:t>].</w:t>
      </w:r>
    </w:p>
    <w:p w14:paraId="5D13433E" w14:textId="4715E04E" w:rsidR="00B233BE" w:rsidRDefault="00B233BE" w:rsidP="005E1D86">
      <w:pPr>
        <w:pStyle w:val="Teksts"/>
      </w:pPr>
      <w:r>
        <w:t>Papildus iepriekšminētajām pamatīpašībām (apjoms, ātrums un dažādība) mūsdienās izdalītas arī tādas papildus īpašības kā ticamība, nepastāvība, kvalitāte, neskaidrība, izturība un izplatība [</w:t>
      </w:r>
      <w:r w:rsidR="00BB3C44">
        <w:fldChar w:fldCharType="begin"/>
      </w:r>
      <w:r w:rsidR="00BB3C44">
        <w:instrText xml:space="preserve"> REF _Ref40258051 \r \h </w:instrText>
      </w:r>
      <w:r w:rsidR="00BB3C44">
        <w:fldChar w:fldCharType="separate"/>
      </w:r>
      <w:r w:rsidR="00BB3C44">
        <w:t>12</w:t>
      </w:r>
      <w:r w:rsidR="00BB3C44">
        <w:fldChar w:fldCharType="end"/>
      </w:r>
      <w:r>
        <w:t xml:space="preserve">, </w:t>
      </w:r>
      <w:r w:rsidR="00BB3C44">
        <w:fldChar w:fldCharType="begin"/>
      </w:r>
      <w:r w:rsidR="00BB3C44">
        <w:instrText xml:space="preserve"> REF _Ref40257521 \r \h </w:instrText>
      </w:r>
      <w:r w:rsidR="00BB3C44">
        <w:fldChar w:fldCharType="separate"/>
      </w:r>
      <w:r w:rsidR="00BB3C44">
        <w:t>25</w:t>
      </w:r>
      <w:r w:rsidR="00BB3C44">
        <w:fldChar w:fldCharType="end"/>
      </w:r>
      <w:r>
        <w:t>].</w:t>
      </w:r>
    </w:p>
    <w:p w14:paraId="64F5A545" w14:textId="7709D17E" w:rsidR="00FA6340" w:rsidRDefault="00FA6340" w:rsidP="00B233BE">
      <w:pPr>
        <w:pStyle w:val="Teksts"/>
      </w:pPr>
      <w:r>
        <w:t>Apstrādājot datus, jārēķinās ar visām iepriekšminētajām lielo datu īpašībām. Lai dažādas struktūras, apjoma un kvalitātes datus novietotu datu noliktavā tālākai analīzei, tiek veidoti ETL (angļu val. “</w:t>
      </w:r>
      <w:r w:rsidRPr="00FA6340">
        <w:rPr>
          <w:i/>
          <w:iCs/>
        </w:rPr>
        <w:t>extract</w:t>
      </w:r>
      <w:r w:rsidR="00EB02F9">
        <w:rPr>
          <w:i/>
          <w:iCs/>
        </w:rPr>
        <w:t>ion</w:t>
      </w:r>
      <w:r w:rsidRPr="00FA6340">
        <w:rPr>
          <w:i/>
          <w:iCs/>
        </w:rPr>
        <w:t>, transform</w:t>
      </w:r>
      <w:r w:rsidR="00EB02F9">
        <w:rPr>
          <w:i/>
          <w:iCs/>
        </w:rPr>
        <w:t>ation</w:t>
      </w:r>
      <w:r w:rsidRPr="00FA6340">
        <w:rPr>
          <w:i/>
          <w:iCs/>
        </w:rPr>
        <w:t>, load</w:t>
      </w:r>
      <w:r w:rsidR="00EB02F9">
        <w:rPr>
          <w:i/>
          <w:iCs/>
        </w:rPr>
        <w:t>ing</w:t>
      </w:r>
      <w:r>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t xml:space="preserve">) procesi, kas aprakstīti nodaļā </w:t>
      </w:r>
      <w:r>
        <w:fldChar w:fldCharType="begin"/>
      </w:r>
      <w:r>
        <w:instrText xml:space="preserve"> REF _Ref39057473 \r \h </w:instrText>
      </w:r>
      <w:r>
        <w:fldChar w:fldCharType="separate"/>
      </w:r>
      <w:r w:rsidR="00826B32">
        <w:t>1.4</w:t>
      </w:r>
      <w:r>
        <w:fldChar w:fldCharType="end"/>
      </w:r>
      <w:r>
        <w:t>.</w:t>
      </w:r>
    </w:p>
    <w:p w14:paraId="1D9A146E" w14:textId="3B0E8A71" w:rsidR="00794313" w:rsidRDefault="00794313" w:rsidP="00B233BE">
      <w:pPr>
        <w:pStyle w:val="Teksts"/>
      </w:pPr>
    </w:p>
    <w:p w14:paraId="37E1D9A8" w14:textId="77777777" w:rsidR="00794313" w:rsidRDefault="00794313" w:rsidP="00B233BE">
      <w:pPr>
        <w:pStyle w:val="Teksts"/>
      </w:pPr>
    </w:p>
    <w:p w14:paraId="5C300DD7" w14:textId="3F0188F4" w:rsidR="00794313" w:rsidRDefault="00794313" w:rsidP="00794313">
      <w:pPr>
        <w:pStyle w:val="apak-apaknodvirsr"/>
        <w:numPr>
          <w:ilvl w:val="2"/>
          <w:numId w:val="1"/>
        </w:numPr>
        <w:ind w:left="1843" w:hanging="709"/>
      </w:pPr>
      <w:bookmarkStart w:id="415" w:name="_Toc41169693"/>
      <w:r>
        <w:lastRenderedPageBreak/>
        <w:t>Lielie dati datu noliktav</w:t>
      </w:r>
      <w:r w:rsidR="00FC6EE3">
        <w:t>u kontekstā</w:t>
      </w:r>
      <w:bookmarkEnd w:id="415"/>
    </w:p>
    <w:p w14:paraId="23AF6708" w14:textId="13C07695" w:rsidR="00E70C63" w:rsidRDefault="00BB5782" w:rsidP="00BB5782">
      <w:pPr>
        <w:pStyle w:val="Teksts"/>
      </w:pPr>
      <w:r>
        <w:t>Pastāv vairāki aspekti, kas lielo datu un datu noliktavas jēdzienus padara ļoti viegli saistāmus. Piemēram, vairāki lielo datu avoti jau iekļauj savu kvalitatīvi izstrādātu metadatu struktūru, kā arī e-komercijas vietnēs parasti ir labi nodefinēti saites elementi. Šo iemeslu dēļ lielos datus ir samērā vienkārši iekļaut datu noliktavā tālākās analīzes veikšanai [</w:t>
      </w:r>
      <w:r w:rsidR="00BB3C44">
        <w:fldChar w:fldCharType="begin"/>
      </w:r>
      <w:r w:rsidR="00BB3C44">
        <w:instrText xml:space="preserve"> REF _Ref40258213 \r \h </w:instrText>
      </w:r>
      <w:r w:rsidR="00BB3C44">
        <w:fldChar w:fldCharType="separate"/>
      </w:r>
      <w:r w:rsidR="00BB3C44">
        <w:t>7</w:t>
      </w:r>
      <w:r w:rsidR="00BB3C44">
        <w:fldChar w:fldCharType="end"/>
      </w:r>
      <w:r>
        <w:t>].</w:t>
      </w:r>
      <w:r w:rsidR="00B177A1">
        <w:t xml:space="preserve"> </w:t>
      </w:r>
    </w:p>
    <w:p w14:paraId="391E718F" w14:textId="2F03416F" w:rsidR="00B177A1" w:rsidRDefault="00E70C63" w:rsidP="00BB5782">
      <w:pPr>
        <w:pStyle w:val="Teksts"/>
      </w:pPr>
      <w:r>
        <w:t>M</w:t>
      </w:r>
      <w:r w:rsidR="00B177A1">
        <w:t>ūsdienās klasisko datu noliktavu rīki</w:t>
      </w:r>
      <w:r w:rsidR="00185239">
        <w:t>em</w:t>
      </w:r>
      <w:r w:rsidR="00B177A1">
        <w:t xml:space="preserve"> un tehnoloģij</w:t>
      </w:r>
      <w:r>
        <w:t xml:space="preserve">ām kļūst arvien grūtāk </w:t>
      </w:r>
      <w:r w:rsidR="00B177A1">
        <w:t>apstrādāt visu analītisko procesu slodzi, tāpēc, lai paplašinātu esošos datu noliktavu risinājumus, tiek ieviestas lielo datu tehnoloģijas [</w:t>
      </w:r>
      <w:r w:rsidR="00BB3C44">
        <w:fldChar w:fldCharType="begin"/>
      </w:r>
      <w:r w:rsidR="00BB3C44">
        <w:instrText xml:space="preserve"> REF _Ref40258221 \r \h </w:instrText>
      </w:r>
      <w:r w:rsidR="00BB3C44">
        <w:fldChar w:fldCharType="separate"/>
      </w:r>
      <w:r w:rsidR="00BB3C44">
        <w:t>19</w:t>
      </w:r>
      <w:r w:rsidR="00BB3C44">
        <w:fldChar w:fldCharType="end"/>
      </w:r>
      <w:r w:rsidR="00B177A1">
        <w:t>].</w:t>
      </w:r>
      <w:r>
        <w:t xml:space="preserve"> A</w:t>
      </w:r>
      <w:r w:rsidR="00876A81">
        <w:t xml:space="preserve">rvien </w:t>
      </w:r>
      <w:r>
        <w:t>biežāk</w:t>
      </w:r>
      <w:r w:rsidR="00876A81">
        <w:t xml:space="preserve"> tiek izmantota</w:t>
      </w:r>
      <w:r>
        <w:t xml:space="preserve"> </w:t>
      </w:r>
      <w:r w:rsidR="00876A81">
        <w:rPr>
          <w:i/>
          <w:iCs/>
        </w:rPr>
        <w:t>Apache Hadoop</w:t>
      </w:r>
      <w:r>
        <w:rPr>
          <w:i/>
          <w:iCs/>
        </w:rPr>
        <w:t xml:space="preserve"> </w:t>
      </w:r>
      <w:r>
        <w:t xml:space="preserve">tehnoloģija, kas </w:t>
      </w:r>
      <w:r w:rsidR="00BF0698">
        <w:t xml:space="preserve">par zemām izmaksām </w:t>
      </w:r>
      <w:r w:rsidR="00876A81">
        <w:t>spēj apstrādāt liel</w:t>
      </w:r>
      <w:r w:rsidR="00BF0698">
        <w:t>a apjoma un</w:t>
      </w:r>
      <w:r w:rsidR="00876A81">
        <w:t xml:space="preserve"> dažādu struktūru datus</w:t>
      </w:r>
      <w:r w:rsidR="00BF0698">
        <w:t xml:space="preserve"> [</w:t>
      </w:r>
      <w:r w:rsidR="00BB3C44">
        <w:fldChar w:fldCharType="begin"/>
      </w:r>
      <w:r w:rsidR="00BB3C44">
        <w:instrText xml:space="preserve"> REF _Ref40258232 \r \h </w:instrText>
      </w:r>
      <w:r w:rsidR="00BB3C44">
        <w:fldChar w:fldCharType="separate"/>
      </w:r>
      <w:r w:rsidR="00BB3C44">
        <w:t>5</w:t>
      </w:r>
      <w:r w:rsidR="00BB3C44">
        <w:fldChar w:fldCharType="end"/>
      </w:r>
      <w:r w:rsidR="00BF0698">
        <w:t>]</w:t>
      </w:r>
      <w:r>
        <w:t xml:space="preserve">. </w:t>
      </w:r>
      <w:r w:rsidR="003670EE">
        <w:rPr>
          <w:i/>
          <w:iCs/>
        </w:rPr>
        <w:t xml:space="preserve">Apache </w:t>
      </w:r>
      <w:r w:rsidR="003670EE" w:rsidRPr="003670EE">
        <w:rPr>
          <w:i/>
          <w:iCs/>
        </w:rPr>
        <w:t>Hadoo</w:t>
      </w:r>
      <w:r w:rsidR="003670EE">
        <w:t xml:space="preserve">p ir uz programmēšanas valodas </w:t>
      </w:r>
      <w:r w:rsidR="003670EE" w:rsidRPr="003670EE">
        <w:rPr>
          <w:i/>
          <w:iCs/>
        </w:rPr>
        <w:t>Java</w:t>
      </w:r>
      <w:r w:rsidR="003670EE">
        <w:t xml:space="preserve"> bāzēts ietvars, kas atbalsta uzticamu, mērogojamu un nodalītu lielu datu kopu apstrādi uz ļoti plaša spektra programmatūras [</w:t>
      </w:r>
      <w:r w:rsidR="00BB3C44">
        <w:fldChar w:fldCharType="begin"/>
      </w:r>
      <w:r w:rsidR="00BB3C44">
        <w:instrText xml:space="preserve"> REF _Ref40258244 \r \h </w:instrText>
      </w:r>
      <w:r w:rsidR="00BB3C44">
        <w:fldChar w:fldCharType="separate"/>
      </w:r>
      <w:r w:rsidR="00BB3C44">
        <w:t>27</w:t>
      </w:r>
      <w:r w:rsidR="00BB3C44">
        <w:fldChar w:fldCharType="end"/>
      </w:r>
      <w:r w:rsidR="003670EE">
        <w:t xml:space="preserve">]. </w:t>
      </w:r>
      <w:r w:rsidR="003670EE" w:rsidRPr="003670EE">
        <w:t>T</w:t>
      </w:r>
      <w:r w:rsidRPr="003670EE">
        <w:t>ā</w:t>
      </w:r>
      <w:r>
        <w:t xml:space="preserve"> kā </w:t>
      </w:r>
      <w:r>
        <w:rPr>
          <w:i/>
          <w:iCs/>
        </w:rPr>
        <w:t xml:space="preserve">Apache Hadoop </w:t>
      </w:r>
      <w:r w:rsidR="003670EE">
        <w:t xml:space="preserve">nav pārāk ērta gala lietotājam, jo tajā nepieciešams izstrādāt </w:t>
      </w:r>
      <w:r w:rsidR="003670EE">
        <w:rPr>
          <w:i/>
          <w:iCs/>
        </w:rPr>
        <w:t>MapReduce</w:t>
      </w:r>
      <w:r w:rsidR="003670EE">
        <w:t xml:space="preserve"> programmas, kā arī tai nepiemīt </w:t>
      </w:r>
      <w:r w:rsidR="003670EE" w:rsidRPr="00185239">
        <w:rPr>
          <w:i/>
          <w:iCs/>
        </w:rPr>
        <w:t>SQL</w:t>
      </w:r>
      <w:r w:rsidR="003670EE">
        <w:t xml:space="preserve"> līdzīga un dabiski saprotama saskarne, tika izstrādāta </w:t>
      </w:r>
      <w:r w:rsidR="003670EE">
        <w:rPr>
          <w:i/>
          <w:iCs/>
        </w:rPr>
        <w:t xml:space="preserve">Apache Hive </w:t>
      </w:r>
      <w:r w:rsidR="003670EE">
        <w:t>platforma [</w:t>
      </w:r>
      <w:r w:rsidR="00BB3C44">
        <w:fldChar w:fldCharType="begin"/>
      </w:r>
      <w:r w:rsidR="00BB3C44">
        <w:instrText xml:space="preserve"> REF _Ref40258253 \r \h </w:instrText>
      </w:r>
      <w:r w:rsidR="00BB3C44">
        <w:fldChar w:fldCharType="separate"/>
      </w:r>
      <w:r w:rsidR="00BB3C44">
        <w:t>24</w:t>
      </w:r>
      <w:r w:rsidR="00BB3C44">
        <w:fldChar w:fldCharType="end"/>
      </w:r>
      <w:r w:rsidR="003670EE">
        <w:t xml:space="preserve">]. </w:t>
      </w:r>
      <w:r w:rsidR="000B4C45">
        <w:rPr>
          <w:i/>
          <w:iCs/>
        </w:rPr>
        <w:t xml:space="preserve">Hive </w:t>
      </w:r>
      <w:r w:rsidR="000B4C45">
        <w:t xml:space="preserve">tiek uzskatīta par galveno </w:t>
      </w:r>
      <w:r w:rsidR="000B4C45">
        <w:rPr>
          <w:i/>
          <w:iCs/>
        </w:rPr>
        <w:t>Hadoop</w:t>
      </w:r>
      <w:r w:rsidR="000B4C45">
        <w:t xml:space="preserve"> sistēmas sastāvdaļu, kas sniedz iespēju ērti veidot dažādus datu kopsavilkumus [</w:t>
      </w:r>
      <w:r w:rsidR="00BB3C44">
        <w:fldChar w:fldCharType="begin"/>
      </w:r>
      <w:r w:rsidR="00BB3C44">
        <w:instrText xml:space="preserve"> REF _Ref40258244 \r \h </w:instrText>
      </w:r>
      <w:r w:rsidR="00BB3C44">
        <w:fldChar w:fldCharType="separate"/>
      </w:r>
      <w:r w:rsidR="00BB3C44">
        <w:t>27</w:t>
      </w:r>
      <w:r w:rsidR="00BB3C44">
        <w:fldChar w:fldCharType="end"/>
      </w:r>
      <w:r w:rsidR="000B4C45">
        <w:t>].</w:t>
      </w:r>
    </w:p>
    <w:p w14:paraId="05DE6093" w14:textId="4EB6BA12" w:rsidR="00211843" w:rsidRPr="002911FF" w:rsidRDefault="002911FF" w:rsidP="00BB5782">
      <w:pPr>
        <w:pStyle w:val="Teksts"/>
      </w:pPr>
      <w:r>
        <w:t>Tomēr realitāt</w:t>
      </w:r>
      <w:r w:rsidR="00391BD4">
        <w:t>ē</w:t>
      </w:r>
      <w:r>
        <w:t xml:space="preserve"> tehnoloģijām nepieciešami vairāki gadi vai pat dekādes, lai tās nobriestu un spētu atbalstīt visdažādākās uzņēmumu izvirzītās prasības. Lai arī </w:t>
      </w:r>
      <w:r>
        <w:rPr>
          <w:i/>
          <w:iCs/>
        </w:rPr>
        <w:t>Apache Hadoop</w:t>
      </w:r>
      <w:r>
        <w:t xml:space="preserve"> tehnoloģija ir ideāli piemērota </w:t>
      </w:r>
      <w:r w:rsidR="0092428D">
        <w:t>lielo</w:t>
      </w:r>
      <w:r>
        <w:t xml:space="preserve"> datu analīzei, tomēr tā nav pilnībā aizstājusi tradicionālās datu noliktavas – organizācijas, kuras vēlas modernizēt savu datu vidi izstrādā arhitektūras, kurā</w:t>
      </w:r>
      <w:r w:rsidR="00826B32">
        <w:t>s</w:t>
      </w:r>
      <w:r>
        <w:t xml:space="preserve"> vienlīdz darbojas gan </w:t>
      </w:r>
      <w:r>
        <w:rPr>
          <w:i/>
          <w:iCs/>
        </w:rPr>
        <w:t>Apache Hadoop</w:t>
      </w:r>
      <w:r>
        <w:t>, gan tradicionālās datu noliktavas [</w:t>
      </w:r>
      <w:r w:rsidR="00BB3C44">
        <w:fldChar w:fldCharType="begin"/>
      </w:r>
      <w:r w:rsidR="00BB3C44">
        <w:instrText xml:space="preserve"> REF _Ref40258232 \r \h </w:instrText>
      </w:r>
      <w:r w:rsidR="00BB3C44">
        <w:fldChar w:fldCharType="separate"/>
      </w:r>
      <w:r w:rsidR="00BB3C44">
        <w:t>5</w:t>
      </w:r>
      <w:r w:rsidR="00BB3C44">
        <w:fldChar w:fldCharType="end"/>
      </w:r>
      <w:r>
        <w:t>]</w:t>
      </w:r>
      <w:r w:rsidR="0092428D">
        <w:t>.</w:t>
      </w:r>
    </w:p>
    <w:p w14:paraId="13513407" w14:textId="7239650D" w:rsidR="008020AD" w:rsidRDefault="00B233BE" w:rsidP="00042DC2">
      <w:pPr>
        <w:pStyle w:val="apaknodaasvirsraksts"/>
        <w:numPr>
          <w:ilvl w:val="1"/>
          <w:numId w:val="1"/>
        </w:numPr>
        <w:ind w:left="851"/>
      </w:pPr>
      <w:r>
        <w:t xml:space="preserve"> </w:t>
      </w:r>
      <w:bookmarkStart w:id="416" w:name="_Ref39057473"/>
      <w:bookmarkStart w:id="417" w:name="_Toc41169694"/>
      <w:r w:rsidR="008020AD">
        <w:t>ETL procesi</w:t>
      </w:r>
      <w:bookmarkEnd w:id="416"/>
      <w:bookmarkEnd w:id="417"/>
    </w:p>
    <w:p w14:paraId="1B2CC650" w14:textId="52829753" w:rsidR="00731EAF" w:rsidRDefault="00077090" w:rsidP="00077090">
      <w:pPr>
        <w:pStyle w:val="Teksts"/>
      </w:pPr>
      <w:r>
        <w:t>ETL procesi nodrošina datu ievākšanu no dažādiem datu avotiem, transformēšanu vienotā struktūrā un ielādēšanu datu noliktavā tālākai izmantošanai. Sistēmas ETL procesiem ir vairākas funkcijas:</w:t>
      </w:r>
    </w:p>
    <w:p w14:paraId="76F41DF2" w14:textId="36EA3038" w:rsidR="00077090" w:rsidRDefault="00077090" w:rsidP="00077090">
      <w:pPr>
        <w:pStyle w:val="Teksts"/>
        <w:numPr>
          <w:ilvl w:val="0"/>
          <w:numId w:val="15"/>
        </w:numPr>
      </w:pPr>
      <w:r>
        <w:t>datu loģiskā pārveidošana;</w:t>
      </w:r>
    </w:p>
    <w:p w14:paraId="22CE6410" w14:textId="12DD4AB8" w:rsidR="00077090" w:rsidRDefault="00077090" w:rsidP="00077090">
      <w:pPr>
        <w:pStyle w:val="Teksts"/>
        <w:numPr>
          <w:ilvl w:val="0"/>
          <w:numId w:val="15"/>
        </w:numPr>
      </w:pPr>
      <w:r>
        <w:t>datu avota domēna pārbaude;</w:t>
      </w:r>
    </w:p>
    <w:p w14:paraId="474411DC" w14:textId="2C6BC9F7" w:rsidR="00077090" w:rsidRDefault="00077090" w:rsidP="00077090">
      <w:pPr>
        <w:pStyle w:val="Teksts"/>
        <w:numPr>
          <w:ilvl w:val="0"/>
          <w:numId w:val="15"/>
        </w:numPr>
      </w:pPr>
      <w:r>
        <w:t xml:space="preserve">konvertēšana no vienas </w:t>
      </w:r>
      <w:r w:rsidR="00C20488">
        <w:t>DB</w:t>
      </w:r>
      <w:r w:rsidR="009761FB">
        <w:t>M</w:t>
      </w:r>
      <w:r w:rsidR="00C20488">
        <w:t>S</w:t>
      </w:r>
      <w:r>
        <w:t xml:space="preserve"> uz citu;</w:t>
      </w:r>
    </w:p>
    <w:p w14:paraId="7B498324" w14:textId="3160EB88" w:rsidR="00077090" w:rsidRDefault="00077090" w:rsidP="00077090">
      <w:pPr>
        <w:pStyle w:val="Teksts"/>
        <w:numPr>
          <w:ilvl w:val="0"/>
          <w:numId w:val="15"/>
        </w:numPr>
      </w:pPr>
      <w:r>
        <w:t>noklusējuma vērtību izveidošana;</w:t>
      </w:r>
    </w:p>
    <w:p w14:paraId="32DCF89E" w14:textId="58AC31B6" w:rsidR="00077090" w:rsidRDefault="00077090" w:rsidP="00077090">
      <w:pPr>
        <w:pStyle w:val="Teksts"/>
        <w:numPr>
          <w:ilvl w:val="0"/>
          <w:numId w:val="15"/>
        </w:numPr>
      </w:pPr>
      <w:r>
        <w:t>datu apkopošana;</w:t>
      </w:r>
    </w:p>
    <w:p w14:paraId="5FFA8DB2" w14:textId="4A0B3ABA" w:rsidR="00077090" w:rsidRDefault="00077090" w:rsidP="00077090">
      <w:pPr>
        <w:pStyle w:val="Teksts"/>
        <w:numPr>
          <w:ilvl w:val="0"/>
          <w:numId w:val="15"/>
        </w:numPr>
      </w:pPr>
      <w:r>
        <w:t>laika vērtību pievienošana;</w:t>
      </w:r>
    </w:p>
    <w:p w14:paraId="521CCBCB" w14:textId="58A33FE5" w:rsidR="00077090" w:rsidRDefault="00077090" w:rsidP="00077090">
      <w:pPr>
        <w:pStyle w:val="Teksts"/>
        <w:numPr>
          <w:ilvl w:val="0"/>
          <w:numId w:val="15"/>
        </w:numPr>
      </w:pPr>
      <w:r>
        <w:t>datu pārstrukturēšana;</w:t>
      </w:r>
    </w:p>
    <w:p w14:paraId="0BBFBF73" w14:textId="1B338FB8" w:rsidR="00077090" w:rsidRDefault="00077090" w:rsidP="00077090">
      <w:pPr>
        <w:pStyle w:val="Teksts"/>
        <w:numPr>
          <w:ilvl w:val="0"/>
          <w:numId w:val="15"/>
        </w:numPr>
      </w:pPr>
      <w:r>
        <w:lastRenderedPageBreak/>
        <w:t>ierakstu apvienošana;</w:t>
      </w:r>
    </w:p>
    <w:p w14:paraId="50BDBB01" w14:textId="0EB28AE0" w:rsidR="00077090" w:rsidRDefault="00077090" w:rsidP="00077090">
      <w:pPr>
        <w:pStyle w:val="Teksts"/>
        <w:numPr>
          <w:ilvl w:val="0"/>
          <w:numId w:val="15"/>
        </w:numPr>
      </w:pPr>
      <w:r>
        <w:t>nevajadzīgu vai lieku datu dzēšana [</w:t>
      </w:r>
      <w:r w:rsidR="00BB3C44">
        <w:fldChar w:fldCharType="begin"/>
      </w:r>
      <w:r w:rsidR="00BB3C44">
        <w:instrText xml:space="preserve"> REF _Ref40257612 \r \h </w:instrText>
      </w:r>
      <w:r w:rsidR="00BB3C44">
        <w:fldChar w:fldCharType="separate"/>
      </w:r>
      <w:r w:rsidR="00BB3C44">
        <w:t>9</w:t>
      </w:r>
      <w:r w:rsidR="00BB3C44">
        <w:fldChar w:fldCharType="end"/>
      </w:r>
      <w:r>
        <w:t>].</w:t>
      </w:r>
    </w:p>
    <w:p w14:paraId="6F4744CE" w14:textId="77777777" w:rsidR="00185239" w:rsidRDefault="00185239" w:rsidP="00185239">
      <w:pPr>
        <w:pStyle w:val="Teksts"/>
        <w:ind w:left="1287" w:firstLine="0"/>
      </w:pPr>
    </w:p>
    <w:p w14:paraId="3DBF6C96" w14:textId="05FF6874" w:rsidR="00731EAF" w:rsidRDefault="00E57272" w:rsidP="005008D3">
      <w:pPr>
        <w:pStyle w:val="Teksts"/>
        <w:jc w:val="center"/>
      </w:pPr>
      <w:r>
        <w:rPr>
          <w:noProof/>
        </w:rPr>
        <w:drawing>
          <wp:inline distT="0" distB="0" distL="0" distR="0" wp14:anchorId="6FE6AD01" wp14:editId="5011F805">
            <wp:extent cx="3097417" cy="5562352"/>
            <wp:effectExtent l="19050" t="19050" r="27305"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 t="-1010" r="-3537" b="-1574"/>
                    <a:stretch/>
                  </pic:blipFill>
                  <pic:spPr bwMode="auto">
                    <a:xfrm>
                      <a:off x="0" y="0"/>
                      <a:ext cx="3127011" cy="5615497"/>
                    </a:xfrm>
                    <a:prstGeom prst="rect">
                      <a:avLst/>
                    </a:prstGeom>
                    <a:noFill/>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56EA95" w14:textId="3CF58D3C" w:rsidR="00E57272" w:rsidRDefault="00E57272" w:rsidP="00E57272">
      <w:pPr>
        <w:pStyle w:val="attlavirsraksts"/>
      </w:pPr>
      <w:bookmarkStart w:id="418" w:name="_Ref39059885"/>
      <w:r w:rsidRPr="00E57272">
        <w:rPr>
          <w:b w:val="0"/>
          <w:bCs/>
          <w:i/>
          <w:iCs/>
        </w:rPr>
        <w:t>1.</w:t>
      </w:r>
      <w:r w:rsidRPr="00E57272">
        <w:rPr>
          <w:b w:val="0"/>
          <w:bCs/>
          <w:i/>
          <w:iCs/>
        </w:rPr>
        <w:fldChar w:fldCharType="begin"/>
      </w:r>
      <w:r w:rsidRPr="00E57272">
        <w:rPr>
          <w:b w:val="0"/>
          <w:bCs/>
          <w:i/>
          <w:iCs/>
        </w:rPr>
        <w:instrText xml:space="preserve"> SEQ att. \* ARABIC </w:instrText>
      </w:r>
      <w:r w:rsidRPr="00E57272">
        <w:rPr>
          <w:b w:val="0"/>
          <w:bCs/>
          <w:i/>
          <w:iCs/>
        </w:rPr>
        <w:fldChar w:fldCharType="separate"/>
      </w:r>
      <w:r w:rsidR="00E10B2E">
        <w:rPr>
          <w:b w:val="0"/>
          <w:bCs/>
          <w:i/>
          <w:iCs/>
          <w:noProof/>
        </w:rPr>
        <w:t>6</w:t>
      </w:r>
      <w:r w:rsidRPr="00E57272">
        <w:rPr>
          <w:b w:val="0"/>
          <w:bCs/>
          <w:i/>
          <w:iCs/>
        </w:rPr>
        <w:fldChar w:fldCharType="end"/>
      </w:r>
      <w:r w:rsidRPr="00E57272">
        <w:rPr>
          <w:b w:val="0"/>
          <w:bCs/>
          <w:i/>
          <w:iCs/>
        </w:rPr>
        <w:t>. att.</w:t>
      </w:r>
      <w:bookmarkEnd w:id="418"/>
      <w:r>
        <w:t xml:space="preserve"> ETL procesi datu pārveidošanā ievietošanai datu noliktavā</w:t>
      </w:r>
      <w:r w:rsidR="00391BD4">
        <w:t xml:space="preserve"> [</w:t>
      </w:r>
      <w:r w:rsidR="00BB3C44">
        <w:fldChar w:fldCharType="begin"/>
      </w:r>
      <w:r w:rsidR="00BB3C44">
        <w:instrText xml:space="preserve"> REF _Ref40257612 \r \h </w:instrText>
      </w:r>
      <w:r w:rsidR="00BB3C44">
        <w:fldChar w:fldCharType="separate"/>
      </w:r>
      <w:r w:rsidR="00BB3C44">
        <w:t>9</w:t>
      </w:r>
      <w:r w:rsidR="00BB3C44">
        <w:fldChar w:fldCharType="end"/>
      </w:r>
      <w:r w:rsidR="00391BD4">
        <w:t>]</w:t>
      </w:r>
    </w:p>
    <w:p w14:paraId="77639E37" w14:textId="77777777" w:rsidR="009258B7" w:rsidRDefault="009258B7" w:rsidP="00E57272">
      <w:pPr>
        <w:pStyle w:val="attlavirsraksts"/>
      </w:pPr>
    </w:p>
    <w:p w14:paraId="54272F7E" w14:textId="001CF392" w:rsidR="000A696B" w:rsidRDefault="000A696B" w:rsidP="000A696B">
      <w:pPr>
        <w:pStyle w:val="Teksts"/>
      </w:pPr>
      <w:r>
        <w:t xml:space="preserve">ETL procesi ir kā pāreja starp datiem no dažādiem ārējiem avotiem uz datu noliktavu (skat. att. </w:t>
      </w:r>
      <w:r w:rsidRPr="000A696B">
        <w:fldChar w:fldCharType="begin"/>
      </w:r>
      <w:r w:rsidRPr="000A696B">
        <w:instrText xml:space="preserve"> REF _Ref39059885 \h  \* MERGEFORMAT </w:instrText>
      </w:r>
      <w:r w:rsidRPr="000A696B">
        <w:fldChar w:fldCharType="separate"/>
      </w:r>
      <w:r w:rsidRPr="000A696B">
        <w:t>1.</w:t>
      </w:r>
      <w:r w:rsidRPr="000A696B">
        <w:rPr>
          <w:noProof/>
        </w:rPr>
        <w:t>6</w:t>
      </w:r>
      <w:r w:rsidRPr="000A696B">
        <w:t>.</w:t>
      </w:r>
      <w:r w:rsidR="0015016B">
        <w:t xml:space="preserve"> - adaptēts un latviskots no </w:t>
      </w:r>
      <w:r w:rsidR="00BB3C44">
        <w:t>[</w:t>
      </w:r>
      <w:r w:rsidR="00BB3C44">
        <w:fldChar w:fldCharType="begin"/>
      </w:r>
      <w:r w:rsidR="00BB3C44">
        <w:instrText xml:space="preserve"> REF _Ref40257612 \r \h </w:instrText>
      </w:r>
      <w:r w:rsidR="00BB3C44">
        <w:fldChar w:fldCharType="separate"/>
      </w:r>
      <w:r w:rsidR="00BB3C44">
        <w:t>9</w:t>
      </w:r>
      <w:r w:rsidR="00BB3C44">
        <w:fldChar w:fldCharType="end"/>
      </w:r>
      <w:r w:rsidR="00BB3C44">
        <w:t>]</w:t>
      </w:r>
      <w:r w:rsidRPr="000A696B">
        <w:t>)</w:t>
      </w:r>
      <w:r w:rsidRPr="000A696B">
        <w:fldChar w:fldCharType="end"/>
      </w:r>
      <w:r>
        <w:t xml:space="preserve">. Kad dati </w:t>
      </w:r>
      <w:r w:rsidR="00843A95">
        <w:t>t</w:t>
      </w:r>
      <w:r>
        <w:t xml:space="preserve">iek iegūti, tos nepieciešams attīrīt no nevajadzīgiem un liekiem ierakstiem, filtrēt, kāda informācija tieši ir nepieciešama, kā arī validēt datus, ja tas nepieciešams un iespējams. Pēc tam seko datu transformēšana, kur ar noteiktām formulām un atsevišķiem procesiem neviendabīgi dati tiek pārveidoti par konsekventas struktūras saskaņotiem datiem. Un tikai tad, kad dati ir sastrukturizēti, tos iespējams ievietot datu noliktavā. Sīkāk par katru no ETL procesu soļiem skatīt nodaļās </w:t>
      </w:r>
      <w:r>
        <w:fldChar w:fldCharType="begin"/>
      </w:r>
      <w:r>
        <w:instrText xml:space="preserve"> REF _Ref39060289 \r \h </w:instrText>
      </w:r>
      <w:r>
        <w:fldChar w:fldCharType="separate"/>
      </w:r>
      <w:r w:rsidR="00826B32">
        <w:t>1.4.1</w:t>
      </w:r>
      <w:r>
        <w:fldChar w:fldCharType="end"/>
      </w:r>
      <w:r>
        <w:t xml:space="preserve">., </w:t>
      </w:r>
      <w:r>
        <w:fldChar w:fldCharType="begin"/>
      </w:r>
      <w:r>
        <w:instrText xml:space="preserve"> REF _Ref39060291 \r \h </w:instrText>
      </w:r>
      <w:r>
        <w:fldChar w:fldCharType="separate"/>
      </w:r>
      <w:r w:rsidR="00826B32">
        <w:t>1.4.2</w:t>
      </w:r>
      <w:r>
        <w:fldChar w:fldCharType="end"/>
      </w:r>
      <w:r>
        <w:t xml:space="preserve">. un </w:t>
      </w:r>
      <w:r>
        <w:fldChar w:fldCharType="begin"/>
      </w:r>
      <w:r>
        <w:instrText xml:space="preserve"> REF _Ref39060292 \r \h </w:instrText>
      </w:r>
      <w:r>
        <w:fldChar w:fldCharType="separate"/>
      </w:r>
      <w:r w:rsidR="00826B32">
        <w:t>1.4.3</w:t>
      </w:r>
      <w:r>
        <w:fldChar w:fldCharType="end"/>
      </w:r>
      <w:r>
        <w:t>.</w:t>
      </w:r>
    </w:p>
    <w:p w14:paraId="7A8BF4EF" w14:textId="342978A0" w:rsidR="000A696B" w:rsidRDefault="000A696B" w:rsidP="00276DA8">
      <w:pPr>
        <w:pStyle w:val="apak-apaknodvirsr"/>
        <w:numPr>
          <w:ilvl w:val="2"/>
          <w:numId w:val="1"/>
        </w:numPr>
        <w:ind w:left="1843" w:hanging="709"/>
      </w:pPr>
      <w:bookmarkStart w:id="419" w:name="_Ref39060289"/>
      <w:bookmarkStart w:id="420" w:name="_Toc41169695"/>
      <w:r>
        <w:lastRenderedPageBreak/>
        <w:t>Ievākšana</w:t>
      </w:r>
      <w:bookmarkEnd w:id="419"/>
      <w:bookmarkEnd w:id="420"/>
    </w:p>
    <w:p w14:paraId="34554C39" w14:textId="57B71DD0" w:rsidR="007A4858" w:rsidRDefault="007A4858" w:rsidP="007A4858">
      <w:pPr>
        <w:pStyle w:val="Teksts"/>
      </w:pPr>
      <w:r>
        <w:t>Datu ievākšanas fāze</w:t>
      </w:r>
      <w:r w:rsidR="002460E7">
        <w:t xml:space="preserve"> </w:t>
      </w:r>
      <w:r>
        <w:t>galvenokārt attiecas uz dažādu tehnisko jautājumu risināšanu, kas saistīti ar neviendabīgiem datiem, kā arī datu importēšanu sistēmā tālākai to apstrādei [</w:t>
      </w:r>
      <w:r w:rsidR="00BB3C44">
        <w:fldChar w:fldCharType="begin"/>
      </w:r>
      <w:r w:rsidR="00BB3C44">
        <w:instrText xml:space="preserve"> REF _Ref40258358 \r \h </w:instrText>
      </w:r>
      <w:r w:rsidR="00BB3C44">
        <w:fldChar w:fldCharType="separate"/>
      </w:r>
      <w:r w:rsidR="00BB3C44">
        <w:t>13</w:t>
      </w:r>
      <w:r w:rsidR="00BB3C44">
        <w:fldChar w:fldCharType="end"/>
      </w:r>
      <w:r>
        <w:t xml:space="preserve">]. </w:t>
      </w:r>
      <w:r w:rsidR="002460E7">
        <w:t>Pie šīs f</w:t>
      </w:r>
      <w:r w:rsidR="00C20488">
        <w:t>āz</w:t>
      </w:r>
      <w:r w:rsidR="002460E7">
        <w:t>es pieder arī datu tīrīšana (angļu val</w:t>
      </w:r>
      <w:r w:rsidR="00391BD4">
        <w:t>. -</w:t>
      </w:r>
      <w:r w:rsidR="002460E7">
        <w:t xml:space="preserve"> “</w:t>
      </w:r>
      <w:r w:rsidR="002460E7">
        <w:rPr>
          <w:i/>
          <w:iCs/>
        </w:rPr>
        <w:t>data cleaning</w:t>
      </w:r>
      <w:r w:rsidR="002460E7">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rsidR="002460E7">
        <w:t>)</w:t>
      </w:r>
      <w:r w:rsidR="00D57713">
        <w:t xml:space="preserve">, kuras laikā tiek atklātas un novērstas kļūdas un nepilnības datos, lai uzlabotu to kvalitāti. Datu noliktavās nepārtraukti tiek ielādēts milzīgs datu daudzums no dažādiem avotiem, tāpēc ir liela varbūtība, ka daļa datu būs neatbilstoši vai nederīgi. Tā kā datu noliktavas tiek izmantotas dažādu stratēģisku lēmumu pieņemšanai, dublēta vai trūkstoša informācija var radīt nepareizu vai maldinošu priekšstatu par esošo situāciju. Lai arī datu attīrīšana </w:t>
      </w:r>
      <w:r w:rsidR="00843A95">
        <w:t xml:space="preserve">datu noliktavu kontekstā </w:t>
      </w:r>
      <w:r w:rsidR="00D57713">
        <w:t>tiek</w:t>
      </w:r>
      <w:r w:rsidR="00843A95">
        <w:t xml:space="preserve"> izmantota</w:t>
      </w:r>
      <w:r w:rsidR="00D57713">
        <w:t xml:space="preserve"> plaši, daudzo iespējamu datu neatbilstību veidu un milzīgā datu apjoma dēļ </w:t>
      </w:r>
      <w:r w:rsidR="00843A95">
        <w:t>tā</w:t>
      </w:r>
      <w:r w:rsidR="00D57713">
        <w:t xml:space="preserve"> tiek uzskatīta par vienu no lielākajām ar datu noliktavām saistītajām problēmām</w:t>
      </w:r>
      <w:r w:rsidR="00357F98">
        <w:t xml:space="preserve"> [</w:t>
      </w:r>
      <w:r w:rsidR="00BB3C44">
        <w:fldChar w:fldCharType="begin"/>
      </w:r>
      <w:r w:rsidR="00BB3C44">
        <w:instrText xml:space="preserve"> REF _Ref40258379 \r \h </w:instrText>
      </w:r>
      <w:r w:rsidR="00BB3C44">
        <w:fldChar w:fldCharType="separate"/>
      </w:r>
      <w:r w:rsidR="00BB3C44">
        <w:t>17</w:t>
      </w:r>
      <w:r w:rsidR="00BB3C44">
        <w:fldChar w:fldCharType="end"/>
      </w:r>
      <w:r w:rsidR="00357F98">
        <w:t>]</w:t>
      </w:r>
      <w:r w:rsidR="00D57713">
        <w:t>.</w:t>
      </w:r>
    </w:p>
    <w:p w14:paraId="2EF6860E" w14:textId="478BD910" w:rsidR="000A696B" w:rsidRDefault="000A696B" w:rsidP="00276DA8">
      <w:pPr>
        <w:pStyle w:val="apak-apaknodvirsr"/>
        <w:numPr>
          <w:ilvl w:val="2"/>
          <w:numId w:val="1"/>
        </w:numPr>
        <w:ind w:left="1843"/>
      </w:pPr>
      <w:bookmarkStart w:id="421" w:name="_Ref39060291"/>
      <w:bookmarkStart w:id="422" w:name="_Toc41169696"/>
      <w:r>
        <w:t>Transformācija</w:t>
      </w:r>
      <w:bookmarkEnd w:id="421"/>
      <w:bookmarkEnd w:id="422"/>
    </w:p>
    <w:p w14:paraId="559E1ABF" w14:textId="0FB763D6" w:rsidR="001161A3" w:rsidRDefault="001161A3" w:rsidP="001161A3">
      <w:pPr>
        <w:pStyle w:val="Teksts"/>
      </w:pPr>
      <w:r>
        <w:t>D</w:t>
      </w:r>
      <w:r w:rsidR="00CF1CD4">
        <w:t xml:space="preserve">atu transformācijas fāzē tie tiek pārveidoti, piemērojot nepieciešamos uzņēmējdarbības virzienā noteiktos noteikumus un apstrādājot datu saturu, lai iegūtu viendabīgu datu struktūru. Šajā fāzē tiek izpildītas vairākas darbības, līdz ar to </w:t>
      </w:r>
      <w:r w:rsidR="00843A95">
        <w:t>tā</w:t>
      </w:r>
      <w:r w:rsidR="00CF1CD4">
        <w:t xml:space="preserve"> ātri var kļūt grūti pārvaldāma. Pēc katras no izpildītajām datu transformācijas darbībām tiek iegūts st</w:t>
      </w:r>
      <w:r w:rsidR="00826B32">
        <w:t>arp</w:t>
      </w:r>
      <w:r w:rsidR="00CF1CD4">
        <w:t>rezultāts (tipiski tie ir kādi jauni metadati vai transformētas datu kopas</w:t>
      </w:r>
      <w:r w:rsidR="00843A95">
        <w:t>)</w:t>
      </w:r>
      <w:r w:rsidR="00CF1CD4">
        <w:t xml:space="preserve"> [</w:t>
      </w:r>
      <w:r w:rsidR="00BB3C44">
        <w:fldChar w:fldCharType="begin"/>
      </w:r>
      <w:r w:rsidR="00BB3C44">
        <w:instrText xml:space="preserve"> REF _Ref40258051 \r \h </w:instrText>
      </w:r>
      <w:r w:rsidR="00BB3C44">
        <w:fldChar w:fldCharType="separate"/>
      </w:r>
      <w:r w:rsidR="00BB3C44">
        <w:t>12</w:t>
      </w:r>
      <w:r w:rsidR="00BB3C44">
        <w:fldChar w:fldCharType="end"/>
      </w:r>
      <w:r w:rsidR="00CF1CD4">
        <w:t>].</w:t>
      </w:r>
    </w:p>
    <w:p w14:paraId="674C2250" w14:textId="651B906A" w:rsidR="00CF1CD4" w:rsidRDefault="22F6A669" w:rsidP="001161A3">
      <w:pPr>
        <w:pStyle w:val="Teksts"/>
      </w:pPr>
      <w:r>
        <w:t>Būtībā datu trans</w:t>
      </w:r>
      <w:ins w:id="423" w:author="Alise Maru" w:date="2020-05-23T10:41:00Z">
        <w:r>
          <w:t>f</w:t>
        </w:r>
      </w:ins>
      <w:r>
        <w:t>ormācijas fāzē tiek atrisināta datu neviendabīguma problēma. Par neviendabīgiem sauc jebkādus datus, kuriem ir dažādi datu tipi un formāti [</w:t>
      </w:r>
      <w:r w:rsidR="00CF1CD4">
        <w:fldChar w:fldCharType="begin"/>
      </w:r>
      <w:r w:rsidR="00CF1CD4">
        <w:instrText xml:space="preserve"> REF _Ref40258403 \r \h </w:instrText>
      </w:r>
      <w:r w:rsidR="00CF1CD4">
        <w:fldChar w:fldCharType="separate"/>
      </w:r>
      <w:r>
        <w:t>28</w:t>
      </w:r>
      <w:r w:rsidR="00CF1CD4">
        <w:fldChar w:fldCharType="end"/>
      </w:r>
      <w:r>
        <w:t>], bet datu noliktavu kontekstā tie ir dati, kuri ir iegūti no atšķirīgiem avotiem, taču tiek uzkrāti un attēloti vienotā stilā [</w:t>
      </w:r>
      <w:r w:rsidR="00CF1CD4">
        <w:fldChar w:fldCharType="begin"/>
      </w:r>
      <w:r w:rsidR="00CF1CD4">
        <w:instrText xml:space="preserve"> REF _Ref40258416 \r \h </w:instrText>
      </w:r>
      <w:r w:rsidR="00CF1CD4">
        <w:fldChar w:fldCharType="separate"/>
      </w:r>
      <w:r>
        <w:t>2</w:t>
      </w:r>
      <w:r w:rsidR="00CF1CD4">
        <w:fldChar w:fldCharType="end"/>
      </w:r>
      <w:r>
        <w:t>]. Pamatuzdevumi datu transformēšanai ir sekojoši:</w:t>
      </w:r>
    </w:p>
    <w:p w14:paraId="54A543ED" w14:textId="2A76F8C6" w:rsidR="006566A9" w:rsidRDefault="007044B7" w:rsidP="006566A9">
      <w:pPr>
        <w:pStyle w:val="Teksts"/>
        <w:numPr>
          <w:ilvl w:val="0"/>
          <w:numId w:val="16"/>
        </w:numPr>
      </w:pPr>
      <w:r>
        <w:t xml:space="preserve">atlase </w:t>
      </w:r>
      <w:r w:rsidR="006566A9">
        <w:t>– tiek izvēlēti pilni ieraksti vai daļa no tiem, kurus nepieciešams transformēt;</w:t>
      </w:r>
    </w:p>
    <w:p w14:paraId="22C95721" w14:textId="2D26E87F" w:rsidR="006566A9" w:rsidRDefault="007044B7" w:rsidP="006566A9">
      <w:pPr>
        <w:pStyle w:val="Teksts"/>
        <w:numPr>
          <w:ilvl w:val="0"/>
          <w:numId w:val="16"/>
        </w:numPr>
      </w:pPr>
      <w:r>
        <w:t>sadalīšana un apvienošana – izvēlēto ierakstu dati tiek sadalīti sīkāk vai apvienoti kopā (datu noliktavu kontekstā biežāk izmantota tieši apvienošana);</w:t>
      </w:r>
    </w:p>
    <w:p w14:paraId="15984B43" w14:textId="71F4317E" w:rsidR="006566A9" w:rsidRDefault="007044B7" w:rsidP="006566A9">
      <w:pPr>
        <w:pStyle w:val="Teksts"/>
        <w:numPr>
          <w:ilvl w:val="0"/>
          <w:numId w:val="16"/>
        </w:numPr>
      </w:pPr>
      <w:r>
        <w:t>konvertācija – tiek veiktas plašas datu lauku izmaiņas, lai standartizētu datu ieguvi no atšķirīgiem avotiem, kā arī lai datu lauku vērtības būtu saprotamas gala lietotājiem;</w:t>
      </w:r>
    </w:p>
    <w:p w14:paraId="7187DD4B" w14:textId="6D8AC8A8" w:rsidR="006566A9" w:rsidRDefault="007044B7" w:rsidP="006566A9">
      <w:pPr>
        <w:pStyle w:val="Teksts"/>
        <w:numPr>
          <w:ilvl w:val="0"/>
          <w:numId w:val="16"/>
        </w:numPr>
      </w:pPr>
      <w:r>
        <w:t>apkopošana – daļā gadījumu datu noliktavā nav nepieciešams glabāt datus zemākajā detalizācijas pakāpē, tāpēc vairāki lauki tiek apkopoti, par pamatu ņemo</w:t>
      </w:r>
      <w:r w:rsidR="00843A95">
        <w:t>t</w:t>
      </w:r>
      <w:r>
        <w:t xml:space="preserve"> kādu konkrētu uzņēmējdarbības subjektu;</w:t>
      </w:r>
    </w:p>
    <w:p w14:paraId="00D35471" w14:textId="4C165303" w:rsidR="008931BC" w:rsidRDefault="007044B7" w:rsidP="003964EF">
      <w:pPr>
        <w:pStyle w:val="Teksts"/>
        <w:numPr>
          <w:ilvl w:val="0"/>
          <w:numId w:val="16"/>
        </w:numPr>
      </w:pPr>
      <w:r>
        <w:lastRenderedPageBreak/>
        <w:t>bagātināšana – nepieciešamības gadījumā dati tiek dublēti, lai datu noliktavas kontekstā iegūtu daudzveidīgāku skatījumu uz izvēlēto uzņēmējdarbības subjektu [</w:t>
      </w:r>
      <w:r w:rsidR="00BB3C44">
        <w:fldChar w:fldCharType="begin"/>
      </w:r>
      <w:r w:rsidR="00BB3C44">
        <w:instrText xml:space="preserve"> REF _Ref40257802 \r \h </w:instrText>
      </w:r>
      <w:r w:rsidR="00BB3C44">
        <w:fldChar w:fldCharType="separate"/>
      </w:r>
      <w:r w:rsidR="00BB3C44">
        <w:t>16</w:t>
      </w:r>
      <w:r w:rsidR="00BB3C44">
        <w:fldChar w:fldCharType="end"/>
      </w:r>
      <w:r>
        <w:t>].</w:t>
      </w:r>
    </w:p>
    <w:p w14:paraId="23A58270" w14:textId="41D1F297" w:rsidR="003964EF" w:rsidRDefault="00F80615" w:rsidP="00276DA8">
      <w:pPr>
        <w:pStyle w:val="apak-apaknodvirsr"/>
        <w:numPr>
          <w:ilvl w:val="2"/>
          <w:numId w:val="1"/>
        </w:numPr>
        <w:ind w:left="1843" w:hanging="709"/>
      </w:pPr>
      <w:bookmarkStart w:id="424" w:name="_Ref39060292"/>
      <w:bookmarkStart w:id="425" w:name="_Toc41169697"/>
      <w:r>
        <w:t>Ievietošana</w:t>
      </w:r>
      <w:r w:rsidR="000A696B">
        <w:t xml:space="preserve"> datu noliktavā</w:t>
      </w:r>
      <w:bookmarkEnd w:id="424"/>
      <w:bookmarkEnd w:id="425"/>
    </w:p>
    <w:p w14:paraId="33580E5E" w14:textId="0851EC1C" w:rsidR="00185239" w:rsidRDefault="003964EF" w:rsidP="00185239">
      <w:pPr>
        <w:pStyle w:val="Teksts"/>
      </w:pPr>
      <w:r>
        <w:t xml:space="preserve">Datu ielādēšanas posmā </w:t>
      </w:r>
      <w:r w:rsidR="00843A95">
        <w:t>tie</w:t>
      </w:r>
      <w:r>
        <w:t xml:space="preserve"> tiek ievietoti datu noliktavas tabulās. Datu noliktavās tiek izmantot</w:t>
      </w:r>
      <w:r w:rsidR="00F80615">
        <w:t>i</w:t>
      </w:r>
      <w:r>
        <w:t xml:space="preserve"> dažādi indeksēšanas mehānismi un partīciju dalīšanas metodes, tādēļ šī fāze var aizņemt daudz laika [</w:t>
      </w:r>
      <w:r w:rsidR="00BB3C44">
        <w:fldChar w:fldCharType="begin"/>
      </w:r>
      <w:r w:rsidR="00BB3C44">
        <w:instrText xml:space="preserve"> REF _Ref40258517 \r \h </w:instrText>
      </w:r>
      <w:r w:rsidR="00BB3C44">
        <w:fldChar w:fldCharType="separate"/>
      </w:r>
      <w:r w:rsidR="00BB3C44">
        <w:t>10</w:t>
      </w:r>
      <w:r w:rsidR="00BB3C44">
        <w:fldChar w:fldCharType="end"/>
      </w:r>
      <w:r>
        <w:t>].</w:t>
      </w:r>
    </w:p>
    <w:p w14:paraId="6868C86E" w14:textId="2ACA74E1" w:rsidR="00EC445F" w:rsidRDefault="00EC445F" w:rsidP="00EC445F">
      <w:pPr>
        <w:pStyle w:val="Teksts"/>
        <w:ind w:firstLine="0"/>
      </w:pPr>
      <w:r>
        <w:rPr>
          <w:noProof/>
        </w:rPr>
        <w:drawing>
          <wp:inline distT="0" distB="0" distL="0" distR="0" wp14:anchorId="2251D228" wp14:editId="0AB038A5">
            <wp:extent cx="5705194" cy="4212555"/>
            <wp:effectExtent l="19050" t="19050" r="10160" b="17145"/>
            <wp:docPr id="23" name="Picture 2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_loading_in_dw.png"/>
                    <pic:cNvPicPr/>
                  </pic:nvPicPr>
                  <pic:blipFill rotWithShape="1">
                    <a:blip r:embed="rId14">
                      <a:extLst>
                        <a:ext uri="{28A0092B-C50C-407E-A947-70E740481C1C}">
                          <a14:useLocalDpi xmlns:a14="http://schemas.microsoft.com/office/drawing/2010/main" val="0"/>
                        </a:ext>
                      </a:extLst>
                    </a:blip>
                    <a:srcRect l="-921" t="-1814" r="-2131" b="-942"/>
                    <a:stretch/>
                  </pic:blipFill>
                  <pic:spPr bwMode="auto">
                    <a:xfrm>
                      <a:off x="0" y="0"/>
                      <a:ext cx="5727950" cy="4229357"/>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F29DAD" w14:textId="1B371692" w:rsidR="00EC445F" w:rsidRDefault="00EC445F" w:rsidP="00EC445F">
      <w:pPr>
        <w:pStyle w:val="attlavirsraksts"/>
      </w:pPr>
      <w:bookmarkStart w:id="426" w:name="_Ref39070694"/>
      <w:r w:rsidRPr="00EC445F">
        <w:rPr>
          <w:b w:val="0"/>
          <w:bCs/>
          <w:i/>
          <w:iCs/>
        </w:rPr>
        <w:t>1.</w:t>
      </w:r>
      <w:r w:rsidRPr="00EC445F">
        <w:rPr>
          <w:b w:val="0"/>
          <w:bCs/>
          <w:i/>
          <w:iCs/>
        </w:rPr>
        <w:fldChar w:fldCharType="begin"/>
      </w:r>
      <w:r w:rsidRPr="00EC445F">
        <w:rPr>
          <w:b w:val="0"/>
          <w:bCs/>
          <w:i/>
          <w:iCs/>
        </w:rPr>
        <w:instrText xml:space="preserve"> SEQ att. \* ARABIC </w:instrText>
      </w:r>
      <w:r w:rsidRPr="00EC445F">
        <w:rPr>
          <w:b w:val="0"/>
          <w:bCs/>
          <w:i/>
          <w:iCs/>
        </w:rPr>
        <w:fldChar w:fldCharType="separate"/>
      </w:r>
      <w:r w:rsidR="00E10B2E">
        <w:rPr>
          <w:b w:val="0"/>
          <w:bCs/>
          <w:i/>
          <w:iCs/>
          <w:noProof/>
        </w:rPr>
        <w:t>7</w:t>
      </w:r>
      <w:r w:rsidRPr="00EC445F">
        <w:rPr>
          <w:b w:val="0"/>
          <w:bCs/>
          <w:i/>
          <w:iCs/>
        </w:rPr>
        <w:fldChar w:fldCharType="end"/>
      </w:r>
      <w:r w:rsidRPr="00EC445F">
        <w:rPr>
          <w:b w:val="0"/>
          <w:bCs/>
          <w:i/>
          <w:iCs/>
        </w:rPr>
        <w:t>.att.</w:t>
      </w:r>
      <w:bookmarkEnd w:id="426"/>
      <w:r>
        <w:t xml:space="preserve"> Datu ievietošanas datu noliktavā veidi</w:t>
      </w:r>
      <w:r w:rsidR="00990F0E">
        <w:t xml:space="preserve"> [</w:t>
      </w:r>
      <w:r w:rsidR="00BB3C44">
        <w:fldChar w:fldCharType="begin"/>
      </w:r>
      <w:r w:rsidR="00BB3C44">
        <w:instrText xml:space="preserve"> REF _Ref40257802 \r \h </w:instrText>
      </w:r>
      <w:r w:rsidR="00BB3C44">
        <w:fldChar w:fldCharType="separate"/>
      </w:r>
      <w:r w:rsidR="00BB3C44">
        <w:t>16</w:t>
      </w:r>
      <w:r w:rsidR="00BB3C44">
        <w:fldChar w:fldCharType="end"/>
      </w:r>
      <w:r w:rsidR="00990F0E">
        <w:t>]</w:t>
      </w:r>
    </w:p>
    <w:p w14:paraId="34AA1238" w14:textId="77777777" w:rsidR="00185239" w:rsidRDefault="00185239" w:rsidP="00EC445F">
      <w:pPr>
        <w:pStyle w:val="attlavirsraksts"/>
      </w:pPr>
    </w:p>
    <w:p w14:paraId="7AC9CE88" w14:textId="40BE952D" w:rsidR="007044B7" w:rsidRDefault="007044B7" w:rsidP="007044B7">
      <w:pPr>
        <w:pStyle w:val="Teksts"/>
      </w:pPr>
      <w:r>
        <w:t>Pirms nonākšanas datu noliktavā dati atrodas izstādīšanas fāzē (angļu val. “</w:t>
      </w:r>
      <w:r>
        <w:rPr>
          <w:i/>
          <w:iCs/>
        </w:rPr>
        <w:t>staging phase</w:t>
      </w:r>
      <w:r>
        <w:t>”</w:t>
      </w:r>
      <w:r w:rsidR="00EB02F9">
        <w:t xml:space="preserve"> [</w:t>
      </w:r>
      <w:r w:rsidR="00BB3C44">
        <w:fldChar w:fldCharType="begin"/>
      </w:r>
      <w:r w:rsidR="00BB3C44">
        <w:instrText xml:space="preserve"> REF _Ref40257662 \r \h </w:instrText>
      </w:r>
      <w:r w:rsidR="00BB3C44">
        <w:fldChar w:fldCharType="separate"/>
      </w:r>
      <w:r w:rsidR="00BB3C44">
        <w:t>1</w:t>
      </w:r>
      <w:r w:rsidR="00BB3C44">
        <w:fldChar w:fldCharType="end"/>
      </w:r>
      <w:r w:rsidR="00EB02F9">
        <w:t>]</w:t>
      </w:r>
      <w:r>
        <w:t xml:space="preserve">), kur tie tiek transformēti. Pēc tam datu noliktavā </w:t>
      </w:r>
      <w:r w:rsidR="00843A95">
        <w:t>tie</w:t>
      </w:r>
      <w:r>
        <w:t xml:space="preserve"> var tikt ievietoti četros pamatveidos (skat. att. </w:t>
      </w:r>
      <w:r w:rsidRPr="007044B7">
        <w:fldChar w:fldCharType="begin"/>
      </w:r>
      <w:r w:rsidRPr="007044B7">
        <w:instrText xml:space="preserve"> REF _Ref39070694 \h  \* MERGEFORMAT </w:instrText>
      </w:r>
      <w:r w:rsidRPr="007044B7">
        <w:fldChar w:fldCharType="separate"/>
      </w:r>
      <w:r w:rsidRPr="007044B7">
        <w:t>1.</w:t>
      </w:r>
      <w:r w:rsidRPr="007044B7">
        <w:rPr>
          <w:noProof/>
        </w:rPr>
        <w:t>7</w:t>
      </w:r>
      <w:r w:rsidRPr="007044B7">
        <w:t>.</w:t>
      </w:r>
      <w:r w:rsidR="00BC0538">
        <w:t xml:space="preserve"> - adaptēts un latviskots no [</w:t>
      </w:r>
      <w:r w:rsidR="00BB3C44">
        <w:fldChar w:fldCharType="begin"/>
      </w:r>
      <w:r w:rsidR="00BB3C44">
        <w:instrText xml:space="preserve"> REF _Ref40257802 \r \h </w:instrText>
      </w:r>
      <w:r w:rsidR="00BB3C44">
        <w:fldChar w:fldCharType="separate"/>
      </w:r>
      <w:r w:rsidR="00BB3C44">
        <w:t>16</w:t>
      </w:r>
      <w:r w:rsidR="00BB3C44">
        <w:fldChar w:fldCharType="end"/>
      </w:r>
      <w:r w:rsidR="00BC0538">
        <w:t>]</w:t>
      </w:r>
      <w:r w:rsidRPr="007044B7">
        <w:t>)</w:t>
      </w:r>
      <w:r w:rsidRPr="007044B7">
        <w:fldChar w:fldCharType="end"/>
      </w:r>
      <w:r>
        <w:t>:</w:t>
      </w:r>
    </w:p>
    <w:p w14:paraId="2772E4CE" w14:textId="2C9A7F85" w:rsidR="007044B7" w:rsidRDefault="007044B7" w:rsidP="007044B7">
      <w:pPr>
        <w:pStyle w:val="Teksts"/>
        <w:numPr>
          <w:ilvl w:val="0"/>
          <w:numId w:val="17"/>
        </w:numPr>
      </w:pPr>
      <w:r>
        <w:t>ielādēšana;</w:t>
      </w:r>
    </w:p>
    <w:p w14:paraId="767DFB01" w14:textId="3A4626AF" w:rsidR="007044B7" w:rsidRDefault="007044B7" w:rsidP="007044B7">
      <w:pPr>
        <w:pStyle w:val="Teksts"/>
        <w:numPr>
          <w:ilvl w:val="0"/>
          <w:numId w:val="17"/>
        </w:numPr>
      </w:pPr>
      <w:r>
        <w:t>pievienošana;</w:t>
      </w:r>
    </w:p>
    <w:p w14:paraId="00F30F68" w14:textId="734D2B5E" w:rsidR="007044B7" w:rsidRDefault="007044B7" w:rsidP="007044B7">
      <w:pPr>
        <w:pStyle w:val="Teksts"/>
        <w:numPr>
          <w:ilvl w:val="0"/>
          <w:numId w:val="17"/>
        </w:numPr>
      </w:pPr>
      <w:r>
        <w:t>destruktīva apvienošana;</w:t>
      </w:r>
    </w:p>
    <w:p w14:paraId="5944A13A" w14:textId="2D45DD1A" w:rsidR="007044B7" w:rsidRDefault="007044B7" w:rsidP="007044B7">
      <w:pPr>
        <w:pStyle w:val="Teksts"/>
        <w:numPr>
          <w:ilvl w:val="0"/>
          <w:numId w:val="17"/>
        </w:numPr>
      </w:pPr>
      <w:r>
        <w:t>konstruktīva apvienošana.</w:t>
      </w:r>
    </w:p>
    <w:p w14:paraId="6C46A53C" w14:textId="77777777" w:rsidR="007044B7" w:rsidRDefault="007044B7" w:rsidP="00EC445F">
      <w:pPr>
        <w:pStyle w:val="Teksts"/>
        <w:ind w:firstLine="0"/>
        <w:rPr>
          <w:b/>
          <w:bCs/>
          <w:i/>
          <w:iCs/>
        </w:rPr>
      </w:pPr>
      <w:r>
        <w:rPr>
          <w:b/>
          <w:bCs/>
          <w:i/>
          <w:iCs/>
        </w:rPr>
        <w:lastRenderedPageBreak/>
        <w:t>Ielādēšana</w:t>
      </w:r>
    </w:p>
    <w:p w14:paraId="7AD45D0F" w14:textId="5DB188AC" w:rsidR="007044B7" w:rsidRDefault="007044B7" w:rsidP="007044B7">
      <w:pPr>
        <w:pStyle w:val="Teksts"/>
      </w:pPr>
      <w:r>
        <w:t>Ja gan mērķa tabula, gan dati tabulā jau eksistē, ielādēšanas process nodzēš eksistējošos datus un aizvieto tos ar ienākošajie</w:t>
      </w:r>
      <w:r w:rsidR="00843A95">
        <w:t>m</w:t>
      </w:r>
      <w:r>
        <w:t xml:space="preserve">. Ja tabulas pirms datu ielādēšanas ir tukšas, </w:t>
      </w:r>
      <w:r w:rsidR="00843A95">
        <w:t>ieraksti</w:t>
      </w:r>
      <w:r>
        <w:t xml:space="preserve"> vienkārši tiek pievienoti tabulai</w:t>
      </w:r>
      <w:r w:rsidR="003D4778">
        <w:t xml:space="preserve"> [</w:t>
      </w:r>
      <w:r w:rsidR="00BB3C44">
        <w:fldChar w:fldCharType="begin"/>
      </w:r>
      <w:r w:rsidR="00BB3C44">
        <w:instrText xml:space="preserve"> REF _Ref40257802 \r \h </w:instrText>
      </w:r>
      <w:r w:rsidR="00BB3C44">
        <w:fldChar w:fldCharType="separate"/>
      </w:r>
      <w:r w:rsidR="00BB3C44">
        <w:t>16</w:t>
      </w:r>
      <w:r w:rsidR="00BB3C44">
        <w:fldChar w:fldCharType="end"/>
      </w:r>
      <w:r w:rsidR="003D4778">
        <w:t>].</w:t>
      </w:r>
    </w:p>
    <w:p w14:paraId="635715DE" w14:textId="77777777" w:rsidR="007044B7" w:rsidRDefault="007044B7" w:rsidP="007044B7">
      <w:pPr>
        <w:pStyle w:val="Teksts"/>
        <w:ind w:firstLine="0"/>
      </w:pPr>
    </w:p>
    <w:p w14:paraId="108F510E" w14:textId="65254F10" w:rsidR="007044B7" w:rsidRDefault="007044B7" w:rsidP="007044B7">
      <w:pPr>
        <w:pStyle w:val="Teksts"/>
        <w:ind w:firstLine="0"/>
        <w:rPr>
          <w:b/>
          <w:bCs/>
          <w:i/>
          <w:iCs/>
        </w:rPr>
      </w:pPr>
      <w:r>
        <w:rPr>
          <w:b/>
          <w:bCs/>
          <w:i/>
          <w:iCs/>
        </w:rPr>
        <w:t>Pievienošana</w:t>
      </w:r>
    </w:p>
    <w:p w14:paraId="4DB3916E" w14:textId="44D7E524" w:rsidR="007044B7" w:rsidRDefault="007044B7" w:rsidP="007044B7">
      <w:pPr>
        <w:pStyle w:val="Teksts"/>
      </w:pPr>
      <w:r>
        <w:t>Ja tiek veikta datu pievienošana, tabulā eksistējošie dati tiek saglabāti un ienākošie vienkārši pievienoti tabulai. Iespējams integrēt apstrādes ierakstiem, kas dublējas (dublikātu saglabāšana vai dzēšana)</w:t>
      </w:r>
      <w:r w:rsidR="003D4778">
        <w:t xml:space="preserve"> [</w:t>
      </w:r>
      <w:r w:rsidR="00BB3C44">
        <w:fldChar w:fldCharType="begin"/>
      </w:r>
      <w:r w:rsidR="00BB3C44">
        <w:instrText xml:space="preserve"> REF _Ref40257802 \r \h </w:instrText>
      </w:r>
      <w:r w:rsidR="00BB3C44">
        <w:fldChar w:fldCharType="separate"/>
      </w:r>
      <w:r w:rsidR="00BB3C44">
        <w:t>16</w:t>
      </w:r>
      <w:r w:rsidR="00BB3C44">
        <w:fldChar w:fldCharType="end"/>
      </w:r>
      <w:r w:rsidR="003D4778">
        <w:t>].</w:t>
      </w:r>
    </w:p>
    <w:p w14:paraId="1267250E" w14:textId="77777777" w:rsidR="007044B7" w:rsidRDefault="007044B7" w:rsidP="007044B7">
      <w:pPr>
        <w:pStyle w:val="Teksts"/>
      </w:pPr>
    </w:p>
    <w:p w14:paraId="4851ACEE" w14:textId="77777777" w:rsidR="007044B7" w:rsidRDefault="007044B7" w:rsidP="007044B7">
      <w:pPr>
        <w:pStyle w:val="Teksts"/>
        <w:ind w:firstLine="0"/>
        <w:rPr>
          <w:b/>
          <w:bCs/>
          <w:i/>
          <w:iCs/>
        </w:rPr>
      </w:pPr>
      <w:r>
        <w:rPr>
          <w:b/>
          <w:bCs/>
          <w:i/>
          <w:iCs/>
        </w:rPr>
        <w:t>Destruktīvā apvienošana</w:t>
      </w:r>
    </w:p>
    <w:p w14:paraId="567D3B2B" w14:textId="2A6D8C72" w:rsidR="003D4778" w:rsidRDefault="003D4778" w:rsidP="007044B7">
      <w:pPr>
        <w:pStyle w:val="Teksts"/>
      </w:pPr>
      <w:r>
        <w:t>Šis datu ievietošanas veids pārbauda ievietojamo un eksistējošo datu atslēgas. Ja pastāv ieraksts ar konkrēto atslēgu, tas tiek atjaunināts. Pretējā gadījumā tabulai tiek pievienots jauns ieraksts [</w:t>
      </w:r>
      <w:r w:rsidR="00BB3C44">
        <w:fldChar w:fldCharType="begin"/>
      </w:r>
      <w:r w:rsidR="00BB3C44">
        <w:instrText xml:space="preserve"> REF _Ref40257802 \r \h </w:instrText>
      </w:r>
      <w:r w:rsidR="00BB3C44">
        <w:fldChar w:fldCharType="separate"/>
      </w:r>
      <w:r w:rsidR="00BB3C44">
        <w:t>16</w:t>
      </w:r>
      <w:r w:rsidR="00BB3C44">
        <w:fldChar w:fldCharType="end"/>
      </w:r>
      <w:r>
        <w:t>].</w:t>
      </w:r>
    </w:p>
    <w:p w14:paraId="3463A1A8" w14:textId="77777777" w:rsidR="003D4778" w:rsidRDefault="003D4778" w:rsidP="007044B7">
      <w:pPr>
        <w:pStyle w:val="Teksts"/>
      </w:pPr>
    </w:p>
    <w:p w14:paraId="33A82042" w14:textId="77777777" w:rsidR="003D4778" w:rsidRDefault="003D4778" w:rsidP="003D4778">
      <w:pPr>
        <w:pStyle w:val="Teksts"/>
        <w:ind w:firstLine="0"/>
        <w:rPr>
          <w:b/>
          <w:bCs/>
          <w:i/>
          <w:iCs/>
        </w:rPr>
      </w:pPr>
      <w:r>
        <w:rPr>
          <w:b/>
          <w:bCs/>
          <w:i/>
          <w:iCs/>
        </w:rPr>
        <w:t>Konstruktīvā apvienošana</w:t>
      </w:r>
    </w:p>
    <w:p w14:paraId="17AB3BD6" w14:textId="58177180" w:rsidR="00731EAF" w:rsidRPr="000A696B" w:rsidRDefault="003D4778" w:rsidP="003D4778">
      <w:pPr>
        <w:pStyle w:val="Teksts"/>
      </w:pPr>
      <w:r>
        <w:t>Konstruktīvās apvienošanas datu ievietošanas veids līdzinās destruktīvajai apvienošanai. Atšķirība ir tāda, ka šeit, konstatējot</w:t>
      </w:r>
      <w:r w:rsidR="00693AA0">
        <w:t xml:space="preserve"> </w:t>
      </w:r>
      <w:r>
        <w:t>meklētā</w:t>
      </w:r>
      <w:r w:rsidR="00693AA0">
        <w:t>s</w:t>
      </w:r>
      <w:r>
        <w:t xml:space="preserve"> atslēga</w:t>
      </w:r>
      <w:r w:rsidR="00693AA0">
        <w:t>s</w:t>
      </w:r>
      <w:r>
        <w:t xml:space="preserve"> eksist</w:t>
      </w:r>
      <w:r w:rsidR="00693AA0">
        <w:t>enci</w:t>
      </w:r>
      <w:r>
        <w:t>, esošais ieraksts tiek atstāts tabulā,</w:t>
      </w:r>
      <w:r w:rsidR="00693AA0">
        <w:t xml:space="preserve"> bet</w:t>
      </w:r>
      <w:r>
        <w:t xml:space="preserve"> jaunais ieraksts pievienots un atzīmēts kā veco ierakstu aizstājošs [</w:t>
      </w:r>
      <w:r w:rsidR="00BB3C44">
        <w:fldChar w:fldCharType="begin"/>
      </w:r>
      <w:r w:rsidR="00BB3C44">
        <w:instrText xml:space="preserve"> REF _Ref40257802 \r \h </w:instrText>
      </w:r>
      <w:r w:rsidR="00BB3C44">
        <w:fldChar w:fldCharType="separate"/>
      </w:r>
      <w:r w:rsidR="00BB3C44">
        <w:t>16</w:t>
      </w:r>
      <w:r w:rsidR="00BB3C44">
        <w:fldChar w:fldCharType="end"/>
      </w:r>
      <w:r>
        <w:t>].</w:t>
      </w:r>
      <w:r w:rsidR="00731EAF">
        <w:br w:type="page"/>
      </w:r>
    </w:p>
    <w:p w14:paraId="31CF31B0" w14:textId="7286EF0E" w:rsidR="00816EC0" w:rsidRDefault="008020AD" w:rsidP="00D43BC4">
      <w:pPr>
        <w:pStyle w:val="nodaasvirsraksts"/>
        <w:numPr>
          <w:ilvl w:val="0"/>
          <w:numId w:val="1"/>
        </w:numPr>
        <w:ind w:left="426"/>
      </w:pPr>
      <w:bookmarkStart w:id="427" w:name="_Toc41169698"/>
      <w:r>
        <w:lastRenderedPageBreak/>
        <w:t>Datu avotu evolūcijas sistēma</w:t>
      </w:r>
      <w:bookmarkEnd w:id="427"/>
    </w:p>
    <w:p w14:paraId="3D8DD8E2" w14:textId="2A7CCAF9" w:rsidR="007134E2" w:rsidRDefault="007134E2" w:rsidP="007134E2">
      <w:pPr>
        <w:pStyle w:val="Teksts"/>
      </w:pPr>
      <w:r>
        <w:t xml:space="preserve">Latvijas Universitātes Datorikas fakultātē piedāvāts </w:t>
      </w:r>
      <w:r w:rsidR="00030701">
        <w:t xml:space="preserve">datu noliktavas </w:t>
      </w:r>
      <w:r>
        <w:t xml:space="preserve">risinājums </w:t>
      </w:r>
      <w:r w:rsidR="00030701">
        <w:t>lielo datu analīzei</w:t>
      </w:r>
      <w:r>
        <w:t xml:space="preserve">, kurā iekļauti algoritmi dažādu evolūcijas rezultātā radušos izmaiņu atklāšanai. Risinājumā iekļauta </w:t>
      </w:r>
      <w:r w:rsidR="00030701">
        <w:t xml:space="preserve">lielo datu analīzei paredzēta </w:t>
      </w:r>
      <w:r>
        <w:t xml:space="preserve">arhitektūra, kas ļauj izpildīt OLAP operācijas un cita veida analīzi datu noliktavā integrētiem datu avotiem, kā arī spēj atklāt dažādas izmaiņas strukturētos, daļēji strukturētos un nestrukturētos datos, balstoties uz </w:t>
      </w:r>
      <w:r w:rsidR="00030701">
        <w:t>tos</w:t>
      </w:r>
      <w:r>
        <w:t xml:space="preserve"> aprakstošajiem metadatiem.</w:t>
      </w:r>
      <w:r w:rsidR="00375AAB">
        <w:t xml:space="preserve"> Piedāvātās sistēmas arhitektūra un izmaiņu noteikšanas un apstrādes mehānismi aprakstīti nodaļās </w:t>
      </w:r>
      <w:r w:rsidR="00375AAB">
        <w:fldChar w:fldCharType="begin"/>
      </w:r>
      <w:r w:rsidR="00375AAB">
        <w:instrText xml:space="preserve"> REF _Ref39327247 \r \h </w:instrText>
      </w:r>
      <w:r w:rsidR="00375AAB">
        <w:fldChar w:fldCharType="separate"/>
      </w:r>
      <w:r w:rsidR="00375AAB">
        <w:t>2.1</w:t>
      </w:r>
      <w:r w:rsidR="00375AAB">
        <w:fldChar w:fldCharType="end"/>
      </w:r>
      <w:r w:rsidR="00375AAB">
        <w:t xml:space="preserve">. un </w:t>
      </w:r>
      <w:r w:rsidR="00375AAB">
        <w:fldChar w:fldCharType="begin"/>
      </w:r>
      <w:r w:rsidR="00375AAB">
        <w:instrText xml:space="preserve"> REF _Ref39327248 \r \h </w:instrText>
      </w:r>
      <w:r w:rsidR="00375AAB">
        <w:fldChar w:fldCharType="separate"/>
      </w:r>
      <w:r w:rsidR="00375AAB">
        <w:t>2.2</w:t>
      </w:r>
      <w:r w:rsidR="00375AAB">
        <w:fldChar w:fldCharType="end"/>
      </w:r>
      <w:r w:rsidR="00375AAB">
        <w:t>.</w:t>
      </w:r>
    </w:p>
    <w:p w14:paraId="10836988" w14:textId="134BD361" w:rsidR="00030701" w:rsidRDefault="00030701" w:rsidP="007134E2">
      <w:pPr>
        <w:pStyle w:val="Teksts"/>
      </w:pPr>
      <w:r>
        <w:t xml:space="preserve">Esošā datu avotu evolūcijas sistēmas arhitektūra bakalaura darba ietvaros papildināta ar datu avotu evolūcijas rezultātā radušos izmaiņu adaptācijas mehānismu, kas sīkāk aprakstīts </w:t>
      </w:r>
      <w:r>
        <w:fldChar w:fldCharType="begin"/>
      </w:r>
      <w:r>
        <w:instrText xml:space="preserve"> REF _Ref39737960 \r \h </w:instrText>
      </w:r>
      <w:r>
        <w:fldChar w:fldCharType="separate"/>
      </w:r>
      <w:r>
        <w:t>3</w:t>
      </w:r>
      <w:r>
        <w:fldChar w:fldCharType="end"/>
      </w:r>
      <w:r>
        <w:t xml:space="preserve">.nodaļā. </w:t>
      </w:r>
    </w:p>
    <w:p w14:paraId="748FD4BB" w14:textId="5C01C7D4" w:rsidR="008020AD" w:rsidRDefault="008020AD" w:rsidP="008020AD">
      <w:pPr>
        <w:pStyle w:val="apaknodaasvirsraksts"/>
        <w:numPr>
          <w:ilvl w:val="1"/>
          <w:numId w:val="1"/>
        </w:numPr>
        <w:ind w:left="851"/>
      </w:pPr>
      <w:r>
        <w:t xml:space="preserve"> </w:t>
      </w:r>
      <w:bookmarkStart w:id="428" w:name="_Ref39327247"/>
      <w:bookmarkStart w:id="429" w:name="_Toc41169699"/>
      <w:r>
        <w:t>Arhitektūra</w:t>
      </w:r>
      <w:bookmarkEnd w:id="428"/>
      <w:bookmarkEnd w:id="429"/>
    </w:p>
    <w:p w14:paraId="4B5BF997" w14:textId="464EF01D" w:rsidR="005E05CA" w:rsidRDefault="005E05CA" w:rsidP="005E05CA">
      <w:pPr>
        <w:pStyle w:val="Teksts"/>
      </w:pPr>
      <w:r>
        <w:t xml:space="preserve">Datu avotu evolūcijas sistēma sastāv no </w:t>
      </w:r>
      <w:r w:rsidR="008479DD">
        <w:t>vairākām komponentēm, k</w:t>
      </w:r>
      <w:r w:rsidR="00EA232C">
        <w:t>a</w:t>
      </w:r>
      <w:r w:rsidR="008479DD">
        <w:t>s nodrošina datu plūsmu un apstrādi no avot</w:t>
      </w:r>
      <w:r w:rsidR="00EC0036">
        <w:t>u līmeņa</w:t>
      </w:r>
      <w:r w:rsidR="008479DD">
        <w:t xml:space="preserve"> līdz pat datu noliktavā ievietotiem datiem.</w:t>
      </w:r>
    </w:p>
    <w:p w14:paraId="30830F5E" w14:textId="77777777" w:rsidR="00EC0036" w:rsidRDefault="00E8748E" w:rsidP="00EC0036">
      <w:pPr>
        <w:pStyle w:val="Teksts"/>
        <w:keepNext/>
        <w:ind w:firstLine="0"/>
      </w:pPr>
      <w:r>
        <w:rPr>
          <w:noProof/>
        </w:rPr>
        <w:drawing>
          <wp:inline distT="0" distB="0" distL="0" distR="0" wp14:anchorId="3E3A9D9F" wp14:editId="04E92AC2">
            <wp:extent cx="5708890" cy="3026878"/>
            <wp:effectExtent l="19050" t="19050" r="25400" b="2159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T_dw_aarchitecture.png"/>
                    <pic:cNvPicPr/>
                  </pic:nvPicPr>
                  <pic:blipFill rotWithShape="1">
                    <a:blip r:embed="rId15">
                      <a:extLst>
                        <a:ext uri="{28A0092B-C50C-407E-A947-70E740481C1C}">
                          <a14:useLocalDpi xmlns:a14="http://schemas.microsoft.com/office/drawing/2010/main" val="0"/>
                        </a:ext>
                      </a:extLst>
                    </a:blip>
                    <a:srcRect l="-1493" t="-2162" r="1920" b="-2014"/>
                    <a:stretch/>
                  </pic:blipFill>
                  <pic:spPr bwMode="auto">
                    <a:xfrm>
                      <a:off x="0" y="0"/>
                      <a:ext cx="5736186" cy="3041350"/>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AB32DD7" w14:textId="285F5B54" w:rsidR="008020AD" w:rsidRDefault="00EC0036" w:rsidP="00EC0036">
      <w:pPr>
        <w:pStyle w:val="attlavirsraksts"/>
      </w:pPr>
      <w:bookmarkStart w:id="430" w:name="_Ref39573421"/>
      <w:r w:rsidRPr="00EC0036">
        <w:rPr>
          <w:b w:val="0"/>
          <w:bCs/>
          <w:i/>
          <w:iCs/>
        </w:rPr>
        <w:t>2.</w:t>
      </w:r>
      <w:r w:rsidR="009D7378">
        <w:rPr>
          <w:b w:val="0"/>
          <w:bCs/>
          <w:i/>
          <w:iCs/>
        </w:rPr>
        <w:t>1</w:t>
      </w:r>
      <w:r w:rsidRPr="00EC0036">
        <w:rPr>
          <w:b w:val="0"/>
          <w:bCs/>
          <w:i/>
          <w:iCs/>
        </w:rPr>
        <w:t>. att.</w:t>
      </w:r>
      <w:bookmarkEnd w:id="430"/>
      <w:r>
        <w:t xml:space="preserve"> Datu avotu evolūcijas sistēmas arhitektūra</w:t>
      </w:r>
      <w:r w:rsidR="004354AA">
        <w:t xml:space="preserve"> [</w:t>
      </w:r>
      <w:r w:rsidR="00BB3C44">
        <w:fldChar w:fldCharType="begin"/>
      </w:r>
      <w:r w:rsidR="00BB3C44">
        <w:instrText xml:space="preserve"> REF _Ref40258632 \r \h </w:instrText>
      </w:r>
      <w:r w:rsidR="00BB3C44">
        <w:fldChar w:fldCharType="separate"/>
      </w:r>
      <w:r w:rsidR="00BB3C44">
        <w:t>23</w:t>
      </w:r>
      <w:r w:rsidR="00BB3C44">
        <w:fldChar w:fldCharType="end"/>
      </w:r>
      <w:r w:rsidR="004354AA">
        <w:t>]</w:t>
      </w:r>
    </w:p>
    <w:p w14:paraId="16AE5E41" w14:textId="3AAEFAFE" w:rsidR="00EC0036" w:rsidRDefault="00EC0036" w:rsidP="00EC0036">
      <w:pPr>
        <w:pStyle w:val="Teksts"/>
      </w:pPr>
    </w:p>
    <w:p w14:paraId="65DFBECF" w14:textId="55261E88" w:rsidR="00EC0036" w:rsidRDefault="00EC0036" w:rsidP="00EC0036">
      <w:pPr>
        <w:pStyle w:val="Teksts"/>
      </w:pPr>
      <w:r>
        <w:t xml:space="preserve">Datu avotu evolūcijas sistēmas arhitektūras (skat. att. </w:t>
      </w:r>
      <w:r w:rsidRPr="00EC0036">
        <w:fldChar w:fldCharType="begin"/>
      </w:r>
      <w:r w:rsidRPr="00EC0036">
        <w:instrText xml:space="preserve"> REF _Ref39573421 \h  \* MERGEFORMAT </w:instrText>
      </w:r>
      <w:r w:rsidRPr="00EC0036">
        <w:fldChar w:fldCharType="separate"/>
      </w:r>
      <w:r w:rsidRPr="00EC0036">
        <w:t>2.</w:t>
      </w:r>
      <w:r w:rsidR="009D7378">
        <w:rPr>
          <w:noProof/>
        </w:rPr>
        <w:t>1</w:t>
      </w:r>
      <w:r w:rsidRPr="00EC0036">
        <w:t>.</w:t>
      </w:r>
      <w:r w:rsidRPr="00EC0036">
        <w:fldChar w:fldCharType="end"/>
      </w:r>
      <w:r>
        <w:t xml:space="preserve"> – adaptēts un latviskots no</w:t>
      </w:r>
      <w:r w:rsidR="00094101">
        <w:t xml:space="preserve"> [</w:t>
      </w:r>
      <w:r w:rsidR="00BB3C44">
        <w:fldChar w:fldCharType="begin"/>
      </w:r>
      <w:r w:rsidR="00BB3C44">
        <w:instrText xml:space="preserve"> REF _Ref40258632 \r \h </w:instrText>
      </w:r>
      <w:r w:rsidR="00BB3C44">
        <w:fldChar w:fldCharType="separate"/>
      </w:r>
      <w:r w:rsidR="00BB3C44">
        <w:t>23</w:t>
      </w:r>
      <w:r w:rsidR="00BB3C44">
        <w:fldChar w:fldCharType="end"/>
      </w:r>
      <w:r w:rsidR="00094101">
        <w:t>]</w:t>
      </w:r>
      <w:r>
        <w:t>) pamatkomponentes ir datu avoti, datu maģistrāle</w:t>
      </w:r>
      <w:r w:rsidR="008F2160">
        <w:t xml:space="preserve">, </w:t>
      </w:r>
      <w:r>
        <w:t>metadatu glabātuve</w:t>
      </w:r>
      <w:r w:rsidR="008F2160">
        <w:t xml:space="preserve"> un adaptācijas komponente</w:t>
      </w:r>
      <w:r w:rsidR="00FB69DE">
        <w:t xml:space="preserve">. Biznesa analītiķi var piekļūt jau apstrādātiem datiem no iepriekš izskaitļotiem </w:t>
      </w:r>
      <w:r w:rsidR="00FB69DE" w:rsidRPr="00FB69DE">
        <w:rPr>
          <w:i/>
          <w:iCs/>
        </w:rPr>
        <w:lastRenderedPageBreak/>
        <w:t xml:space="preserve">OLAP </w:t>
      </w:r>
      <w:r w:rsidR="00884E46" w:rsidRPr="00884E46">
        <w:t>kubiem</w:t>
      </w:r>
      <w:r w:rsidR="00884E46">
        <w:t xml:space="preserve"> (angļu val. – “</w:t>
      </w:r>
      <w:r w:rsidR="00884E46">
        <w:rPr>
          <w:i/>
          <w:iCs/>
        </w:rPr>
        <w:t>OLAP cubes</w:t>
      </w:r>
      <w:r w:rsidR="00884E46">
        <w:t>” [</w:t>
      </w:r>
      <w:r w:rsidR="00884E46">
        <w:fldChar w:fldCharType="begin"/>
      </w:r>
      <w:r w:rsidR="00884E46">
        <w:instrText xml:space="preserve"> REF _Ref40257662 \r \h </w:instrText>
      </w:r>
      <w:r w:rsidR="00884E46">
        <w:fldChar w:fldCharType="separate"/>
      </w:r>
      <w:r w:rsidR="00884E46">
        <w:t>1</w:t>
      </w:r>
      <w:r w:rsidR="00884E46">
        <w:fldChar w:fldCharType="end"/>
      </w:r>
      <w:r w:rsidR="00884E46">
        <w:t>])</w:t>
      </w:r>
      <w:r w:rsidR="00FB69DE">
        <w:t>, taču datu analītiķi iesaistās arī pašā datu izgūšanas un konvertācijas procesā. Izstrādātāj</w:t>
      </w:r>
      <w:r w:rsidR="00EA232C">
        <w:t>i</w:t>
      </w:r>
      <w:r w:rsidR="00FB69DE">
        <w:t xml:space="preserve">, izmantojot metadatu pārvaldības rīku, piekļūst metadatiem. Sīkāk katra no minētajām datu avotu evolūcijas sistēmas arhitektūras komponentēm aprakstīta nodaļās </w:t>
      </w:r>
      <w:r w:rsidR="00FB69DE">
        <w:fldChar w:fldCharType="begin"/>
      </w:r>
      <w:r w:rsidR="00FB69DE">
        <w:instrText xml:space="preserve"> REF _Ref39574053 \r \h </w:instrText>
      </w:r>
      <w:r w:rsidR="00FB69DE">
        <w:fldChar w:fldCharType="separate"/>
      </w:r>
      <w:r w:rsidR="00FB69DE">
        <w:t>2.1.1</w:t>
      </w:r>
      <w:r w:rsidR="00FB69DE">
        <w:fldChar w:fldCharType="end"/>
      </w:r>
      <w:r w:rsidR="00FB69DE">
        <w:t xml:space="preserve">., </w:t>
      </w:r>
      <w:r w:rsidR="00FB69DE">
        <w:fldChar w:fldCharType="begin"/>
      </w:r>
      <w:r w:rsidR="00FB69DE">
        <w:instrText xml:space="preserve"> REF _Ref39574056 \r \h </w:instrText>
      </w:r>
      <w:r w:rsidR="00FB69DE">
        <w:fldChar w:fldCharType="separate"/>
      </w:r>
      <w:r w:rsidR="00FB69DE">
        <w:t>2.1.2</w:t>
      </w:r>
      <w:r w:rsidR="00FB69DE">
        <w:fldChar w:fldCharType="end"/>
      </w:r>
      <w:r w:rsidR="00FB69DE">
        <w:t>.</w:t>
      </w:r>
      <w:r w:rsidR="008F2160">
        <w:t xml:space="preserve">, </w:t>
      </w:r>
      <w:r w:rsidR="00FB69DE">
        <w:fldChar w:fldCharType="begin"/>
      </w:r>
      <w:r w:rsidR="00FB69DE">
        <w:instrText xml:space="preserve"> REF _Ref39574057 \r \h </w:instrText>
      </w:r>
      <w:r w:rsidR="00FB69DE">
        <w:fldChar w:fldCharType="separate"/>
      </w:r>
      <w:r w:rsidR="00FB69DE">
        <w:t>2.1.3</w:t>
      </w:r>
      <w:r w:rsidR="00FB69DE">
        <w:fldChar w:fldCharType="end"/>
      </w:r>
      <w:r w:rsidR="008F2160">
        <w:t xml:space="preserve"> un </w:t>
      </w:r>
      <w:r w:rsidR="008F2160">
        <w:fldChar w:fldCharType="begin"/>
      </w:r>
      <w:r w:rsidR="008F2160">
        <w:instrText xml:space="preserve"> REF _Ref39575434 \r \h </w:instrText>
      </w:r>
      <w:r w:rsidR="008F2160">
        <w:fldChar w:fldCharType="separate"/>
      </w:r>
      <w:r w:rsidR="008F2160">
        <w:t>2.1.4</w:t>
      </w:r>
      <w:r w:rsidR="008F2160">
        <w:fldChar w:fldCharType="end"/>
      </w:r>
      <w:r w:rsidR="00FB69DE">
        <w:t>.</w:t>
      </w:r>
    </w:p>
    <w:p w14:paraId="421126C5" w14:textId="7366B73A" w:rsidR="00FB69DE" w:rsidRDefault="00FB69DE" w:rsidP="00276DA8">
      <w:pPr>
        <w:pStyle w:val="apak-apaknodvirsr"/>
        <w:numPr>
          <w:ilvl w:val="2"/>
          <w:numId w:val="1"/>
        </w:numPr>
        <w:ind w:left="1843"/>
      </w:pPr>
      <w:bookmarkStart w:id="431" w:name="_Ref39574053"/>
      <w:bookmarkStart w:id="432" w:name="_Toc41169700"/>
      <w:r>
        <w:t>Datu avotu līmenis</w:t>
      </w:r>
      <w:bookmarkEnd w:id="431"/>
      <w:bookmarkEnd w:id="432"/>
    </w:p>
    <w:p w14:paraId="4A35F09C" w14:textId="3587C4B0" w:rsidR="00FE49D7" w:rsidRDefault="00BD0155" w:rsidP="00FE49D7">
      <w:pPr>
        <w:pStyle w:val="Teksts"/>
      </w:pPr>
      <w:r>
        <w:t>Datu avotu līmenī neviendabīgi dati tiek iegūti no dažādiem avotiem un ielādēti sistēmā tālākai to apstrādei. Tā kā lielie dati ietver dažādu veidu datus, sistēma atbalsta strukturētus avotus (datu bāzu tabulas), daļēji strukturētus datus (piemēram, XML vai JSON formātā), kā arī nestrukturētus datus (žurnālfaili, fotogrāfijas, video ieraksti).</w:t>
      </w:r>
    </w:p>
    <w:p w14:paraId="76E42A32" w14:textId="69F60DCB" w:rsidR="00BD0155" w:rsidRDefault="00BD0155" w:rsidP="00FE49D7">
      <w:pPr>
        <w:pStyle w:val="Teksts"/>
      </w:pPr>
      <w:r>
        <w:t>Datu avotu ielādēšanu veic datu iesaiņotāji</w:t>
      </w:r>
      <w:r w:rsidR="00EA232C">
        <w:t xml:space="preserve"> (angļu val. – “</w:t>
      </w:r>
      <w:r w:rsidR="00EA232C">
        <w:rPr>
          <w:i/>
          <w:iCs/>
        </w:rPr>
        <w:t>wrappers</w:t>
      </w:r>
      <w:r w:rsidR="00EA232C">
        <w:t>”</w:t>
      </w:r>
      <w:r w:rsidR="00EB02F9">
        <w:t xml:space="preserve"> [</w:t>
      </w:r>
      <w:r w:rsidR="00D731B2">
        <w:fldChar w:fldCharType="begin"/>
      </w:r>
      <w:r w:rsidR="00D731B2">
        <w:instrText xml:space="preserve"> REF _Ref40257662 \r \h </w:instrText>
      </w:r>
      <w:r w:rsidR="00D731B2">
        <w:fldChar w:fldCharType="separate"/>
      </w:r>
      <w:r w:rsidR="00D731B2">
        <w:t>1</w:t>
      </w:r>
      <w:r w:rsidR="00D731B2">
        <w:fldChar w:fldCharType="end"/>
      </w:r>
      <w:r w:rsidR="00EB02F9">
        <w:t>]</w:t>
      </w:r>
      <w:r w:rsidR="00EA232C">
        <w:t>)</w:t>
      </w:r>
      <w:r>
        <w:t>, kuri satur konkrētajam datu avotam atbilstošo iegūšanas saskarni (piemēram, tīmekļa pakalpojumi, API u.c.)</w:t>
      </w:r>
      <w:r w:rsidR="000F06CE">
        <w:t xml:space="preserve">. Piemēram, dati no RDBMS sistēmā tiek ielādēti sagrupēti pa partijām, taču sensoru mērījumi </w:t>
      </w:r>
      <w:r w:rsidR="00D4347C">
        <w:t>varētu tikt ielādēti</w:t>
      </w:r>
      <w:r w:rsidR="000F06CE">
        <w:t xml:space="preserve"> kā </w:t>
      </w:r>
      <w:r w:rsidR="00EA232C">
        <w:t>datu straume</w:t>
      </w:r>
      <w:r w:rsidR="000F06CE">
        <w:t xml:space="preserve"> [</w:t>
      </w:r>
      <w:r w:rsidR="00D731B2">
        <w:fldChar w:fldCharType="begin"/>
      </w:r>
      <w:r w:rsidR="00D731B2">
        <w:instrText xml:space="preserve"> REF _Ref40257578 \r \h </w:instrText>
      </w:r>
      <w:r w:rsidR="00D731B2">
        <w:fldChar w:fldCharType="separate"/>
      </w:r>
      <w:r w:rsidR="00D731B2">
        <w:t>22</w:t>
      </w:r>
      <w:r w:rsidR="00D731B2">
        <w:fldChar w:fldCharType="end"/>
      </w:r>
      <w:r w:rsidR="000F06CE">
        <w:t xml:space="preserve">]. Visi dati to sākotnējā formātā tiek ielādēti datu maģistrāles 1.līmenī, kas sīkāk aprakstīts nodaļā </w:t>
      </w:r>
      <w:r w:rsidR="000F06CE">
        <w:fldChar w:fldCharType="begin"/>
      </w:r>
      <w:r w:rsidR="000F06CE">
        <w:instrText xml:space="preserve"> REF _Ref39574056 \r \h </w:instrText>
      </w:r>
      <w:r w:rsidR="000F06CE">
        <w:fldChar w:fldCharType="separate"/>
      </w:r>
      <w:r w:rsidR="000F06CE">
        <w:t>2.1.2</w:t>
      </w:r>
      <w:r w:rsidR="000F06CE">
        <w:fldChar w:fldCharType="end"/>
      </w:r>
      <w:r w:rsidR="000F06CE">
        <w:t xml:space="preserve">. </w:t>
      </w:r>
    </w:p>
    <w:p w14:paraId="19CEE392" w14:textId="1CCC2957" w:rsidR="00FB69DE" w:rsidRDefault="00FB69DE" w:rsidP="00276DA8">
      <w:pPr>
        <w:pStyle w:val="apak-apaknodvirsr"/>
        <w:numPr>
          <w:ilvl w:val="2"/>
          <w:numId w:val="1"/>
        </w:numPr>
        <w:ind w:left="1843"/>
      </w:pPr>
      <w:bookmarkStart w:id="433" w:name="_Ref39574056"/>
      <w:bookmarkStart w:id="434" w:name="_Toc41169701"/>
      <w:r>
        <w:t>Datu maģistrāle</w:t>
      </w:r>
      <w:bookmarkEnd w:id="433"/>
      <w:bookmarkEnd w:id="434"/>
    </w:p>
    <w:p w14:paraId="58BC2821" w14:textId="620D29A8" w:rsidR="001538B7" w:rsidRDefault="008F2160" w:rsidP="001538B7">
      <w:pPr>
        <w:pStyle w:val="Teksts"/>
      </w:pPr>
      <w:r>
        <w:t>Datu maģistrāle sastāv no vairākiem līmeņiem. Pirmajā līmenī tiek glabāti neapstrādāti dati</w:t>
      </w:r>
      <w:r w:rsidR="000B071D">
        <w:t xml:space="preserve"> </w:t>
      </w:r>
      <w:r w:rsidR="000B071D">
        <w:rPr>
          <w:i/>
          <w:iCs/>
        </w:rPr>
        <w:t>Raw</w:t>
      </w:r>
      <w:r w:rsidR="000B071D">
        <w:t xml:space="preserve"> formātā</w:t>
      </w:r>
      <w:r>
        <w:t xml:space="preserve">, kas iegūti pa tiešo no datu avotiem. Katra nākamā maģistrāles līmeņa dati tiek iegūti no iepriekšējā līmeņa un tiek atjaunināti arvien retāk. Līmeņu skaitu un to atjaunināšanas biežumu nosaka konkrētās sistēmas prasības. Tā kā gan </w:t>
      </w:r>
      <w:r w:rsidR="007A707C">
        <w:t xml:space="preserve">pirmajā </w:t>
      </w:r>
      <w:r>
        <w:t xml:space="preserve">datu maģistrāles līmenī, gan pārējos starpposmos dati tiek glabāti to sākotnējā formātā un ir tikai daļēji integrēti, </w:t>
      </w:r>
      <w:r w:rsidR="007A707C">
        <w:t>to</w:t>
      </w:r>
      <w:r>
        <w:t xml:space="preserve"> glabāšanai tiek izmantota </w:t>
      </w:r>
      <w:r>
        <w:rPr>
          <w:i/>
          <w:iCs/>
        </w:rPr>
        <w:t xml:space="preserve">Data Lake </w:t>
      </w:r>
      <w:r>
        <w:t>struktūra</w:t>
      </w:r>
      <w:r w:rsidR="007A707C">
        <w:t xml:space="preserve"> [</w:t>
      </w:r>
      <w:r w:rsidR="007A707C">
        <w:fldChar w:fldCharType="begin"/>
      </w:r>
      <w:r w:rsidR="007A707C">
        <w:instrText xml:space="preserve"> REF _Ref40257578 \r \h </w:instrText>
      </w:r>
      <w:r w:rsidR="007A707C">
        <w:fldChar w:fldCharType="separate"/>
      </w:r>
      <w:r w:rsidR="007A707C">
        <w:t>22</w:t>
      </w:r>
      <w:r w:rsidR="007A707C">
        <w:fldChar w:fldCharType="end"/>
      </w:r>
      <w:r w:rsidR="007A707C">
        <w:t>]</w:t>
      </w:r>
      <w:r>
        <w:t xml:space="preserve">. </w:t>
      </w:r>
      <w:r w:rsidR="001538B7">
        <w:t>Datu maģistrāles līmeņi tiek iegūti izmantojot ETL procesus, kas veic datu pārveidi, apkopošanu</w:t>
      </w:r>
      <w:r w:rsidR="007722D6">
        <w:t xml:space="preserve"> un</w:t>
      </w:r>
      <w:r w:rsidR="001538B7">
        <w:t xml:space="preserve"> saistīto datu vienību integrēšanu</w:t>
      </w:r>
      <w:r w:rsidR="007A707C">
        <w:t xml:space="preserve"> [</w:t>
      </w:r>
      <w:r w:rsidR="007A707C">
        <w:fldChar w:fldCharType="begin"/>
      </w:r>
      <w:r w:rsidR="007A707C">
        <w:instrText xml:space="preserve"> REF _Ref40258689 \r \h </w:instrText>
      </w:r>
      <w:r w:rsidR="007A707C">
        <w:fldChar w:fldCharType="separate"/>
      </w:r>
      <w:r w:rsidR="007A707C">
        <w:t>21</w:t>
      </w:r>
      <w:r w:rsidR="007A707C">
        <w:fldChar w:fldCharType="end"/>
      </w:r>
      <w:r w:rsidR="007A707C">
        <w:t>]</w:t>
      </w:r>
      <w:r w:rsidR="001538B7">
        <w:t xml:space="preserve">. </w:t>
      </w:r>
    </w:p>
    <w:p w14:paraId="3485F51D" w14:textId="22B547C4" w:rsidR="001538B7" w:rsidRDefault="001538B7" w:rsidP="001538B7">
      <w:pPr>
        <w:pStyle w:val="Teksts"/>
      </w:pPr>
      <w:r>
        <w:t>Tā kā ETL procesi papildina zemāka līmeņa datus ar informāciju, kas iegūta, veicot informācijas apstrādi un transformāciju augstākos līmeņos, iespējams savienot dažādu maģistrāles līmeņu datus, lai iegūtu vēl vērtīgākus datu analīzes rezultātus</w:t>
      </w:r>
      <w:r w:rsidR="007A707C">
        <w:t xml:space="preserve"> [</w:t>
      </w:r>
      <w:r w:rsidR="007A707C">
        <w:fldChar w:fldCharType="begin"/>
      </w:r>
      <w:r w:rsidR="007A707C">
        <w:instrText xml:space="preserve"> REF _Ref40257578 \r \h </w:instrText>
      </w:r>
      <w:r w:rsidR="007A707C">
        <w:fldChar w:fldCharType="separate"/>
      </w:r>
      <w:r w:rsidR="007A707C">
        <w:t>22</w:t>
      </w:r>
      <w:r w:rsidR="007A707C">
        <w:fldChar w:fldCharType="end"/>
      </w:r>
      <w:r w:rsidR="007A707C">
        <w:t>]</w:t>
      </w:r>
      <w:r>
        <w:t>.</w:t>
      </w:r>
      <w:r w:rsidRPr="001538B7">
        <w:t xml:space="preserve"> </w:t>
      </w:r>
    </w:p>
    <w:p w14:paraId="0F3E9E65" w14:textId="704F3F50" w:rsidR="001553C9" w:rsidRDefault="001553C9" w:rsidP="001538B7">
      <w:pPr>
        <w:pStyle w:val="Teksts"/>
      </w:pPr>
    </w:p>
    <w:p w14:paraId="2B3CC9DD" w14:textId="6B7D104C" w:rsidR="001553C9" w:rsidRDefault="001553C9" w:rsidP="001538B7">
      <w:pPr>
        <w:pStyle w:val="Teksts"/>
      </w:pPr>
    </w:p>
    <w:p w14:paraId="37E736E2" w14:textId="77777777" w:rsidR="001553C9" w:rsidRDefault="001553C9" w:rsidP="001538B7">
      <w:pPr>
        <w:pStyle w:val="Teksts"/>
      </w:pPr>
    </w:p>
    <w:p w14:paraId="68B48FF3" w14:textId="182C7D44" w:rsidR="00FB69DE" w:rsidRDefault="00FB69DE" w:rsidP="00276DA8">
      <w:pPr>
        <w:pStyle w:val="apak-apaknodvirsr"/>
        <w:numPr>
          <w:ilvl w:val="2"/>
          <w:numId w:val="1"/>
        </w:numPr>
        <w:ind w:left="1843" w:hanging="709"/>
      </w:pPr>
      <w:bookmarkStart w:id="435" w:name="_Ref39574057"/>
      <w:bookmarkStart w:id="436" w:name="_Toc41169702"/>
      <w:r>
        <w:lastRenderedPageBreak/>
        <w:t>Metadatu glabātuve</w:t>
      </w:r>
      <w:bookmarkEnd w:id="435"/>
      <w:bookmarkEnd w:id="436"/>
    </w:p>
    <w:p w14:paraId="2973C736" w14:textId="4A145836" w:rsidR="001538B7" w:rsidRDefault="001538B7" w:rsidP="001538B7">
      <w:pPr>
        <w:pStyle w:val="Teksts"/>
      </w:pPr>
      <w:r>
        <w:t xml:space="preserve">Sistēmas arhitektūras darbība pamatā balstīta uz metadatu glabātuvē esošajiem </w:t>
      </w:r>
      <w:r w:rsidR="007722D6">
        <w:t>datiem</w:t>
      </w:r>
      <w:r>
        <w:t>. Izmantojot metadatu pārvaldības rīku</w:t>
      </w:r>
      <w:r w:rsidR="007722D6">
        <w:t xml:space="preserve"> un</w:t>
      </w:r>
      <w:r>
        <w:t xml:space="preserve"> definējot dažādus metadatus, izstrādātājs nosaka, kā darbosies sistēma. Metadatu glabātuvē glabājas sešu veidu metadati:</w:t>
      </w:r>
    </w:p>
    <w:p w14:paraId="4174EF7E" w14:textId="01ED5001" w:rsidR="001538B7" w:rsidRDefault="00F02D01" w:rsidP="001538B7">
      <w:pPr>
        <w:pStyle w:val="Teksts"/>
        <w:numPr>
          <w:ilvl w:val="0"/>
          <w:numId w:val="21"/>
        </w:numPr>
      </w:pPr>
      <w:r>
        <w:rPr>
          <w:i/>
          <w:iCs/>
        </w:rPr>
        <w:t xml:space="preserve">OLAP </w:t>
      </w:r>
      <w:r>
        <w:t>kubu (angļu val. – “</w:t>
      </w:r>
      <w:r w:rsidRPr="00F02D01">
        <w:rPr>
          <w:i/>
          <w:iCs/>
        </w:rPr>
        <w:t>OLAP cubes</w:t>
      </w:r>
      <w:r>
        <w:t>” [</w:t>
      </w:r>
      <w:r>
        <w:fldChar w:fldCharType="begin"/>
      </w:r>
      <w:r>
        <w:instrText xml:space="preserve"> REF _Ref40257662 \r \h </w:instrText>
      </w:r>
      <w:r>
        <w:fldChar w:fldCharType="separate"/>
      </w:r>
      <w:r>
        <w:t>1</w:t>
      </w:r>
      <w:r>
        <w:fldChar w:fldCharType="end"/>
      </w:r>
      <w:r>
        <w:t>])</w:t>
      </w:r>
      <w:r w:rsidR="001538B7">
        <w:rPr>
          <w:i/>
          <w:iCs/>
        </w:rPr>
        <w:t xml:space="preserve"> </w:t>
      </w:r>
      <w:r w:rsidR="001538B7">
        <w:t xml:space="preserve">metadati – tiek izmantoti </w:t>
      </w:r>
      <w:r w:rsidRPr="00F02D01">
        <w:t>kubu dzinējos</w:t>
      </w:r>
      <w:r>
        <w:t xml:space="preserve"> (angļu val. – “</w:t>
      </w:r>
      <w:r w:rsidRPr="00F02D01">
        <w:rPr>
          <w:i/>
          <w:iCs/>
        </w:rPr>
        <w:t>cube engine</w:t>
      </w:r>
      <w:r>
        <w:t>” [</w:t>
      </w:r>
      <w:r>
        <w:fldChar w:fldCharType="begin"/>
      </w:r>
      <w:r>
        <w:instrText xml:space="preserve"> REF _Ref40257662 \r \h </w:instrText>
      </w:r>
      <w:r>
        <w:fldChar w:fldCharType="separate"/>
      </w:r>
      <w:r>
        <w:t>1</w:t>
      </w:r>
      <w:r>
        <w:fldChar w:fldCharType="end"/>
      </w:r>
      <w:r>
        <w:t>])</w:t>
      </w:r>
      <w:r w:rsidR="001538B7">
        <w:t xml:space="preserve"> un vaicājumu izpildē;</w:t>
      </w:r>
    </w:p>
    <w:p w14:paraId="20C222BB" w14:textId="244DA59A" w:rsidR="001538B7" w:rsidRDefault="001309EE" w:rsidP="001538B7">
      <w:pPr>
        <w:pStyle w:val="Teksts"/>
        <w:numPr>
          <w:ilvl w:val="0"/>
          <w:numId w:val="21"/>
        </w:numPr>
      </w:pPr>
      <w:r>
        <w:t>k</w:t>
      </w:r>
      <w:r w:rsidR="006970A8">
        <w:t>artēš</w:t>
      </w:r>
      <w:r w:rsidR="001538B7">
        <w:t xml:space="preserve">anas metadati – tiek izmantoti, lai definētu ETL procesus (saites starp datu avotiem un datu vienībām dažādos datu maģistrāles līmeņos, kā arī datu </w:t>
      </w:r>
      <w:r>
        <w:t>ielādēšanai nepieciešamās transformācijas);</w:t>
      </w:r>
    </w:p>
    <w:p w14:paraId="0EC6927B" w14:textId="08C3422D" w:rsidR="001538B7" w:rsidRDefault="001309EE" w:rsidP="001538B7">
      <w:pPr>
        <w:pStyle w:val="Teksts"/>
        <w:numPr>
          <w:ilvl w:val="0"/>
          <w:numId w:val="21"/>
        </w:numPr>
      </w:pPr>
      <w:r>
        <w:t>evolūcijas un potenciālo izmaiņu metadati, adaptācijas nosacījumi – tiek glabāta informācija par iespējamajām izmaiņām datu avotos un iespējām, kā šīs izmaiņas adaptēt sistēmā;</w:t>
      </w:r>
    </w:p>
    <w:p w14:paraId="6B030156" w14:textId="245BFE35" w:rsidR="001309EE" w:rsidRDefault="001309EE" w:rsidP="001538B7">
      <w:pPr>
        <w:pStyle w:val="Teksts"/>
        <w:numPr>
          <w:ilvl w:val="0"/>
          <w:numId w:val="21"/>
        </w:numPr>
      </w:pPr>
      <w:r>
        <w:t>shematiskie metadati – tiek izmantoti sistēmas datu struktūru glabāšanai.</w:t>
      </w:r>
      <w:r w:rsidR="001D285F">
        <w:t xml:space="preserve"> [</w:t>
      </w:r>
      <w:r w:rsidR="00D731B2">
        <w:fldChar w:fldCharType="begin"/>
      </w:r>
      <w:r w:rsidR="00D731B2">
        <w:instrText xml:space="preserve"> REF _Ref40257578 \r \h </w:instrText>
      </w:r>
      <w:r w:rsidR="00D731B2">
        <w:fldChar w:fldCharType="separate"/>
      </w:r>
      <w:r w:rsidR="00D731B2">
        <w:t>22</w:t>
      </w:r>
      <w:r w:rsidR="00D731B2">
        <w:fldChar w:fldCharType="end"/>
      </w:r>
      <w:r w:rsidR="001D285F">
        <w:t>]</w:t>
      </w:r>
    </w:p>
    <w:p w14:paraId="5B7D2760" w14:textId="77777777" w:rsidR="00E56DE7" w:rsidRPr="00E56DE7" w:rsidRDefault="00E56DE7" w:rsidP="00E56DE7">
      <w:pPr>
        <w:pStyle w:val="Teksts"/>
        <w:ind w:firstLine="0"/>
        <w:rPr>
          <w:sz w:val="16"/>
          <w:szCs w:val="18"/>
        </w:rPr>
      </w:pPr>
    </w:p>
    <w:p w14:paraId="3AFA91FD" w14:textId="6B5C641D" w:rsidR="00E56DE7" w:rsidRDefault="00E56DE7" w:rsidP="00E56DE7">
      <w:pPr>
        <w:pStyle w:val="Teksts"/>
        <w:ind w:firstLine="0"/>
      </w:pPr>
      <w:r>
        <w:rPr>
          <w:noProof/>
        </w:rPr>
        <w:drawing>
          <wp:inline distT="0" distB="0" distL="0" distR="0" wp14:anchorId="4FEEC7DA" wp14:editId="2F8F5FB6">
            <wp:extent cx="5760085" cy="4874260"/>
            <wp:effectExtent l="0" t="0" r="0" b="254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ceptual_metadata_model.JPG"/>
                    <pic:cNvPicPr/>
                  </pic:nvPicPr>
                  <pic:blipFill>
                    <a:blip r:embed="rId16">
                      <a:extLst>
                        <a:ext uri="{BEBA8EAE-BF5A-486C-A8C5-ECC9F3942E4B}">
                          <a14:imgProps xmlns:a14="http://schemas.microsoft.com/office/drawing/2010/main">
                            <a14:imgLayer r:embed="rId17">
                              <a14:imgEffect>
                                <a14:saturation sat="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760085" cy="4874260"/>
                    </a:xfrm>
                    <a:prstGeom prst="rect">
                      <a:avLst/>
                    </a:prstGeom>
                  </pic:spPr>
                </pic:pic>
              </a:graphicData>
            </a:graphic>
          </wp:inline>
        </w:drawing>
      </w:r>
    </w:p>
    <w:p w14:paraId="5279AF5C" w14:textId="52845795" w:rsidR="00E56DE7" w:rsidRDefault="00E56DE7" w:rsidP="00E56DE7">
      <w:pPr>
        <w:pStyle w:val="attlavirsraksts"/>
      </w:pPr>
      <w:bookmarkStart w:id="437" w:name="_Ref39582207"/>
      <w:r w:rsidRPr="00E56DE7">
        <w:rPr>
          <w:b w:val="0"/>
          <w:bCs/>
          <w:i/>
          <w:iCs/>
        </w:rPr>
        <w:t>2.</w:t>
      </w:r>
      <w:r w:rsidR="009D7378">
        <w:rPr>
          <w:b w:val="0"/>
          <w:bCs/>
          <w:i/>
          <w:iCs/>
        </w:rPr>
        <w:t>2</w:t>
      </w:r>
      <w:r w:rsidRPr="00E56DE7">
        <w:rPr>
          <w:b w:val="0"/>
          <w:bCs/>
          <w:i/>
          <w:iCs/>
        </w:rPr>
        <w:t>. att.</w:t>
      </w:r>
      <w:bookmarkEnd w:id="437"/>
      <w:r>
        <w:t xml:space="preserve"> Konceptuālais metadatu </w:t>
      </w:r>
      <w:r w:rsidR="000D2515">
        <w:t xml:space="preserve">glabātuves </w:t>
      </w:r>
      <w:r>
        <w:t>modelis</w:t>
      </w:r>
      <w:r w:rsidR="001D466F">
        <w:t xml:space="preserve"> [</w:t>
      </w:r>
      <w:r w:rsidR="00D731B2">
        <w:fldChar w:fldCharType="begin"/>
      </w:r>
      <w:r w:rsidR="00D731B2">
        <w:instrText xml:space="preserve"> REF _Ref40258632 \r \h </w:instrText>
      </w:r>
      <w:r w:rsidR="00D731B2">
        <w:fldChar w:fldCharType="separate"/>
      </w:r>
      <w:r w:rsidR="00D731B2">
        <w:t>23</w:t>
      </w:r>
      <w:r w:rsidR="00D731B2">
        <w:fldChar w:fldCharType="end"/>
      </w:r>
      <w:r w:rsidR="001D466F">
        <w:t>]</w:t>
      </w:r>
    </w:p>
    <w:p w14:paraId="36A5EDB0" w14:textId="169C4AE9" w:rsidR="00E56DE7" w:rsidRDefault="00E56DE7" w:rsidP="00E56DE7">
      <w:pPr>
        <w:pStyle w:val="Teksts"/>
      </w:pPr>
    </w:p>
    <w:p w14:paraId="04F29B8C" w14:textId="6D802931" w:rsidR="00E56DE7" w:rsidRDefault="22F6A669" w:rsidP="00E56DE7">
      <w:pPr>
        <w:pStyle w:val="Teksts"/>
      </w:pPr>
      <w:r>
        <w:t xml:space="preserve">Konceptuālo metadatu modeli skatīt attēlā </w:t>
      </w:r>
      <w:r w:rsidR="00E56DE7">
        <w:fldChar w:fldCharType="begin"/>
      </w:r>
      <w:r w:rsidR="00E56DE7">
        <w:instrText xml:space="preserve"> REF _Ref39582207 \h  \* MERGEFORMAT </w:instrText>
      </w:r>
      <w:r w:rsidR="00E56DE7">
        <w:fldChar w:fldCharType="separate"/>
      </w:r>
      <w:r>
        <w:t>2.2.</w:t>
      </w:r>
      <w:r w:rsidR="00E56DE7">
        <w:fldChar w:fldCharType="end"/>
      </w:r>
      <w:r>
        <w:t xml:space="preserve"> (adaptēts no [</w:t>
      </w:r>
      <w:r w:rsidR="00E56DE7">
        <w:fldChar w:fldCharType="begin"/>
      </w:r>
      <w:r w:rsidR="00E56DE7">
        <w:instrText xml:space="preserve"> REF _Ref40258632 \r \h </w:instrText>
      </w:r>
      <w:r w:rsidR="00E56DE7">
        <w:fldChar w:fldCharType="separate"/>
      </w:r>
      <w:r>
        <w:t>23</w:t>
      </w:r>
      <w:r w:rsidR="00E56DE7">
        <w:fldChar w:fldCharType="end"/>
      </w:r>
      <w:r>
        <w:t xml:space="preserve">]). Datu kopa (klase </w:t>
      </w:r>
      <w:r w:rsidRPr="22F6A669">
        <w:rPr>
          <w:i/>
          <w:iCs/>
        </w:rPr>
        <w:t>Data Set</w:t>
      </w:r>
      <w:r>
        <w:t>) tiek apzīmēta kā datu vienību (</w:t>
      </w:r>
      <w:r w:rsidRPr="22F6A669">
        <w:rPr>
          <w:i/>
          <w:iCs/>
        </w:rPr>
        <w:t>Data Item</w:t>
      </w:r>
      <w:r>
        <w:t>) kopums un ir sadalīta trīs apakšklasēs – strukturēta datu kopa (</w:t>
      </w:r>
      <w:r w:rsidRPr="22F6A669">
        <w:rPr>
          <w:i/>
          <w:iCs/>
        </w:rPr>
        <w:t>Structured Data Set</w:t>
      </w:r>
      <w:r>
        <w:t>), daļēji strukturēta datu kopa (</w:t>
      </w:r>
      <w:r w:rsidRPr="22F6A669">
        <w:rPr>
          <w:i/>
          <w:iCs/>
        </w:rPr>
        <w:t>Semi-structured Data Set</w:t>
      </w:r>
      <w:r>
        <w:t>) un nestrukturēta datu kopa (</w:t>
      </w:r>
      <w:r w:rsidRPr="22F6A669">
        <w:rPr>
          <w:i/>
          <w:iCs/>
        </w:rPr>
        <w:t>Unstructured Data Set</w:t>
      </w:r>
      <w:r>
        <w:t>). Datu kopa var tikt iegūta no datu avota (</w:t>
      </w:r>
      <w:r w:rsidRPr="22F6A669">
        <w:rPr>
          <w:i/>
          <w:iCs/>
        </w:rPr>
        <w:t>Data Source</w:t>
      </w:r>
      <w:r>
        <w:t>) vai tā var būt kāda datu maģistrāles līmeņa (</w:t>
      </w:r>
      <w:r w:rsidRPr="22F6A669">
        <w:rPr>
          <w:i/>
          <w:iCs/>
        </w:rPr>
        <w:t>Data Highway Level</w:t>
      </w:r>
      <w:r>
        <w:t>) sastāvdaļa. Tiek glabāta informācija arī par datu kopu informācijas iegūšanas ātrumu un biežumu (</w:t>
      </w:r>
      <w:r w:rsidRPr="22F6A669">
        <w:rPr>
          <w:i/>
          <w:iCs/>
        </w:rPr>
        <w:t>VelocityType</w:t>
      </w:r>
      <w:r>
        <w:t xml:space="preserve">). Ja pastāv saite starp datu vienībām vienā un tajā pašā vai dažādās datu kopās, tiek izmantota klase </w:t>
      </w:r>
      <w:r w:rsidRPr="22F6A669">
        <w:rPr>
          <w:i/>
          <w:iCs/>
        </w:rPr>
        <w:t>Relationship</w:t>
      </w:r>
      <w:r>
        <w:t xml:space="preserve">, kas savieno attiecīgos bērnu un vecāku objektus. Kartēšanas metadati (klase </w:t>
      </w:r>
      <w:r w:rsidRPr="22F6A669">
        <w:rPr>
          <w:i/>
          <w:iCs/>
        </w:rPr>
        <w:t>Mapping</w:t>
      </w:r>
      <w:r>
        <w:t xml:space="preserve">) norāda, kādas transformācijas pielietojamas, lai no zemāka datu maģistrāles līmeņa datu vienība tiktu pārvietota uz augstāku maģistrāles līmeni. Klase </w:t>
      </w:r>
      <w:r w:rsidRPr="22F6A669">
        <w:rPr>
          <w:i/>
          <w:iCs/>
        </w:rPr>
        <w:t>Change</w:t>
      </w:r>
      <w:r>
        <w:t xml:space="preserve"> paredzēta evolūcijas rezultātā notikušo izmaiņu reģistrēšanai un tālākai izmaiņu apstrādei.</w:t>
      </w:r>
    </w:p>
    <w:p w14:paraId="713D96E0" w14:textId="77777777" w:rsidR="00512FD8" w:rsidRDefault="00512FD8" w:rsidP="00E56DE7">
      <w:pPr>
        <w:pStyle w:val="Teksts"/>
      </w:pPr>
    </w:p>
    <w:p w14:paraId="0A0DF27E" w14:textId="660C87DB" w:rsidR="00512FD8" w:rsidRDefault="00512FD8" w:rsidP="00512FD8">
      <w:pPr>
        <w:pStyle w:val="Teksts"/>
        <w:ind w:firstLine="0"/>
      </w:pPr>
      <w:r>
        <w:rPr>
          <w:noProof/>
        </w:rPr>
        <w:drawing>
          <wp:inline distT="0" distB="0" distL="0" distR="0" wp14:anchorId="621D69A3" wp14:editId="6606313C">
            <wp:extent cx="5760085" cy="4302125"/>
            <wp:effectExtent l="0" t="0" r="0" b="3175"/>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ysical_db_model.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4302125"/>
                    </a:xfrm>
                    <a:prstGeom prst="rect">
                      <a:avLst/>
                    </a:prstGeom>
                  </pic:spPr>
                </pic:pic>
              </a:graphicData>
            </a:graphic>
          </wp:inline>
        </w:drawing>
      </w:r>
    </w:p>
    <w:p w14:paraId="09C4C264" w14:textId="7C88F503" w:rsidR="00512FD8" w:rsidRPr="00D238ED" w:rsidRDefault="00512FD8" w:rsidP="00512FD8">
      <w:pPr>
        <w:pStyle w:val="attlavirsraksts"/>
      </w:pPr>
      <w:bookmarkStart w:id="438" w:name="_Ref39746333"/>
      <w:r w:rsidRPr="00512FD8">
        <w:rPr>
          <w:b w:val="0"/>
          <w:bCs/>
          <w:i/>
          <w:iCs/>
        </w:rPr>
        <w:t>2.</w:t>
      </w:r>
      <w:bookmarkEnd w:id="438"/>
      <w:r w:rsidR="009D7378">
        <w:rPr>
          <w:b w:val="0"/>
          <w:bCs/>
          <w:i/>
          <w:iCs/>
        </w:rPr>
        <w:t>3</w:t>
      </w:r>
      <w:r w:rsidRPr="00512FD8">
        <w:rPr>
          <w:b w:val="0"/>
          <w:bCs/>
          <w:i/>
          <w:iCs/>
        </w:rPr>
        <w:t>.</w:t>
      </w:r>
      <w:r w:rsidR="000D2515">
        <w:rPr>
          <w:b w:val="0"/>
          <w:bCs/>
          <w:i/>
          <w:iCs/>
        </w:rPr>
        <w:t xml:space="preserve"> att.</w:t>
      </w:r>
      <w:r>
        <w:t xml:space="preserve"> Fiziskais metadatu glabātuves datu bāzes modelis</w:t>
      </w:r>
      <w:r w:rsidR="001D466F">
        <w:t xml:space="preserve"> [</w:t>
      </w:r>
      <w:r w:rsidR="00D731B2">
        <w:fldChar w:fldCharType="begin"/>
      </w:r>
      <w:r w:rsidR="00D731B2">
        <w:instrText xml:space="preserve"> REF _Ref40258689 \r \h </w:instrText>
      </w:r>
      <w:r w:rsidR="00D731B2">
        <w:fldChar w:fldCharType="separate"/>
      </w:r>
      <w:r w:rsidR="00D731B2">
        <w:t>21</w:t>
      </w:r>
      <w:r w:rsidR="00D731B2">
        <w:fldChar w:fldCharType="end"/>
      </w:r>
      <w:r w:rsidR="001D466F">
        <w:t>]</w:t>
      </w:r>
    </w:p>
    <w:p w14:paraId="399F4B11" w14:textId="36F6D5A0" w:rsidR="008F2160" w:rsidRDefault="008F2160" w:rsidP="008F2160">
      <w:pPr>
        <w:pStyle w:val="ListParagraph"/>
      </w:pPr>
    </w:p>
    <w:p w14:paraId="07A32B2E" w14:textId="0CFF377E" w:rsidR="00512FD8" w:rsidRDefault="00512FD8" w:rsidP="000D2515">
      <w:pPr>
        <w:pStyle w:val="Teksts"/>
      </w:pPr>
      <w:r>
        <w:t xml:space="preserve">Aprakstītais </w:t>
      </w:r>
      <w:r w:rsidR="000D2515">
        <w:t xml:space="preserve">konceptuālais </w:t>
      </w:r>
      <w:r>
        <w:t xml:space="preserve">modelis realizēts </w:t>
      </w:r>
      <w:r w:rsidR="007722D6">
        <w:t xml:space="preserve">relāciju </w:t>
      </w:r>
      <w:r>
        <w:t>datu bāz</w:t>
      </w:r>
      <w:r w:rsidR="000D2515">
        <w:t xml:space="preserve">ē (skat. att. </w:t>
      </w:r>
      <w:r w:rsidR="000D2515" w:rsidRPr="000D2515">
        <w:fldChar w:fldCharType="begin"/>
      </w:r>
      <w:r w:rsidR="000D2515" w:rsidRPr="000D2515">
        <w:instrText xml:space="preserve"> REF _Ref39746333 \h  \* MERGEFORMAT </w:instrText>
      </w:r>
      <w:r w:rsidR="000D2515" w:rsidRPr="000D2515">
        <w:fldChar w:fldCharType="separate"/>
      </w:r>
      <w:r w:rsidR="009D7378" w:rsidRPr="009D7378">
        <w:t>2.</w:t>
      </w:r>
      <w:r w:rsidR="000D2515" w:rsidRPr="000D2515">
        <w:fldChar w:fldCharType="end"/>
      </w:r>
      <w:r w:rsidR="009D7378">
        <w:t>3</w:t>
      </w:r>
      <w:r w:rsidR="000D2515" w:rsidRPr="000D2515">
        <w:t>.</w:t>
      </w:r>
      <w:r w:rsidR="000D2515">
        <w:t xml:space="preserve"> – adaptēts no [</w:t>
      </w:r>
      <w:r w:rsidR="00D731B2">
        <w:fldChar w:fldCharType="begin"/>
      </w:r>
      <w:r w:rsidR="00D731B2">
        <w:instrText xml:space="preserve"> REF _Ref40258689 \r \h </w:instrText>
      </w:r>
      <w:r w:rsidR="00D731B2">
        <w:fldChar w:fldCharType="separate"/>
      </w:r>
      <w:r w:rsidR="00D731B2">
        <w:t>21</w:t>
      </w:r>
      <w:r w:rsidR="00D731B2">
        <w:fldChar w:fldCharType="end"/>
      </w:r>
      <w:r w:rsidR="000D2515">
        <w:t xml:space="preserve">]). </w:t>
      </w:r>
      <w:r w:rsidR="007722D6">
        <w:t>Tipu</w:t>
      </w:r>
      <w:r w:rsidR="00BE0EB3">
        <w:t xml:space="preserve"> (klases </w:t>
      </w:r>
      <w:r w:rsidR="00BE0EB3">
        <w:rPr>
          <w:i/>
          <w:iCs/>
        </w:rPr>
        <w:t xml:space="preserve">SSFormatType, USFormatType, RelationshipType, StatusType, ChnageType, VelocityType, RoleType </w:t>
      </w:r>
      <w:r w:rsidR="00BE0EB3">
        <w:t xml:space="preserve">un </w:t>
      </w:r>
      <w:r w:rsidR="00BE0EB3">
        <w:rPr>
          <w:i/>
          <w:iCs/>
        </w:rPr>
        <w:t>ItemType</w:t>
      </w:r>
      <w:r w:rsidR="00BE0EB3">
        <w:t>)</w:t>
      </w:r>
      <w:r w:rsidR="000D2515">
        <w:t xml:space="preserve"> </w:t>
      </w:r>
      <w:r w:rsidR="007722D6">
        <w:t>glabāšanai</w:t>
      </w:r>
      <w:r w:rsidR="000D2515">
        <w:t xml:space="preserve"> izmantota tabula </w:t>
      </w:r>
      <w:r w:rsidR="000D2515">
        <w:rPr>
          <w:i/>
          <w:iCs/>
        </w:rPr>
        <w:t>Types</w:t>
      </w:r>
      <w:r w:rsidR="00BE0EB3">
        <w:t xml:space="preserve">. Lai </w:t>
      </w:r>
      <w:r w:rsidR="00BE0EB3">
        <w:lastRenderedPageBreak/>
        <w:t xml:space="preserve">nodrošinātu kartēšanu, izmantotas tabulas </w:t>
      </w:r>
      <w:r w:rsidR="00BE0EB3">
        <w:rPr>
          <w:i/>
          <w:iCs/>
        </w:rPr>
        <w:t xml:space="preserve">Mapping </w:t>
      </w:r>
      <w:r w:rsidR="00BE0EB3">
        <w:t xml:space="preserve">un </w:t>
      </w:r>
      <w:r w:rsidR="00BE0EB3">
        <w:rPr>
          <w:i/>
          <w:iCs/>
        </w:rPr>
        <w:t xml:space="preserve">MappingOrigin </w:t>
      </w:r>
      <w:r w:rsidR="00BE0EB3">
        <w:t xml:space="preserve">– tā kā tabulā </w:t>
      </w:r>
      <w:r w:rsidR="00BE0EB3">
        <w:rPr>
          <w:i/>
          <w:iCs/>
        </w:rPr>
        <w:t>Mapping</w:t>
      </w:r>
      <w:r w:rsidR="00BE0EB3">
        <w:t xml:space="preserve"> norādītā formula, pēc kuras iegūta datu vienības vērtība, var tikt izmantota vairākām datu vienībām, tabula </w:t>
      </w:r>
      <w:r w:rsidR="00BE0EB3">
        <w:rPr>
          <w:i/>
          <w:iCs/>
        </w:rPr>
        <w:t>MappingOrigin</w:t>
      </w:r>
      <w:r w:rsidR="00BE0EB3">
        <w:t xml:space="preserve"> izmantota kā starptabula N:N saites nodrošināšanai. Tas pats princips izmantots arī tabulās </w:t>
      </w:r>
      <w:r w:rsidR="00BE0EB3">
        <w:rPr>
          <w:i/>
          <w:iCs/>
        </w:rPr>
        <w:t>Relation</w:t>
      </w:r>
      <w:r w:rsidR="007722D6">
        <w:rPr>
          <w:i/>
          <w:iCs/>
        </w:rPr>
        <w:t>s</w:t>
      </w:r>
      <w:r w:rsidR="00BE0EB3">
        <w:rPr>
          <w:i/>
          <w:iCs/>
        </w:rPr>
        <w:t xml:space="preserve">hip </w:t>
      </w:r>
      <w:r w:rsidR="00BE0EB3">
        <w:t xml:space="preserve">un </w:t>
      </w:r>
      <w:r w:rsidR="00BE0EB3">
        <w:rPr>
          <w:i/>
          <w:iCs/>
        </w:rPr>
        <w:t>RelationshipElement</w:t>
      </w:r>
      <w:r w:rsidR="008E2716">
        <w:rPr>
          <w:i/>
          <w:iCs/>
        </w:rPr>
        <w:t xml:space="preserve">, </w:t>
      </w:r>
      <w:r w:rsidR="008E2716">
        <w:t xml:space="preserve">kā arī </w:t>
      </w:r>
      <w:r w:rsidR="008E2716">
        <w:rPr>
          <w:i/>
          <w:iCs/>
        </w:rPr>
        <w:t xml:space="preserve">DataSet </w:t>
      </w:r>
      <w:r w:rsidR="008E2716">
        <w:t xml:space="preserve">un </w:t>
      </w:r>
      <w:r w:rsidR="008E2716">
        <w:rPr>
          <w:i/>
          <w:iCs/>
        </w:rPr>
        <w:t>DataSetInstance</w:t>
      </w:r>
      <w:r w:rsidR="007722D6">
        <w:rPr>
          <w:i/>
          <w:iCs/>
        </w:rPr>
        <w:t xml:space="preserve"> </w:t>
      </w:r>
      <w:r w:rsidR="007722D6">
        <w:t>tabulās</w:t>
      </w:r>
      <w:r w:rsidR="00BE0EB3">
        <w:t>.</w:t>
      </w:r>
    </w:p>
    <w:p w14:paraId="62C75345" w14:textId="5FE19363" w:rsidR="00BE0EB3" w:rsidRPr="00956BE7" w:rsidRDefault="00956BE7" w:rsidP="000D2515">
      <w:pPr>
        <w:pStyle w:val="Teksts"/>
      </w:pPr>
      <w:r>
        <w:t xml:space="preserve">Tabula </w:t>
      </w:r>
      <w:r>
        <w:rPr>
          <w:i/>
          <w:iCs/>
        </w:rPr>
        <w:t>MetadataProperty</w:t>
      </w:r>
      <w:r>
        <w:t xml:space="preserve"> izmantota jebkādu aprakstošo Atslēga:Vērtība pāru glabāšanai, piemēram, failu nosaukumi, izmēri, rakstzīmju kopas, ierobežojumu pārbaudes datu kopām, tipi u.c. [</w:t>
      </w:r>
      <w:r w:rsidR="00D731B2">
        <w:fldChar w:fldCharType="begin"/>
      </w:r>
      <w:r w:rsidR="00D731B2">
        <w:instrText xml:space="preserve"> REF _Ref40258689 \r \h </w:instrText>
      </w:r>
      <w:r w:rsidR="00D731B2">
        <w:fldChar w:fldCharType="separate"/>
      </w:r>
      <w:r w:rsidR="00D731B2">
        <w:t>21</w:t>
      </w:r>
      <w:r w:rsidR="00D731B2">
        <w:fldChar w:fldCharType="end"/>
      </w:r>
      <w:r>
        <w:t>]</w:t>
      </w:r>
      <w:r w:rsidR="005D530A">
        <w:t>.</w:t>
      </w:r>
    </w:p>
    <w:p w14:paraId="7A5C1505" w14:textId="74F55B51" w:rsidR="008F2160" w:rsidRDefault="008F2160" w:rsidP="00276DA8">
      <w:pPr>
        <w:pStyle w:val="apak-apaknodvirsr"/>
        <w:numPr>
          <w:ilvl w:val="2"/>
          <w:numId w:val="1"/>
        </w:numPr>
        <w:ind w:left="1843"/>
      </w:pPr>
      <w:bookmarkStart w:id="439" w:name="_Ref39575434"/>
      <w:bookmarkStart w:id="440" w:name="_Toc41169703"/>
      <w:r>
        <w:t>Adaptācijas komponente</w:t>
      </w:r>
      <w:bookmarkEnd w:id="439"/>
      <w:bookmarkEnd w:id="440"/>
    </w:p>
    <w:p w14:paraId="41B57E18" w14:textId="68B93236" w:rsidR="008020AD" w:rsidRDefault="22F6A669" w:rsidP="00E14293">
      <w:pPr>
        <w:pStyle w:val="Teksts"/>
      </w:pPr>
      <w:r>
        <w:t>Lielo datu noliktavas pamatelements, kas atbild par datu avotu un informācijas prasību izmaiņu apstrādi</w:t>
      </w:r>
      <w:ins w:id="441" w:author="Alise Maru" w:date="2020-05-23T10:53:00Z">
        <w:r>
          <w:t>,</w:t>
        </w:r>
      </w:ins>
      <w:r>
        <w:t xml:space="preserve"> ir adaptācijas komponente. Tās galvenais uzdevums ir atpazīt notikušās vai ģenerēt potenciālās izmaiņas un pēc tam ļaut izstrādātājam izvēlēties vispiemērotākās izmaiņas, kas jāievieš. Lai nodrošinātu vēlamo funkcionalitāti, adaptācijas komponente izmanto metadatu glabātuvē esošos datus, kā arī var tikt izmantoti papildus dati, kurus nevar automātiski identificēt – šādā gadījumā izstrādātājs šos datus piegādā manuāli, izmantojot adaptācijas komponenti [</w:t>
      </w:r>
      <w:r w:rsidR="007762E1">
        <w:fldChar w:fldCharType="begin"/>
      </w:r>
      <w:r w:rsidR="007762E1">
        <w:instrText xml:space="preserve"> REF _Ref40257578 \r \h </w:instrText>
      </w:r>
      <w:r w:rsidR="007762E1">
        <w:fldChar w:fldCharType="separate"/>
      </w:r>
      <w:r>
        <w:t>22</w:t>
      </w:r>
      <w:r w:rsidR="007762E1">
        <w:fldChar w:fldCharType="end"/>
      </w:r>
      <w:r>
        <w:t xml:space="preserve">]. Datu izmaiņu noteikšana un apstrāde detalizēti aprakstīta nodaļās </w:t>
      </w:r>
      <w:r w:rsidR="007762E1">
        <w:fldChar w:fldCharType="begin"/>
      </w:r>
      <w:r w:rsidR="007762E1">
        <w:instrText xml:space="preserve"> REF _Ref39581637 \r \h </w:instrText>
      </w:r>
      <w:r w:rsidR="007762E1">
        <w:fldChar w:fldCharType="separate"/>
      </w:r>
      <w:r>
        <w:t>2.2</w:t>
      </w:r>
      <w:r w:rsidR="007762E1">
        <w:fldChar w:fldCharType="end"/>
      </w:r>
      <w:r>
        <w:t xml:space="preserve">. un </w:t>
      </w:r>
      <w:r w:rsidR="007762E1">
        <w:fldChar w:fldCharType="begin"/>
      </w:r>
      <w:r w:rsidR="007762E1">
        <w:instrText xml:space="preserve"> REF _Ref39824990 \r \h </w:instrText>
      </w:r>
      <w:r w:rsidR="007762E1">
        <w:fldChar w:fldCharType="separate"/>
      </w:r>
      <w:r>
        <w:t>2.3</w:t>
      </w:r>
      <w:r w:rsidR="007762E1">
        <w:fldChar w:fldCharType="end"/>
      </w:r>
      <w:r>
        <w:t>.</w:t>
      </w:r>
    </w:p>
    <w:p w14:paraId="65C65025" w14:textId="3262B738" w:rsidR="00B91B9E" w:rsidRDefault="22F6A669" w:rsidP="00E14293">
      <w:pPr>
        <w:pStyle w:val="Teksts"/>
      </w:pPr>
      <w:r>
        <w:t>Bakalaura darba ietvaros adaptācijas komponente papildināta ar mehānismu, kas datu avotu evolūcijas rezultātā radušās izmaiņas adaptē sistēmas metadatos</w:t>
      </w:r>
      <w:ins w:id="442" w:author="Alise Maru" w:date="2020-05-23T10:54:00Z">
        <w:r>
          <w:t>.</w:t>
        </w:r>
      </w:ins>
    </w:p>
    <w:p w14:paraId="08E32BDF" w14:textId="04F25E32" w:rsidR="008020AD" w:rsidRDefault="008020AD" w:rsidP="008020AD">
      <w:pPr>
        <w:pStyle w:val="apaknodaasvirsraksts"/>
        <w:numPr>
          <w:ilvl w:val="1"/>
          <w:numId w:val="1"/>
        </w:numPr>
        <w:ind w:left="851"/>
      </w:pPr>
      <w:r>
        <w:t xml:space="preserve"> </w:t>
      </w:r>
      <w:bookmarkStart w:id="443" w:name="_Ref39327248"/>
      <w:bookmarkStart w:id="444" w:name="_Ref39581637"/>
      <w:bookmarkStart w:id="445" w:name="_Toc41169704"/>
      <w:r>
        <w:t xml:space="preserve">Izmaiņu </w:t>
      </w:r>
      <w:r w:rsidR="00F3147A">
        <w:t>identificēšana</w:t>
      </w:r>
      <w:bookmarkEnd w:id="443"/>
      <w:bookmarkEnd w:id="444"/>
      <w:bookmarkEnd w:id="445"/>
    </w:p>
    <w:p w14:paraId="51A961C9" w14:textId="0D380D3F" w:rsidR="008020AD" w:rsidRPr="00ED17DC" w:rsidRDefault="00A20F20" w:rsidP="008020AD">
      <w:pPr>
        <w:pStyle w:val="Teksts"/>
      </w:pPr>
      <w:r>
        <w:t>Lai identificētu</w:t>
      </w:r>
      <w:r w:rsidR="00476CC6">
        <w:t xml:space="preserve"> metadatos notikušās izmaiņas, tiek izmantots algoritms, kas vispirms apstrādā datu avotus un datu maģistrāles līmeņus</w:t>
      </w:r>
      <w:r w:rsidR="00ED17DC">
        <w:t xml:space="preserve">, </w:t>
      </w:r>
      <w:r w:rsidR="00E34542">
        <w:t xml:space="preserve">tad </w:t>
      </w:r>
      <w:r w:rsidR="00ED17DC">
        <w:t>datu kopas un datu vienības</w:t>
      </w:r>
      <w:r w:rsidR="00476CC6">
        <w:t>,</w:t>
      </w:r>
      <w:r w:rsidR="00ED17DC">
        <w:t xml:space="preserve"> bet</w:t>
      </w:r>
      <w:r w:rsidR="00476CC6">
        <w:t xml:space="preserve"> pē</w:t>
      </w:r>
      <w:r w:rsidR="00ED17DC">
        <w:t>c</w:t>
      </w:r>
      <w:r w:rsidR="00476CC6">
        <w:t xml:space="preserve"> tam k</w:t>
      </w:r>
      <w:r w:rsidR="006970A8">
        <w:t>artēš</w:t>
      </w:r>
      <w:r w:rsidR="00476CC6">
        <w:t xml:space="preserve">anas metadatus un </w:t>
      </w:r>
      <w:r w:rsidR="008740B3">
        <w:t>attiecības</w:t>
      </w:r>
      <w:r w:rsidR="00476CC6">
        <w:t>.</w:t>
      </w:r>
      <w:r w:rsidR="00ED17DC">
        <w:t xml:space="preserve"> Identificētās izmaiņas tiek saglabātas tabulā </w:t>
      </w:r>
      <w:r w:rsidR="00ED17DC">
        <w:rPr>
          <w:i/>
          <w:iCs/>
        </w:rPr>
        <w:t>Change</w:t>
      </w:r>
      <w:r w:rsidR="00ED17DC">
        <w:t>.</w:t>
      </w:r>
    </w:p>
    <w:p w14:paraId="38D24553" w14:textId="574F34FF" w:rsidR="00476CC6" w:rsidRDefault="22F6A669" w:rsidP="00476CC6">
      <w:pPr>
        <w:pStyle w:val="Teksts"/>
      </w:pPr>
      <w:r>
        <w:t>Apstrādājot datu avotus, tiek izmantota procedūra, kas atklāj jaunus vai nepieejamos datu avotus, kā arī identificē izma</w:t>
      </w:r>
      <w:ins w:id="446" w:author="Alise Maru" w:date="2020-05-23T10:54:00Z">
        <w:r>
          <w:t>i</w:t>
        </w:r>
      </w:ins>
      <w:r>
        <w:t>ņas avotu datu kopās. Kā ieejas parametri tiek saņemts datu avots, kā arī to aprakstošie metadati – saņemtajam avotam atbilstošie un metadatu glabātuvē esošie. Šie ieejas dati savā starpā tiek salīdzināti, kā rezultātā iespējams identificēt datu avota pievienošanu vai dzēšanu. Apstrādājot katru avotam piederošo datu kopu, iespējams identificēt metadatu īpašību izmaiņas – īpašības pievienošanu, dzēšanu vai vērtības atjaunināšanu.</w:t>
      </w:r>
    </w:p>
    <w:p w14:paraId="744ACC89" w14:textId="0434F662" w:rsidR="00476CC6" w:rsidRDefault="00476CC6" w:rsidP="00476CC6">
      <w:pPr>
        <w:pStyle w:val="Teksts"/>
      </w:pPr>
      <w:r>
        <w:lastRenderedPageBreak/>
        <w:t>Lai identificētu izmaiņas datu maģistrāles līmeņos</w:t>
      </w:r>
      <w:r w:rsidR="00ED17DC">
        <w:t>, datu kopās vai datu vienībās</w:t>
      </w:r>
      <w:r>
        <w:t xml:space="preserve">, </w:t>
      </w:r>
      <w:r w:rsidR="00ED17DC">
        <w:t>algoritms sakrīt ar datu avotu izmaiņu noteikšanai izmantoto, tikai šajā gadījumā tiek apstrādāts attiecīgi katrs datu maģistrāles līmenis, datu kopa vai datu vienība.</w:t>
      </w:r>
    </w:p>
    <w:p w14:paraId="3EAA0E07" w14:textId="03CBE92A" w:rsidR="00ED17DC" w:rsidRDefault="22F6A669" w:rsidP="00476CC6">
      <w:pPr>
        <w:pStyle w:val="Teksts"/>
      </w:pPr>
      <w:r>
        <w:t>Kartēšanas metadatu izmaiņu identificēšanai svarīgi ir tas, ka pirms tās tiek apstrādātas datu vienību izmaiņas, jo šajā algoritmā tiek pārbaudīts, vai neviena no kartēšanas metadatos izmantotajām datu vienībām nav atzīmēta kā dzēsta kādā no algoritma iep</w:t>
      </w:r>
      <w:ins w:id="447" w:author="Alise Maru" w:date="2020-05-23T10:56:00Z">
        <w:r>
          <w:t>r</w:t>
        </w:r>
      </w:ins>
      <w:r>
        <w:t>iekšējiem soļiem.</w:t>
      </w:r>
    </w:p>
    <w:p w14:paraId="0F857A65" w14:textId="60C9C6BD" w:rsidR="00F073D5" w:rsidRDefault="00F073D5" w:rsidP="00F073D5">
      <w:pPr>
        <w:pStyle w:val="Teksts"/>
      </w:pPr>
      <w:r>
        <w:t xml:space="preserve">Lai noteiktu metadatu </w:t>
      </w:r>
      <w:r w:rsidR="008740B3">
        <w:t>attiecību</w:t>
      </w:r>
      <w:r>
        <w:t xml:space="preserve"> izmaiņas, pirmkārt, tiek reģistrētas no jauna pievienotās </w:t>
      </w:r>
      <w:r w:rsidR="008740B3">
        <w:t>attiecības</w:t>
      </w:r>
      <w:r>
        <w:t xml:space="preserve">. Pēc tam tiek apstrādāti gadījumi, kad kāda iemesla dēļ </w:t>
      </w:r>
      <w:r w:rsidR="008740B3">
        <w:t>attiecība</w:t>
      </w:r>
      <w:r>
        <w:t xml:space="preserve"> ir dzēsta vai vairs nav izmantojama. Tie var būt gadījumi, kad kāda no </w:t>
      </w:r>
      <w:r w:rsidR="008740B3">
        <w:t>attiecībās</w:t>
      </w:r>
      <w:r>
        <w:t xml:space="preserve"> izmantotajām datu vienībām iepriekšējos algoritma soļos ir dzēsta vai izstrādātājs manuāli rediģējis </w:t>
      </w:r>
      <w:r w:rsidR="008740B3">
        <w:t>attiecības [</w:t>
      </w:r>
      <w:r w:rsidR="00D731B2">
        <w:fldChar w:fldCharType="begin"/>
      </w:r>
      <w:r w:rsidR="00D731B2">
        <w:instrText xml:space="preserve"> REF _Ref40258689 \r \h </w:instrText>
      </w:r>
      <w:r w:rsidR="00D731B2">
        <w:fldChar w:fldCharType="separate"/>
      </w:r>
      <w:r w:rsidR="00D731B2">
        <w:t>21</w:t>
      </w:r>
      <w:r w:rsidR="00D731B2">
        <w:fldChar w:fldCharType="end"/>
      </w:r>
      <w:r w:rsidR="008740B3">
        <w:t>]</w:t>
      </w:r>
      <w:r>
        <w:t>.</w:t>
      </w:r>
      <w:r w:rsidR="00542ED0">
        <w:t xml:space="preserve"> </w:t>
      </w:r>
    </w:p>
    <w:p w14:paraId="66E883ED" w14:textId="6253CFAF" w:rsidR="00542ED0" w:rsidRDefault="00542ED0" w:rsidP="00542ED0">
      <w:pPr>
        <w:pStyle w:val="apaknodaasvirsraksts"/>
        <w:numPr>
          <w:ilvl w:val="1"/>
          <w:numId w:val="1"/>
        </w:numPr>
        <w:ind w:left="851"/>
      </w:pPr>
      <w:r>
        <w:t xml:space="preserve"> </w:t>
      </w:r>
      <w:bookmarkStart w:id="448" w:name="_Ref39824990"/>
      <w:bookmarkStart w:id="449" w:name="_Toc41169705"/>
      <w:r>
        <w:t>Izmaiņu apstrāde</w:t>
      </w:r>
      <w:bookmarkEnd w:id="448"/>
      <w:bookmarkEnd w:id="449"/>
    </w:p>
    <w:p w14:paraId="61115410" w14:textId="76E3E75B" w:rsidR="00D43BC4" w:rsidRDefault="00A105AF" w:rsidP="00D43BC4">
      <w:pPr>
        <w:pStyle w:val="Teksts"/>
      </w:pPr>
      <w:r>
        <w:t>Par reģistrēto izmaiņu apstrādi tiek uzskatīta tās adaptācija sistēm</w:t>
      </w:r>
      <w:r w:rsidR="00503A11">
        <w:t>as metadatos</w:t>
      </w:r>
      <w:r>
        <w:t>. Izmaiņas adaptācijas soļi var būt gan automātiski, gan manuāli veicami, kā arī izstrādātājs var pieņemt lēmumus par izmaiņas adaptācijas gaitu.</w:t>
      </w:r>
    </w:p>
    <w:p w14:paraId="4EC7E5B5" w14:textId="2016E723" w:rsidR="00D55EFF" w:rsidRPr="00D55EFF" w:rsidRDefault="00D55EFF" w:rsidP="00D55EFF">
      <w:pPr>
        <w:pStyle w:val="Teksts"/>
        <w:jc w:val="right"/>
        <w:rPr>
          <w:i/>
          <w:iCs/>
          <w:szCs w:val="32"/>
        </w:rPr>
      </w:pPr>
      <w:bookmarkStart w:id="450" w:name="_Ref39737750"/>
      <w:r w:rsidRPr="00D55EFF">
        <w:rPr>
          <w:i/>
          <w:iCs/>
        </w:rPr>
        <w:t>2.</w:t>
      </w:r>
      <w:r w:rsidRPr="00D55EFF">
        <w:rPr>
          <w:i/>
          <w:iCs/>
        </w:rPr>
        <w:fldChar w:fldCharType="begin"/>
      </w:r>
      <w:r w:rsidRPr="00D55EFF">
        <w:rPr>
          <w:i/>
          <w:iCs/>
        </w:rPr>
        <w:instrText xml:space="preserve"> SEQ Tabula \* ARABIC </w:instrText>
      </w:r>
      <w:r w:rsidRPr="00D55EFF">
        <w:rPr>
          <w:i/>
          <w:iCs/>
        </w:rPr>
        <w:fldChar w:fldCharType="separate"/>
      </w:r>
      <w:r w:rsidR="004C38A0">
        <w:rPr>
          <w:i/>
          <w:iCs/>
          <w:noProof/>
        </w:rPr>
        <w:t>1</w:t>
      </w:r>
      <w:r w:rsidRPr="00D55EFF">
        <w:rPr>
          <w:i/>
          <w:iCs/>
        </w:rPr>
        <w:fldChar w:fldCharType="end"/>
      </w:r>
      <w:bookmarkEnd w:id="450"/>
      <w:r w:rsidRPr="00D55EFF">
        <w:rPr>
          <w:i/>
          <w:iCs/>
          <w:szCs w:val="32"/>
        </w:rPr>
        <w:t>. tabula</w:t>
      </w:r>
    </w:p>
    <w:p w14:paraId="3201CBBA" w14:textId="1A607768" w:rsidR="00D55EFF" w:rsidRDefault="00D55EFF" w:rsidP="00D55EFF">
      <w:pPr>
        <w:pStyle w:val="tabulasvirsraksts"/>
        <w:jc w:val="right"/>
      </w:pPr>
      <w:r>
        <w:t>Evolūcijas rezultātā radušos izmaiņu apstrāde</w:t>
      </w:r>
    </w:p>
    <w:p w14:paraId="1DEB6F9C" w14:textId="77777777" w:rsidR="00D55EFF" w:rsidRPr="00D55EFF" w:rsidRDefault="00D55EFF" w:rsidP="00D55EFF">
      <w:pPr>
        <w:pStyle w:val="tabulasvirsraksts"/>
        <w:jc w:val="right"/>
        <w:rPr>
          <w:i/>
          <w:iCs/>
        </w:rPr>
      </w:pPr>
    </w:p>
    <w:tbl>
      <w:tblPr>
        <w:tblStyle w:val="TableGrid"/>
        <w:tblW w:w="0" w:type="auto"/>
        <w:tblCellMar>
          <w:top w:w="51" w:type="dxa"/>
          <w:bottom w:w="51" w:type="dxa"/>
        </w:tblCellMar>
        <w:tblLook w:val="04A0" w:firstRow="1" w:lastRow="0" w:firstColumn="1" w:lastColumn="0" w:noHBand="0" w:noVBand="1"/>
      </w:tblPr>
      <w:tblGrid>
        <w:gridCol w:w="2943"/>
        <w:gridCol w:w="2268"/>
        <w:gridCol w:w="4076"/>
      </w:tblGrid>
      <w:tr w:rsidR="002E0EC1" w:rsidRPr="002E0EC1" w14:paraId="571ED29C" w14:textId="77777777" w:rsidTr="22F6A669">
        <w:trPr>
          <w:tblHeader/>
        </w:trPr>
        <w:tc>
          <w:tcPr>
            <w:tcW w:w="2943" w:type="dxa"/>
            <w:shd w:val="clear" w:color="auto" w:fill="D9D9D9" w:themeFill="background1" w:themeFillShade="D9"/>
          </w:tcPr>
          <w:p w14:paraId="2A9F257A" w14:textId="7619FCD6" w:rsidR="002E0EC1" w:rsidRPr="00956BE7" w:rsidRDefault="002E0EC1" w:rsidP="002E0EC1">
            <w:pPr>
              <w:pStyle w:val="Teksts"/>
              <w:spacing w:line="240" w:lineRule="auto"/>
              <w:ind w:firstLine="0"/>
              <w:jc w:val="center"/>
              <w:rPr>
                <w:b/>
                <w:bCs/>
                <w:sz w:val="22"/>
                <w:szCs w:val="22"/>
              </w:rPr>
            </w:pPr>
            <w:r w:rsidRPr="00956BE7">
              <w:rPr>
                <w:b/>
                <w:bCs/>
                <w:sz w:val="22"/>
                <w:szCs w:val="22"/>
              </w:rPr>
              <w:t>Izmaiņa</w:t>
            </w:r>
            <w:r w:rsidR="006B0C0C">
              <w:rPr>
                <w:b/>
                <w:bCs/>
                <w:sz w:val="22"/>
                <w:szCs w:val="22"/>
              </w:rPr>
              <w:t xml:space="preserve"> </w:t>
            </w:r>
            <w:r w:rsidR="006B0C0C" w:rsidRPr="006B0C0C">
              <w:rPr>
                <w:b/>
                <w:bCs/>
              </w:rPr>
              <w:t>[</w:t>
            </w:r>
            <w:r w:rsidR="00D731B2">
              <w:rPr>
                <w:b/>
                <w:bCs/>
              </w:rPr>
              <w:fldChar w:fldCharType="begin"/>
            </w:r>
            <w:r w:rsidR="00D731B2">
              <w:rPr>
                <w:b/>
                <w:bCs/>
              </w:rPr>
              <w:instrText xml:space="preserve"> REF _Ref40258632 \r \h </w:instrText>
            </w:r>
            <w:r w:rsidR="00D731B2">
              <w:rPr>
                <w:b/>
                <w:bCs/>
              </w:rPr>
            </w:r>
            <w:r w:rsidR="00D731B2">
              <w:rPr>
                <w:b/>
                <w:bCs/>
              </w:rPr>
              <w:fldChar w:fldCharType="separate"/>
            </w:r>
            <w:r w:rsidR="00D731B2">
              <w:rPr>
                <w:b/>
                <w:bCs/>
              </w:rPr>
              <w:t>23</w:t>
            </w:r>
            <w:r w:rsidR="00D731B2">
              <w:rPr>
                <w:b/>
                <w:bCs/>
              </w:rPr>
              <w:fldChar w:fldCharType="end"/>
            </w:r>
            <w:r w:rsidR="006B0C0C" w:rsidRPr="006B0C0C">
              <w:rPr>
                <w:b/>
                <w:bCs/>
              </w:rPr>
              <w:t>]</w:t>
            </w:r>
          </w:p>
        </w:tc>
        <w:tc>
          <w:tcPr>
            <w:tcW w:w="2268" w:type="dxa"/>
            <w:shd w:val="clear" w:color="auto" w:fill="D9D9D9" w:themeFill="background1" w:themeFillShade="D9"/>
          </w:tcPr>
          <w:p w14:paraId="366D8DFD" w14:textId="47DD1B88" w:rsidR="002E0EC1" w:rsidRPr="00956BE7" w:rsidRDefault="002E0EC1" w:rsidP="002E0EC1">
            <w:pPr>
              <w:pStyle w:val="Teksts"/>
              <w:spacing w:line="240" w:lineRule="auto"/>
              <w:ind w:firstLine="0"/>
              <w:jc w:val="center"/>
              <w:rPr>
                <w:b/>
                <w:bCs/>
                <w:sz w:val="22"/>
                <w:szCs w:val="22"/>
              </w:rPr>
            </w:pPr>
            <w:r w:rsidRPr="00956BE7">
              <w:rPr>
                <w:b/>
                <w:bCs/>
                <w:sz w:val="22"/>
                <w:szCs w:val="22"/>
              </w:rPr>
              <w:t>Klase</w:t>
            </w:r>
          </w:p>
        </w:tc>
        <w:tc>
          <w:tcPr>
            <w:tcW w:w="4076" w:type="dxa"/>
            <w:shd w:val="clear" w:color="auto" w:fill="D9D9D9" w:themeFill="background1" w:themeFillShade="D9"/>
          </w:tcPr>
          <w:p w14:paraId="23ED067E" w14:textId="7A0A3B28" w:rsidR="002E0EC1" w:rsidRPr="00956BE7" w:rsidRDefault="002E0EC1" w:rsidP="002E0EC1">
            <w:pPr>
              <w:pStyle w:val="Teksts"/>
              <w:spacing w:line="240" w:lineRule="auto"/>
              <w:ind w:firstLine="0"/>
              <w:jc w:val="center"/>
              <w:rPr>
                <w:b/>
                <w:bCs/>
                <w:sz w:val="22"/>
                <w:szCs w:val="22"/>
              </w:rPr>
            </w:pPr>
            <w:r w:rsidRPr="00956BE7">
              <w:rPr>
                <w:b/>
                <w:bCs/>
                <w:sz w:val="22"/>
                <w:szCs w:val="22"/>
              </w:rPr>
              <w:t>Izmaiņas apstrāde</w:t>
            </w:r>
          </w:p>
        </w:tc>
      </w:tr>
      <w:tr w:rsidR="002E0EC1" w:rsidRPr="002E0EC1" w14:paraId="77CCEC97" w14:textId="77777777" w:rsidTr="22F6A669">
        <w:tc>
          <w:tcPr>
            <w:tcW w:w="2943" w:type="dxa"/>
            <w:vAlign w:val="center"/>
          </w:tcPr>
          <w:p w14:paraId="54828569" w14:textId="018515F7" w:rsidR="002E0EC1" w:rsidRPr="00956BE7" w:rsidRDefault="002E0EC1" w:rsidP="00956BE7">
            <w:pPr>
              <w:pStyle w:val="Teksts"/>
              <w:spacing w:line="276" w:lineRule="auto"/>
              <w:ind w:firstLine="0"/>
              <w:jc w:val="left"/>
              <w:rPr>
                <w:sz w:val="22"/>
                <w:szCs w:val="22"/>
              </w:rPr>
            </w:pPr>
            <w:r w:rsidRPr="00956BE7">
              <w:rPr>
                <w:sz w:val="22"/>
                <w:szCs w:val="22"/>
              </w:rPr>
              <w:t>Datu avota pievienošana</w:t>
            </w:r>
          </w:p>
        </w:tc>
        <w:tc>
          <w:tcPr>
            <w:tcW w:w="2268" w:type="dxa"/>
          </w:tcPr>
          <w:p w14:paraId="2E44E5B6" w14:textId="59B362E9" w:rsidR="002E0EC1" w:rsidRPr="00956BE7" w:rsidRDefault="006970A8" w:rsidP="00956BE7">
            <w:pPr>
              <w:pStyle w:val="Teksts"/>
              <w:spacing w:line="276" w:lineRule="auto"/>
              <w:ind w:firstLine="0"/>
              <w:jc w:val="left"/>
              <w:rPr>
                <w:i/>
                <w:iCs/>
                <w:sz w:val="22"/>
                <w:szCs w:val="22"/>
              </w:rPr>
            </w:pPr>
            <w:r w:rsidRPr="00956BE7">
              <w:rPr>
                <w:i/>
                <w:iCs/>
                <w:sz w:val="22"/>
                <w:szCs w:val="22"/>
              </w:rPr>
              <w:t xml:space="preserve">Data </w:t>
            </w:r>
            <w:r w:rsidR="009A7C02" w:rsidRPr="00956BE7">
              <w:rPr>
                <w:i/>
                <w:iCs/>
                <w:sz w:val="22"/>
                <w:szCs w:val="22"/>
              </w:rPr>
              <w:t>S</w:t>
            </w:r>
            <w:r w:rsidRPr="00956BE7">
              <w:rPr>
                <w:i/>
                <w:iCs/>
                <w:sz w:val="22"/>
                <w:szCs w:val="22"/>
              </w:rPr>
              <w:t>ource</w:t>
            </w:r>
          </w:p>
        </w:tc>
        <w:tc>
          <w:tcPr>
            <w:tcW w:w="4076" w:type="dxa"/>
          </w:tcPr>
          <w:p w14:paraId="242D456B" w14:textId="644502D0" w:rsidR="002E0EC1" w:rsidRPr="00956BE7" w:rsidRDefault="00D959D1" w:rsidP="00956BE7">
            <w:pPr>
              <w:pStyle w:val="Teksts"/>
              <w:spacing w:line="276" w:lineRule="auto"/>
              <w:ind w:firstLine="0"/>
              <w:jc w:val="left"/>
              <w:rPr>
                <w:sz w:val="22"/>
                <w:szCs w:val="22"/>
              </w:rPr>
            </w:pPr>
            <w:r w:rsidRPr="00956BE7">
              <w:rPr>
                <w:sz w:val="22"/>
                <w:szCs w:val="22"/>
              </w:rPr>
              <w:t>Jaunais datu avots tiek pievienots pirmajam datu maģistrāles līmenim.</w:t>
            </w:r>
          </w:p>
        </w:tc>
      </w:tr>
      <w:tr w:rsidR="002E0EC1" w:rsidRPr="002E0EC1" w14:paraId="3F0BFE1F" w14:textId="77777777" w:rsidTr="22F6A669">
        <w:tc>
          <w:tcPr>
            <w:tcW w:w="2943" w:type="dxa"/>
            <w:vAlign w:val="center"/>
          </w:tcPr>
          <w:p w14:paraId="0B9D4B14" w14:textId="43DA52C0" w:rsidR="002E0EC1" w:rsidRPr="00956BE7" w:rsidRDefault="002E0EC1" w:rsidP="00956BE7">
            <w:pPr>
              <w:pStyle w:val="Teksts"/>
              <w:spacing w:line="276" w:lineRule="auto"/>
              <w:ind w:firstLine="0"/>
              <w:jc w:val="left"/>
              <w:rPr>
                <w:sz w:val="22"/>
                <w:szCs w:val="22"/>
              </w:rPr>
            </w:pPr>
            <w:r w:rsidRPr="00956BE7">
              <w:rPr>
                <w:sz w:val="22"/>
                <w:szCs w:val="22"/>
              </w:rPr>
              <w:t>Datu avota dzēšana</w:t>
            </w:r>
          </w:p>
        </w:tc>
        <w:tc>
          <w:tcPr>
            <w:tcW w:w="2268" w:type="dxa"/>
          </w:tcPr>
          <w:p w14:paraId="2C55F93C" w14:textId="48378EEE" w:rsidR="002E0EC1" w:rsidRPr="00956BE7" w:rsidRDefault="006970A8" w:rsidP="00956BE7">
            <w:pPr>
              <w:pStyle w:val="Teksts"/>
              <w:spacing w:line="276" w:lineRule="auto"/>
              <w:ind w:firstLine="0"/>
              <w:jc w:val="left"/>
              <w:rPr>
                <w:i/>
                <w:iCs/>
                <w:sz w:val="22"/>
                <w:szCs w:val="22"/>
              </w:rPr>
            </w:pPr>
            <w:r w:rsidRPr="00956BE7">
              <w:rPr>
                <w:i/>
                <w:iCs/>
                <w:sz w:val="22"/>
                <w:szCs w:val="22"/>
              </w:rPr>
              <w:t xml:space="preserve">Data </w:t>
            </w:r>
            <w:r w:rsidR="009A7C02" w:rsidRPr="00956BE7">
              <w:rPr>
                <w:i/>
                <w:iCs/>
                <w:sz w:val="22"/>
                <w:szCs w:val="22"/>
              </w:rPr>
              <w:t>S</w:t>
            </w:r>
            <w:r w:rsidRPr="00956BE7">
              <w:rPr>
                <w:i/>
                <w:iCs/>
                <w:sz w:val="22"/>
                <w:szCs w:val="22"/>
              </w:rPr>
              <w:t>ource</w:t>
            </w:r>
          </w:p>
        </w:tc>
        <w:tc>
          <w:tcPr>
            <w:tcW w:w="4076" w:type="dxa"/>
          </w:tcPr>
          <w:p w14:paraId="79474AC2" w14:textId="07BB0763" w:rsidR="002E0EC1" w:rsidRPr="00956BE7" w:rsidRDefault="00D959D1" w:rsidP="00956BE7">
            <w:pPr>
              <w:pStyle w:val="Teksts"/>
              <w:spacing w:line="276" w:lineRule="auto"/>
              <w:ind w:firstLine="0"/>
              <w:jc w:val="left"/>
              <w:rPr>
                <w:sz w:val="22"/>
                <w:szCs w:val="22"/>
              </w:rPr>
            </w:pPr>
            <w:r w:rsidRPr="00956BE7">
              <w:rPr>
                <w:sz w:val="22"/>
                <w:szCs w:val="22"/>
              </w:rPr>
              <w:t>Datus no avota aizstāj ar datiem no citiem avotiem vai pavisam dzēš avotu.</w:t>
            </w:r>
          </w:p>
        </w:tc>
      </w:tr>
      <w:tr w:rsidR="002E0EC1" w:rsidRPr="002E0EC1" w14:paraId="6BBF6372" w14:textId="77777777" w:rsidTr="22F6A669">
        <w:tc>
          <w:tcPr>
            <w:tcW w:w="2943" w:type="dxa"/>
            <w:vAlign w:val="center"/>
          </w:tcPr>
          <w:p w14:paraId="4A20B8AA" w14:textId="11E7DD65" w:rsidR="002E0EC1" w:rsidRPr="00956BE7" w:rsidRDefault="002E0EC1" w:rsidP="00956BE7">
            <w:pPr>
              <w:pStyle w:val="Teksts"/>
              <w:spacing w:line="276" w:lineRule="auto"/>
              <w:ind w:firstLine="0"/>
              <w:jc w:val="left"/>
              <w:rPr>
                <w:sz w:val="22"/>
                <w:szCs w:val="22"/>
              </w:rPr>
            </w:pPr>
            <w:r w:rsidRPr="00956BE7">
              <w:rPr>
                <w:sz w:val="22"/>
                <w:szCs w:val="22"/>
              </w:rPr>
              <w:t>Datu maģistrāles līmeņa pievienošana</w:t>
            </w:r>
          </w:p>
        </w:tc>
        <w:tc>
          <w:tcPr>
            <w:tcW w:w="2268" w:type="dxa"/>
          </w:tcPr>
          <w:p w14:paraId="64591D95" w14:textId="371FF22E" w:rsidR="002E0EC1" w:rsidRPr="00956BE7" w:rsidRDefault="006970A8" w:rsidP="00956BE7">
            <w:pPr>
              <w:pStyle w:val="Teksts"/>
              <w:spacing w:line="276" w:lineRule="auto"/>
              <w:ind w:firstLine="0"/>
              <w:jc w:val="left"/>
              <w:rPr>
                <w:i/>
                <w:iCs/>
                <w:sz w:val="22"/>
                <w:szCs w:val="22"/>
              </w:rPr>
            </w:pPr>
            <w:r w:rsidRPr="00956BE7">
              <w:rPr>
                <w:i/>
                <w:iCs/>
                <w:sz w:val="22"/>
                <w:szCs w:val="22"/>
              </w:rPr>
              <w:t>Data Highway Level</w:t>
            </w:r>
          </w:p>
        </w:tc>
        <w:tc>
          <w:tcPr>
            <w:tcW w:w="4076" w:type="dxa"/>
          </w:tcPr>
          <w:p w14:paraId="49D0D670" w14:textId="02CFBBA7" w:rsidR="002E0EC1" w:rsidRPr="00956BE7" w:rsidRDefault="00D959D1" w:rsidP="00956BE7">
            <w:pPr>
              <w:pStyle w:val="Teksts"/>
              <w:spacing w:line="276" w:lineRule="auto"/>
              <w:ind w:firstLine="0"/>
              <w:jc w:val="left"/>
              <w:rPr>
                <w:sz w:val="22"/>
                <w:szCs w:val="22"/>
              </w:rPr>
            </w:pPr>
            <w:r w:rsidRPr="00956BE7">
              <w:rPr>
                <w:sz w:val="22"/>
                <w:szCs w:val="22"/>
              </w:rPr>
              <w:t>Definē atbilstošos ETL procesus un datu avotus, ja tas nepieciešams.</w:t>
            </w:r>
          </w:p>
        </w:tc>
      </w:tr>
      <w:tr w:rsidR="002E0EC1" w:rsidRPr="002E0EC1" w14:paraId="048FA733" w14:textId="77777777" w:rsidTr="22F6A669">
        <w:tc>
          <w:tcPr>
            <w:tcW w:w="2943" w:type="dxa"/>
            <w:vAlign w:val="center"/>
          </w:tcPr>
          <w:p w14:paraId="285707AC" w14:textId="75641F77" w:rsidR="002E0EC1" w:rsidRPr="00956BE7" w:rsidRDefault="002E0EC1" w:rsidP="00956BE7">
            <w:pPr>
              <w:pStyle w:val="Teksts"/>
              <w:spacing w:line="276" w:lineRule="auto"/>
              <w:ind w:firstLine="0"/>
              <w:jc w:val="left"/>
              <w:rPr>
                <w:sz w:val="22"/>
                <w:szCs w:val="22"/>
              </w:rPr>
            </w:pPr>
            <w:r w:rsidRPr="00956BE7">
              <w:rPr>
                <w:sz w:val="22"/>
                <w:szCs w:val="22"/>
              </w:rPr>
              <w:t>Datu maģistrāles līmeņa dzēšana</w:t>
            </w:r>
          </w:p>
        </w:tc>
        <w:tc>
          <w:tcPr>
            <w:tcW w:w="2268" w:type="dxa"/>
          </w:tcPr>
          <w:p w14:paraId="2DCE23AF" w14:textId="4D4CB6E3" w:rsidR="002E0EC1" w:rsidRPr="00956BE7" w:rsidRDefault="009A7C02" w:rsidP="00956BE7">
            <w:pPr>
              <w:pStyle w:val="Teksts"/>
              <w:spacing w:line="276" w:lineRule="auto"/>
              <w:ind w:firstLine="0"/>
              <w:jc w:val="left"/>
              <w:rPr>
                <w:i/>
                <w:iCs/>
                <w:sz w:val="22"/>
                <w:szCs w:val="22"/>
              </w:rPr>
            </w:pPr>
            <w:r w:rsidRPr="00956BE7">
              <w:rPr>
                <w:i/>
                <w:iCs/>
                <w:sz w:val="22"/>
                <w:szCs w:val="22"/>
              </w:rPr>
              <w:t>Data Highway Level</w:t>
            </w:r>
          </w:p>
        </w:tc>
        <w:tc>
          <w:tcPr>
            <w:tcW w:w="4076" w:type="dxa"/>
          </w:tcPr>
          <w:p w14:paraId="583BAE04" w14:textId="54F5AC9A" w:rsidR="002E0EC1" w:rsidRPr="00956BE7" w:rsidRDefault="00D959D1" w:rsidP="00956BE7">
            <w:pPr>
              <w:pStyle w:val="Teksts"/>
              <w:spacing w:line="276" w:lineRule="auto"/>
              <w:ind w:firstLine="0"/>
              <w:jc w:val="left"/>
              <w:rPr>
                <w:sz w:val="22"/>
                <w:szCs w:val="22"/>
              </w:rPr>
            </w:pPr>
            <w:r w:rsidRPr="00956BE7">
              <w:rPr>
                <w:sz w:val="22"/>
                <w:szCs w:val="22"/>
              </w:rPr>
              <w:t>Pārdefinē ETL procesus, lai aizvietotu trūkstošo datu maģistrāles līmeni, vai dzēš no tā atkarīgos datu avotus.</w:t>
            </w:r>
          </w:p>
        </w:tc>
      </w:tr>
      <w:tr w:rsidR="002E0EC1" w:rsidRPr="002E0EC1" w14:paraId="44032399" w14:textId="77777777" w:rsidTr="22F6A669">
        <w:tc>
          <w:tcPr>
            <w:tcW w:w="2943" w:type="dxa"/>
            <w:vAlign w:val="center"/>
          </w:tcPr>
          <w:p w14:paraId="160DF78B" w14:textId="23F91A33" w:rsidR="002E0EC1" w:rsidRPr="00956BE7" w:rsidRDefault="002E0EC1" w:rsidP="00956BE7">
            <w:pPr>
              <w:pStyle w:val="Teksts"/>
              <w:spacing w:line="276" w:lineRule="auto"/>
              <w:ind w:firstLine="0"/>
              <w:jc w:val="left"/>
              <w:rPr>
                <w:sz w:val="22"/>
                <w:szCs w:val="22"/>
              </w:rPr>
            </w:pPr>
            <w:r w:rsidRPr="00956BE7">
              <w:rPr>
                <w:sz w:val="22"/>
                <w:szCs w:val="22"/>
              </w:rPr>
              <w:t>Datu kopas pievienošana</w:t>
            </w:r>
          </w:p>
        </w:tc>
        <w:tc>
          <w:tcPr>
            <w:tcW w:w="2268" w:type="dxa"/>
          </w:tcPr>
          <w:p w14:paraId="30DE42D3" w14:textId="1AAA648B"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tc>
        <w:tc>
          <w:tcPr>
            <w:tcW w:w="4076" w:type="dxa"/>
          </w:tcPr>
          <w:p w14:paraId="59B65C63" w14:textId="3C6CDCDD" w:rsidR="002E0EC1" w:rsidRPr="00956BE7" w:rsidRDefault="00D959D1" w:rsidP="00956BE7">
            <w:pPr>
              <w:pStyle w:val="Teksts"/>
              <w:spacing w:line="276" w:lineRule="auto"/>
              <w:ind w:firstLine="0"/>
              <w:jc w:val="left"/>
              <w:rPr>
                <w:sz w:val="22"/>
                <w:szCs w:val="22"/>
              </w:rPr>
            </w:pPr>
            <w:r w:rsidRPr="00956BE7">
              <w:rPr>
                <w:sz w:val="22"/>
                <w:szCs w:val="22"/>
              </w:rPr>
              <w:t>Definē visas ar jauno datu kopu saistītās vienības (datu maģistrāles līmenis, ETL procesi, metadatu īpašības, datu avots)</w:t>
            </w:r>
            <w:r w:rsidR="00A12069" w:rsidRPr="00956BE7">
              <w:rPr>
                <w:sz w:val="22"/>
                <w:szCs w:val="22"/>
              </w:rPr>
              <w:t>.</w:t>
            </w:r>
          </w:p>
        </w:tc>
      </w:tr>
      <w:tr w:rsidR="002E0EC1" w:rsidRPr="002E0EC1" w14:paraId="49256241" w14:textId="77777777" w:rsidTr="22F6A669">
        <w:tc>
          <w:tcPr>
            <w:tcW w:w="2943" w:type="dxa"/>
            <w:vAlign w:val="center"/>
          </w:tcPr>
          <w:p w14:paraId="4779720F" w14:textId="4352BAF9" w:rsidR="002E0EC1" w:rsidRPr="00956BE7" w:rsidRDefault="002E0EC1" w:rsidP="00956BE7">
            <w:pPr>
              <w:pStyle w:val="Teksts"/>
              <w:spacing w:line="276" w:lineRule="auto"/>
              <w:ind w:firstLine="0"/>
              <w:jc w:val="left"/>
              <w:rPr>
                <w:sz w:val="22"/>
                <w:szCs w:val="22"/>
              </w:rPr>
            </w:pPr>
            <w:r w:rsidRPr="00956BE7">
              <w:rPr>
                <w:sz w:val="22"/>
                <w:szCs w:val="22"/>
              </w:rPr>
              <w:t>Datu kopas dzēšana</w:t>
            </w:r>
          </w:p>
        </w:tc>
        <w:tc>
          <w:tcPr>
            <w:tcW w:w="2268" w:type="dxa"/>
          </w:tcPr>
          <w:p w14:paraId="19197C3F" w14:textId="1C0AB2CB"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tc>
        <w:tc>
          <w:tcPr>
            <w:tcW w:w="4076" w:type="dxa"/>
          </w:tcPr>
          <w:p w14:paraId="01C04BB7" w14:textId="72514692" w:rsidR="002E0EC1" w:rsidRPr="00956BE7" w:rsidRDefault="00D959D1" w:rsidP="00956BE7">
            <w:pPr>
              <w:pStyle w:val="Teksts"/>
              <w:spacing w:line="276" w:lineRule="auto"/>
              <w:ind w:firstLine="0"/>
              <w:jc w:val="left"/>
              <w:rPr>
                <w:sz w:val="22"/>
                <w:szCs w:val="22"/>
              </w:rPr>
            </w:pPr>
            <w:r w:rsidRPr="00956BE7">
              <w:rPr>
                <w:sz w:val="22"/>
                <w:szCs w:val="22"/>
              </w:rPr>
              <w:t>Datus no datu kopas aizstāj ar datiem no citu avotu kopām vai pavisam dzēš datu kopu.</w:t>
            </w:r>
          </w:p>
        </w:tc>
      </w:tr>
      <w:tr w:rsidR="002E0EC1" w:rsidRPr="002E0EC1" w14:paraId="14416877" w14:textId="77777777" w:rsidTr="22F6A669">
        <w:tc>
          <w:tcPr>
            <w:tcW w:w="2943" w:type="dxa"/>
            <w:vAlign w:val="center"/>
          </w:tcPr>
          <w:p w14:paraId="3A3728FD" w14:textId="5F5DF53F" w:rsidR="002E0EC1" w:rsidRPr="00956BE7" w:rsidRDefault="002E0EC1" w:rsidP="00956BE7">
            <w:pPr>
              <w:pStyle w:val="Teksts"/>
              <w:spacing w:line="276" w:lineRule="auto"/>
              <w:ind w:firstLine="0"/>
              <w:jc w:val="left"/>
              <w:rPr>
                <w:sz w:val="22"/>
                <w:szCs w:val="22"/>
              </w:rPr>
            </w:pPr>
            <w:r w:rsidRPr="00956BE7">
              <w:rPr>
                <w:sz w:val="22"/>
                <w:szCs w:val="22"/>
              </w:rPr>
              <w:t>Datu kopas formāta maiņa</w:t>
            </w:r>
          </w:p>
        </w:tc>
        <w:tc>
          <w:tcPr>
            <w:tcW w:w="2268" w:type="dxa"/>
          </w:tcPr>
          <w:p w14:paraId="466C44DA" w14:textId="5D4E842F"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p w14:paraId="3F2E670C" w14:textId="77777777" w:rsidR="009A7C02" w:rsidRPr="00956BE7" w:rsidRDefault="009A7C02" w:rsidP="00956BE7">
            <w:pPr>
              <w:pStyle w:val="Teksts"/>
              <w:spacing w:line="276" w:lineRule="auto"/>
              <w:ind w:firstLine="0"/>
              <w:jc w:val="left"/>
              <w:rPr>
                <w:i/>
                <w:iCs/>
                <w:sz w:val="22"/>
                <w:szCs w:val="22"/>
              </w:rPr>
            </w:pPr>
            <w:r w:rsidRPr="00956BE7">
              <w:rPr>
                <w:i/>
                <w:iCs/>
                <w:sz w:val="22"/>
                <w:szCs w:val="22"/>
              </w:rPr>
              <w:t>Data Item</w:t>
            </w:r>
          </w:p>
          <w:p w14:paraId="712C466D" w14:textId="2600E8EC" w:rsidR="009A7C02" w:rsidRPr="00956BE7" w:rsidRDefault="009A7C02" w:rsidP="00956BE7">
            <w:pPr>
              <w:pStyle w:val="Teksts"/>
              <w:spacing w:line="276" w:lineRule="auto"/>
              <w:ind w:firstLine="0"/>
              <w:jc w:val="left"/>
              <w:rPr>
                <w:i/>
                <w:iCs/>
                <w:sz w:val="22"/>
                <w:szCs w:val="22"/>
              </w:rPr>
            </w:pPr>
            <w:r w:rsidRPr="00956BE7">
              <w:rPr>
                <w:i/>
                <w:iCs/>
                <w:sz w:val="22"/>
                <w:szCs w:val="22"/>
              </w:rPr>
              <w:t>Relationship</w:t>
            </w:r>
          </w:p>
        </w:tc>
        <w:tc>
          <w:tcPr>
            <w:tcW w:w="4076" w:type="dxa"/>
          </w:tcPr>
          <w:p w14:paraId="4A96BF9B" w14:textId="6C2401FB" w:rsidR="002E0EC1" w:rsidRPr="00956BE7" w:rsidRDefault="00A12069" w:rsidP="00956BE7">
            <w:pPr>
              <w:pStyle w:val="Teksts"/>
              <w:spacing w:line="276" w:lineRule="auto"/>
              <w:ind w:firstLine="0"/>
              <w:jc w:val="left"/>
              <w:rPr>
                <w:sz w:val="22"/>
                <w:szCs w:val="22"/>
              </w:rPr>
            </w:pPr>
            <w:r w:rsidRPr="00956BE7">
              <w:rPr>
                <w:sz w:val="22"/>
                <w:szCs w:val="22"/>
              </w:rPr>
              <w:t>Pārdefinē ETL procesus vai ievērojamu izmaiņu gadījumā datu kopa tiek dzēsta.</w:t>
            </w:r>
          </w:p>
        </w:tc>
      </w:tr>
      <w:tr w:rsidR="002E0EC1" w:rsidRPr="002E0EC1" w14:paraId="7551FA65" w14:textId="77777777" w:rsidTr="22F6A669">
        <w:tc>
          <w:tcPr>
            <w:tcW w:w="2943" w:type="dxa"/>
            <w:vAlign w:val="center"/>
          </w:tcPr>
          <w:p w14:paraId="2C5157D3" w14:textId="2C325292" w:rsidR="002E0EC1" w:rsidRPr="00956BE7" w:rsidRDefault="002E0EC1" w:rsidP="00956BE7">
            <w:pPr>
              <w:pStyle w:val="Teksts"/>
              <w:spacing w:line="276" w:lineRule="auto"/>
              <w:ind w:firstLine="0"/>
              <w:jc w:val="left"/>
              <w:rPr>
                <w:sz w:val="22"/>
                <w:szCs w:val="22"/>
              </w:rPr>
            </w:pPr>
            <w:r w:rsidRPr="00956BE7">
              <w:rPr>
                <w:sz w:val="22"/>
                <w:szCs w:val="22"/>
              </w:rPr>
              <w:lastRenderedPageBreak/>
              <w:t>Datu kopas nosaukuma maiņa</w:t>
            </w:r>
          </w:p>
        </w:tc>
        <w:tc>
          <w:tcPr>
            <w:tcW w:w="2268" w:type="dxa"/>
          </w:tcPr>
          <w:p w14:paraId="47A31524" w14:textId="707E232A" w:rsidR="002E0EC1" w:rsidRPr="00956BE7" w:rsidRDefault="009A7C02" w:rsidP="00956BE7">
            <w:pPr>
              <w:pStyle w:val="Teksts"/>
              <w:spacing w:line="276" w:lineRule="auto"/>
              <w:ind w:firstLine="0"/>
              <w:jc w:val="left"/>
              <w:rPr>
                <w:i/>
                <w:iCs/>
                <w:sz w:val="22"/>
                <w:szCs w:val="22"/>
              </w:rPr>
            </w:pPr>
            <w:r w:rsidRPr="00956BE7">
              <w:rPr>
                <w:i/>
                <w:iCs/>
                <w:sz w:val="22"/>
                <w:szCs w:val="22"/>
              </w:rPr>
              <w:t>Data Set</w:t>
            </w:r>
          </w:p>
        </w:tc>
        <w:tc>
          <w:tcPr>
            <w:tcW w:w="4076" w:type="dxa"/>
          </w:tcPr>
          <w:p w14:paraId="566ED799" w14:textId="55E42F99" w:rsidR="002E0EC1" w:rsidRPr="00956BE7" w:rsidRDefault="00A12069"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2361A6BB" w14:textId="77777777" w:rsidTr="22F6A669">
        <w:tc>
          <w:tcPr>
            <w:tcW w:w="2943" w:type="dxa"/>
            <w:vAlign w:val="center"/>
          </w:tcPr>
          <w:p w14:paraId="64FFF185" w14:textId="48A73DE9" w:rsidR="00A12069" w:rsidRPr="00956BE7" w:rsidRDefault="00A12069" w:rsidP="00956BE7">
            <w:pPr>
              <w:pStyle w:val="Teksts"/>
              <w:spacing w:line="276" w:lineRule="auto"/>
              <w:ind w:firstLine="0"/>
              <w:jc w:val="left"/>
              <w:rPr>
                <w:sz w:val="22"/>
                <w:szCs w:val="22"/>
              </w:rPr>
            </w:pPr>
            <w:r w:rsidRPr="00956BE7">
              <w:rPr>
                <w:sz w:val="22"/>
                <w:szCs w:val="22"/>
              </w:rPr>
              <w:t>Datu vienības pievienošana</w:t>
            </w:r>
          </w:p>
        </w:tc>
        <w:tc>
          <w:tcPr>
            <w:tcW w:w="2268" w:type="dxa"/>
          </w:tcPr>
          <w:p w14:paraId="49E16CD5" w14:textId="57477A9B"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076" w:type="dxa"/>
          </w:tcPr>
          <w:p w14:paraId="68190856" w14:textId="7D84A02E" w:rsidR="00A12069" w:rsidRPr="00956BE7" w:rsidRDefault="00A12069" w:rsidP="00956BE7">
            <w:pPr>
              <w:pStyle w:val="Teksts"/>
              <w:spacing w:line="276" w:lineRule="auto"/>
              <w:ind w:firstLine="0"/>
              <w:jc w:val="left"/>
              <w:rPr>
                <w:sz w:val="22"/>
                <w:szCs w:val="22"/>
              </w:rPr>
            </w:pPr>
            <w:r w:rsidRPr="00956BE7">
              <w:rPr>
                <w:sz w:val="22"/>
                <w:szCs w:val="22"/>
              </w:rPr>
              <w:t>Definē visas ar jauno datu kopu saistītās vienības (datu kopa, ETL procesi, metadatu īpašības, datu avots).</w:t>
            </w:r>
          </w:p>
        </w:tc>
      </w:tr>
      <w:tr w:rsidR="00A12069" w:rsidRPr="002E0EC1" w14:paraId="036CE9D6" w14:textId="77777777" w:rsidTr="22F6A669">
        <w:tc>
          <w:tcPr>
            <w:tcW w:w="2943" w:type="dxa"/>
            <w:vAlign w:val="center"/>
          </w:tcPr>
          <w:p w14:paraId="74462574" w14:textId="1C47A147" w:rsidR="00A12069" w:rsidRPr="00956BE7" w:rsidRDefault="00A12069" w:rsidP="00956BE7">
            <w:pPr>
              <w:pStyle w:val="Teksts"/>
              <w:spacing w:line="276" w:lineRule="auto"/>
              <w:ind w:firstLine="0"/>
              <w:jc w:val="left"/>
              <w:rPr>
                <w:sz w:val="22"/>
                <w:szCs w:val="22"/>
              </w:rPr>
            </w:pPr>
            <w:r w:rsidRPr="00956BE7">
              <w:rPr>
                <w:sz w:val="22"/>
                <w:szCs w:val="22"/>
              </w:rPr>
              <w:t>Datu vienības nosaukuma maiņa</w:t>
            </w:r>
          </w:p>
        </w:tc>
        <w:tc>
          <w:tcPr>
            <w:tcW w:w="2268" w:type="dxa"/>
          </w:tcPr>
          <w:p w14:paraId="4217C4F5" w14:textId="6B7C4254"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076" w:type="dxa"/>
          </w:tcPr>
          <w:p w14:paraId="24EBC18C" w14:textId="40C4A9D2" w:rsidR="00A12069" w:rsidRPr="00956BE7" w:rsidRDefault="00A12069"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616C5117" w14:textId="77777777" w:rsidTr="22F6A669">
        <w:tc>
          <w:tcPr>
            <w:tcW w:w="2943" w:type="dxa"/>
            <w:vAlign w:val="center"/>
          </w:tcPr>
          <w:p w14:paraId="04535F48" w14:textId="7E83F44B" w:rsidR="00A12069" w:rsidRPr="00956BE7" w:rsidRDefault="00A12069" w:rsidP="00956BE7">
            <w:pPr>
              <w:pStyle w:val="Teksts"/>
              <w:spacing w:line="276" w:lineRule="auto"/>
              <w:ind w:firstLine="0"/>
              <w:jc w:val="left"/>
              <w:rPr>
                <w:sz w:val="22"/>
                <w:szCs w:val="22"/>
              </w:rPr>
            </w:pPr>
            <w:r w:rsidRPr="00956BE7">
              <w:rPr>
                <w:sz w:val="22"/>
                <w:szCs w:val="22"/>
              </w:rPr>
              <w:t>Datu vienības veida maiņa</w:t>
            </w:r>
          </w:p>
        </w:tc>
        <w:tc>
          <w:tcPr>
            <w:tcW w:w="2268" w:type="dxa"/>
          </w:tcPr>
          <w:p w14:paraId="0D7B0AE7" w14:textId="19F445B8"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076" w:type="dxa"/>
          </w:tcPr>
          <w:p w14:paraId="445DE6CE" w14:textId="55B69358" w:rsidR="00A12069" w:rsidRPr="00956BE7" w:rsidRDefault="00A12069"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379E8D3A" w14:textId="77777777" w:rsidTr="22F6A669">
        <w:tc>
          <w:tcPr>
            <w:tcW w:w="2943" w:type="dxa"/>
            <w:vAlign w:val="center"/>
          </w:tcPr>
          <w:p w14:paraId="136FBA8C" w14:textId="2C78FE3C" w:rsidR="00A12069" w:rsidRPr="00956BE7" w:rsidRDefault="00A12069" w:rsidP="00956BE7">
            <w:pPr>
              <w:pStyle w:val="Teksts"/>
              <w:spacing w:line="276" w:lineRule="auto"/>
              <w:ind w:firstLine="0"/>
              <w:jc w:val="left"/>
              <w:rPr>
                <w:sz w:val="22"/>
                <w:szCs w:val="22"/>
              </w:rPr>
            </w:pPr>
            <w:r w:rsidRPr="00956BE7">
              <w:rPr>
                <w:sz w:val="22"/>
                <w:szCs w:val="22"/>
              </w:rPr>
              <w:t>Datu vienības dzēšana</w:t>
            </w:r>
          </w:p>
        </w:tc>
        <w:tc>
          <w:tcPr>
            <w:tcW w:w="2268" w:type="dxa"/>
          </w:tcPr>
          <w:p w14:paraId="40544282" w14:textId="4B235AD7" w:rsidR="00A12069" w:rsidRPr="00956BE7" w:rsidRDefault="00A12069" w:rsidP="00956BE7">
            <w:pPr>
              <w:pStyle w:val="Teksts"/>
              <w:spacing w:line="276" w:lineRule="auto"/>
              <w:ind w:firstLine="0"/>
              <w:jc w:val="left"/>
              <w:rPr>
                <w:i/>
                <w:iCs/>
                <w:sz w:val="22"/>
                <w:szCs w:val="22"/>
              </w:rPr>
            </w:pPr>
            <w:r w:rsidRPr="00956BE7">
              <w:rPr>
                <w:i/>
                <w:iCs/>
                <w:sz w:val="22"/>
                <w:szCs w:val="22"/>
              </w:rPr>
              <w:t>Data Item</w:t>
            </w:r>
          </w:p>
        </w:tc>
        <w:tc>
          <w:tcPr>
            <w:tcW w:w="4076" w:type="dxa"/>
          </w:tcPr>
          <w:p w14:paraId="7B885129" w14:textId="52937D85" w:rsidR="00A12069" w:rsidRPr="00956BE7" w:rsidRDefault="22F6A669" w:rsidP="00956BE7">
            <w:pPr>
              <w:pStyle w:val="Teksts"/>
              <w:spacing w:line="276" w:lineRule="auto"/>
              <w:ind w:firstLine="0"/>
              <w:jc w:val="left"/>
              <w:rPr>
                <w:sz w:val="22"/>
                <w:szCs w:val="22"/>
              </w:rPr>
            </w:pPr>
            <w:r w:rsidRPr="22F6A669">
              <w:rPr>
                <w:sz w:val="22"/>
                <w:szCs w:val="22"/>
              </w:rPr>
              <w:t>Datu vienību aizstāj ar datiem no citiem avotiem vai datu kopām</w:t>
            </w:r>
            <w:ins w:id="451" w:author="Alise Maru" w:date="2020-05-23T10:58:00Z">
              <w:r w:rsidRPr="22F6A669">
                <w:rPr>
                  <w:sz w:val="22"/>
                  <w:szCs w:val="22"/>
                </w:rPr>
                <w:t>,</w:t>
              </w:r>
            </w:ins>
            <w:r w:rsidRPr="22F6A669">
              <w:rPr>
                <w:sz w:val="22"/>
                <w:szCs w:val="22"/>
              </w:rPr>
              <w:t xml:space="preserve"> vai pavisam dzēš datu vienību.</w:t>
            </w:r>
          </w:p>
        </w:tc>
      </w:tr>
      <w:tr w:rsidR="00A12069" w:rsidRPr="002E0EC1" w14:paraId="54F39587" w14:textId="77777777" w:rsidTr="22F6A669">
        <w:tc>
          <w:tcPr>
            <w:tcW w:w="2943" w:type="dxa"/>
            <w:vAlign w:val="center"/>
          </w:tcPr>
          <w:p w14:paraId="589CC34F" w14:textId="029BCD1F" w:rsidR="00A12069" w:rsidRPr="00956BE7" w:rsidRDefault="008740B3" w:rsidP="00956BE7">
            <w:pPr>
              <w:pStyle w:val="Teksts"/>
              <w:spacing w:line="276" w:lineRule="auto"/>
              <w:ind w:firstLine="0"/>
              <w:jc w:val="left"/>
              <w:rPr>
                <w:sz w:val="22"/>
                <w:szCs w:val="22"/>
              </w:rPr>
            </w:pPr>
            <w:r>
              <w:rPr>
                <w:sz w:val="22"/>
                <w:szCs w:val="22"/>
              </w:rPr>
              <w:t>Attiecības</w:t>
            </w:r>
            <w:r w:rsidR="00A12069" w:rsidRPr="00956BE7">
              <w:rPr>
                <w:sz w:val="22"/>
                <w:szCs w:val="22"/>
              </w:rPr>
              <w:t xml:space="preserve"> pievienošana</w:t>
            </w:r>
          </w:p>
        </w:tc>
        <w:tc>
          <w:tcPr>
            <w:tcW w:w="2268" w:type="dxa"/>
          </w:tcPr>
          <w:p w14:paraId="10FD945B" w14:textId="66811839" w:rsidR="00A12069" w:rsidRPr="00956BE7" w:rsidRDefault="00A12069" w:rsidP="00956BE7">
            <w:pPr>
              <w:pStyle w:val="Teksts"/>
              <w:spacing w:line="276" w:lineRule="auto"/>
              <w:ind w:firstLine="0"/>
              <w:jc w:val="left"/>
              <w:rPr>
                <w:i/>
                <w:iCs/>
                <w:sz w:val="22"/>
                <w:szCs w:val="22"/>
              </w:rPr>
            </w:pPr>
            <w:r w:rsidRPr="00956BE7">
              <w:rPr>
                <w:i/>
                <w:iCs/>
                <w:sz w:val="22"/>
                <w:szCs w:val="22"/>
              </w:rPr>
              <w:t>Relationship</w:t>
            </w:r>
          </w:p>
        </w:tc>
        <w:tc>
          <w:tcPr>
            <w:tcW w:w="4076" w:type="dxa"/>
          </w:tcPr>
          <w:p w14:paraId="6B3114B0" w14:textId="2D90B4F2"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6C43BF22" w14:textId="77777777" w:rsidTr="22F6A669">
        <w:tc>
          <w:tcPr>
            <w:tcW w:w="2943" w:type="dxa"/>
            <w:vAlign w:val="center"/>
          </w:tcPr>
          <w:p w14:paraId="1FBC43F9" w14:textId="7B268190" w:rsidR="00A12069" w:rsidRPr="00956BE7" w:rsidRDefault="008740B3" w:rsidP="00956BE7">
            <w:pPr>
              <w:pStyle w:val="Teksts"/>
              <w:spacing w:line="276" w:lineRule="auto"/>
              <w:ind w:firstLine="0"/>
              <w:jc w:val="left"/>
              <w:rPr>
                <w:sz w:val="22"/>
                <w:szCs w:val="22"/>
              </w:rPr>
            </w:pPr>
            <w:r>
              <w:rPr>
                <w:sz w:val="22"/>
                <w:szCs w:val="22"/>
              </w:rPr>
              <w:t>Attiecības</w:t>
            </w:r>
            <w:r w:rsidR="00A12069" w:rsidRPr="00956BE7">
              <w:rPr>
                <w:sz w:val="22"/>
                <w:szCs w:val="22"/>
              </w:rPr>
              <w:t xml:space="preserve"> dzēšana</w:t>
            </w:r>
          </w:p>
        </w:tc>
        <w:tc>
          <w:tcPr>
            <w:tcW w:w="2268" w:type="dxa"/>
          </w:tcPr>
          <w:p w14:paraId="14885877" w14:textId="28737A48" w:rsidR="00A12069" w:rsidRPr="00956BE7" w:rsidRDefault="00A12069" w:rsidP="00956BE7">
            <w:pPr>
              <w:pStyle w:val="Teksts"/>
              <w:spacing w:line="276" w:lineRule="auto"/>
              <w:ind w:firstLine="0"/>
              <w:jc w:val="left"/>
              <w:rPr>
                <w:i/>
                <w:iCs/>
                <w:sz w:val="22"/>
                <w:szCs w:val="22"/>
              </w:rPr>
            </w:pPr>
            <w:r w:rsidRPr="00956BE7">
              <w:rPr>
                <w:i/>
                <w:iCs/>
                <w:sz w:val="22"/>
                <w:szCs w:val="22"/>
              </w:rPr>
              <w:t>Relationship</w:t>
            </w:r>
          </w:p>
        </w:tc>
        <w:tc>
          <w:tcPr>
            <w:tcW w:w="4076" w:type="dxa"/>
          </w:tcPr>
          <w:p w14:paraId="4DB678C3" w14:textId="237A6CC6"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39CD9E40" w14:textId="77777777" w:rsidTr="22F6A669">
        <w:tc>
          <w:tcPr>
            <w:tcW w:w="2943" w:type="dxa"/>
            <w:vAlign w:val="center"/>
          </w:tcPr>
          <w:p w14:paraId="7E086393" w14:textId="5678CFBD" w:rsidR="00A12069" w:rsidRPr="00956BE7" w:rsidRDefault="00A12069" w:rsidP="00956BE7">
            <w:pPr>
              <w:pStyle w:val="Teksts"/>
              <w:spacing w:line="276" w:lineRule="auto"/>
              <w:ind w:firstLine="0"/>
              <w:jc w:val="left"/>
              <w:rPr>
                <w:sz w:val="22"/>
                <w:szCs w:val="22"/>
              </w:rPr>
            </w:pPr>
            <w:r w:rsidRPr="00956BE7">
              <w:rPr>
                <w:sz w:val="22"/>
                <w:szCs w:val="22"/>
              </w:rPr>
              <w:t>Kartēšanas pievienošana</w:t>
            </w:r>
          </w:p>
        </w:tc>
        <w:tc>
          <w:tcPr>
            <w:tcW w:w="2268" w:type="dxa"/>
          </w:tcPr>
          <w:p w14:paraId="22E0F1B8" w14:textId="3FBC0265" w:rsidR="00A12069" w:rsidRPr="00956BE7" w:rsidRDefault="00A12069" w:rsidP="00956BE7">
            <w:pPr>
              <w:pStyle w:val="Teksts"/>
              <w:spacing w:line="276" w:lineRule="auto"/>
              <w:ind w:firstLine="0"/>
              <w:jc w:val="left"/>
              <w:rPr>
                <w:i/>
                <w:iCs/>
                <w:sz w:val="22"/>
                <w:szCs w:val="22"/>
              </w:rPr>
            </w:pPr>
            <w:r w:rsidRPr="00956BE7">
              <w:rPr>
                <w:i/>
                <w:iCs/>
                <w:sz w:val="22"/>
                <w:szCs w:val="22"/>
              </w:rPr>
              <w:t>Mapping</w:t>
            </w:r>
          </w:p>
        </w:tc>
        <w:tc>
          <w:tcPr>
            <w:tcW w:w="4076" w:type="dxa"/>
          </w:tcPr>
          <w:p w14:paraId="2AA5E84D" w14:textId="0C4A961D" w:rsidR="00A12069" w:rsidRPr="00956BE7" w:rsidRDefault="00D55EFF" w:rsidP="00956BE7">
            <w:pPr>
              <w:pStyle w:val="Teksts"/>
              <w:spacing w:line="276" w:lineRule="auto"/>
              <w:ind w:firstLine="0"/>
              <w:jc w:val="left"/>
              <w:rPr>
                <w:sz w:val="22"/>
                <w:szCs w:val="22"/>
              </w:rPr>
            </w:pPr>
            <w:r w:rsidRPr="00956BE7">
              <w:rPr>
                <w:sz w:val="22"/>
                <w:szCs w:val="22"/>
              </w:rPr>
              <w:t>Definē transformācijas funkciju.</w:t>
            </w:r>
          </w:p>
        </w:tc>
      </w:tr>
      <w:tr w:rsidR="00A12069" w:rsidRPr="002E0EC1" w14:paraId="43A5FDB9" w14:textId="77777777" w:rsidTr="22F6A669">
        <w:tc>
          <w:tcPr>
            <w:tcW w:w="2943" w:type="dxa"/>
            <w:vAlign w:val="center"/>
          </w:tcPr>
          <w:p w14:paraId="203CD3A5" w14:textId="1FA5FC81" w:rsidR="00A12069" w:rsidRPr="00956BE7" w:rsidRDefault="00A12069" w:rsidP="00956BE7">
            <w:pPr>
              <w:pStyle w:val="Teksts"/>
              <w:spacing w:line="276" w:lineRule="auto"/>
              <w:ind w:firstLine="0"/>
              <w:jc w:val="left"/>
              <w:rPr>
                <w:sz w:val="22"/>
                <w:szCs w:val="22"/>
              </w:rPr>
            </w:pPr>
            <w:r w:rsidRPr="00956BE7">
              <w:rPr>
                <w:sz w:val="22"/>
                <w:szCs w:val="22"/>
              </w:rPr>
              <w:t>Kartēšanas dzēšana</w:t>
            </w:r>
          </w:p>
        </w:tc>
        <w:tc>
          <w:tcPr>
            <w:tcW w:w="2268" w:type="dxa"/>
          </w:tcPr>
          <w:p w14:paraId="589024FA" w14:textId="3F596F88" w:rsidR="00A12069" w:rsidRPr="00956BE7" w:rsidRDefault="00A12069" w:rsidP="00956BE7">
            <w:pPr>
              <w:pStyle w:val="Teksts"/>
              <w:spacing w:line="276" w:lineRule="auto"/>
              <w:ind w:firstLine="0"/>
              <w:jc w:val="left"/>
              <w:rPr>
                <w:i/>
                <w:iCs/>
                <w:sz w:val="22"/>
                <w:szCs w:val="22"/>
              </w:rPr>
            </w:pPr>
            <w:r w:rsidRPr="00956BE7">
              <w:rPr>
                <w:i/>
                <w:iCs/>
                <w:sz w:val="22"/>
                <w:szCs w:val="22"/>
              </w:rPr>
              <w:t>Mapping</w:t>
            </w:r>
          </w:p>
        </w:tc>
        <w:tc>
          <w:tcPr>
            <w:tcW w:w="4076" w:type="dxa"/>
          </w:tcPr>
          <w:p w14:paraId="2CE761F7" w14:textId="5A751D34" w:rsidR="00A12069" w:rsidRPr="00956BE7" w:rsidRDefault="00D55EFF" w:rsidP="00956BE7">
            <w:pPr>
              <w:pStyle w:val="Teksts"/>
              <w:spacing w:line="276" w:lineRule="auto"/>
              <w:ind w:firstLine="0"/>
              <w:jc w:val="left"/>
              <w:rPr>
                <w:sz w:val="22"/>
                <w:szCs w:val="22"/>
              </w:rPr>
            </w:pPr>
            <w:r w:rsidRPr="00956BE7">
              <w:rPr>
                <w:sz w:val="22"/>
                <w:szCs w:val="22"/>
              </w:rPr>
              <w:t>Pārdefinē transformācijas funkciju vai dzēš kartēšanas datus.</w:t>
            </w:r>
          </w:p>
        </w:tc>
      </w:tr>
      <w:tr w:rsidR="00A12069" w:rsidRPr="002E0EC1" w14:paraId="02FCD8D5" w14:textId="77777777" w:rsidTr="22F6A669">
        <w:tc>
          <w:tcPr>
            <w:tcW w:w="2943" w:type="dxa"/>
            <w:vAlign w:val="center"/>
          </w:tcPr>
          <w:p w14:paraId="52037680" w14:textId="1F180491" w:rsidR="00A12069" w:rsidRPr="00956BE7" w:rsidRDefault="00A12069" w:rsidP="00956BE7">
            <w:pPr>
              <w:pStyle w:val="Teksts"/>
              <w:spacing w:line="276" w:lineRule="auto"/>
              <w:ind w:firstLine="0"/>
              <w:jc w:val="left"/>
              <w:rPr>
                <w:sz w:val="22"/>
                <w:szCs w:val="22"/>
              </w:rPr>
            </w:pPr>
            <w:r w:rsidRPr="00956BE7">
              <w:rPr>
                <w:sz w:val="22"/>
                <w:szCs w:val="22"/>
              </w:rPr>
              <w:t>Metadatu īpašības pievienošana</w:t>
            </w:r>
          </w:p>
        </w:tc>
        <w:tc>
          <w:tcPr>
            <w:tcW w:w="2268" w:type="dxa"/>
          </w:tcPr>
          <w:p w14:paraId="69E5F399" w14:textId="0CD27A0A" w:rsidR="00A12069" w:rsidRPr="00956BE7" w:rsidRDefault="00A12069" w:rsidP="00956BE7">
            <w:pPr>
              <w:pStyle w:val="Teksts"/>
              <w:spacing w:line="276" w:lineRule="auto"/>
              <w:ind w:firstLine="0"/>
              <w:jc w:val="left"/>
              <w:rPr>
                <w:i/>
                <w:iCs/>
                <w:sz w:val="22"/>
                <w:szCs w:val="22"/>
              </w:rPr>
            </w:pPr>
            <w:r w:rsidRPr="00956BE7">
              <w:rPr>
                <w:i/>
                <w:iCs/>
                <w:sz w:val="22"/>
                <w:szCs w:val="22"/>
              </w:rPr>
              <w:t>Metadata Property</w:t>
            </w:r>
          </w:p>
        </w:tc>
        <w:tc>
          <w:tcPr>
            <w:tcW w:w="4076" w:type="dxa"/>
          </w:tcPr>
          <w:p w14:paraId="35BF3263" w14:textId="4C78E97F" w:rsidR="00A12069" w:rsidRPr="00956BE7" w:rsidRDefault="00D55EFF" w:rsidP="00956BE7">
            <w:pPr>
              <w:pStyle w:val="Teksts"/>
              <w:spacing w:line="276" w:lineRule="auto"/>
              <w:ind w:firstLine="0"/>
              <w:jc w:val="left"/>
              <w:rPr>
                <w:sz w:val="22"/>
                <w:szCs w:val="22"/>
              </w:rPr>
            </w:pPr>
            <w:r w:rsidRPr="00956BE7">
              <w:rPr>
                <w:sz w:val="22"/>
                <w:szCs w:val="22"/>
              </w:rPr>
              <w:t>Izstrādātājs pieņem lēmumu par tālāko īpašības izmantošanu.</w:t>
            </w:r>
          </w:p>
        </w:tc>
      </w:tr>
      <w:tr w:rsidR="00A12069" w:rsidRPr="002E0EC1" w14:paraId="6A6B8A60" w14:textId="77777777" w:rsidTr="22F6A669">
        <w:tc>
          <w:tcPr>
            <w:tcW w:w="2943" w:type="dxa"/>
            <w:vAlign w:val="center"/>
          </w:tcPr>
          <w:p w14:paraId="39172731" w14:textId="23AC1E3E" w:rsidR="00A12069" w:rsidRPr="00956BE7" w:rsidRDefault="00A12069" w:rsidP="00956BE7">
            <w:pPr>
              <w:pStyle w:val="Teksts"/>
              <w:spacing w:line="276" w:lineRule="auto"/>
              <w:ind w:firstLine="0"/>
              <w:jc w:val="left"/>
              <w:rPr>
                <w:sz w:val="22"/>
                <w:szCs w:val="22"/>
              </w:rPr>
            </w:pPr>
            <w:r w:rsidRPr="00956BE7">
              <w:rPr>
                <w:sz w:val="22"/>
                <w:szCs w:val="22"/>
              </w:rPr>
              <w:t>Metadatu īpašības dzēšana</w:t>
            </w:r>
          </w:p>
        </w:tc>
        <w:tc>
          <w:tcPr>
            <w:tcW w:w="2268" w:type="dxa"/>
          </w:tcPr>
          <w:p w14:paraId="4847450A" w14:textId="3C8501CC" w:rsidR="00A12069" w:rsidRPr="00956BE7" w:rsidRDefault="00A12069" w:rsidP="00956BE7">
            <w:pPr>
              <w:pStyle w:val="Teksts"/>
              <w:spacing w:line="276" w:lineRule="auto"/>
              <w:ind w:firstLine="0"/>
              <w:jc w:val="left"/>
              <w:rPr>
                <w:i/>
                <w:iCs/>
                <w:sz w:val="22"/>
                <w:szCs w:val="22"/>
              </w:rPr>
            </w:pPr>
            <w:r w:rsidRPr="00956BE7">
              <w:rPr>
                <w:i/>
                <w:iCs/>
                <w:sz w:val="22"/>
                <w:szCs w:val="22"/>
              </w:rPr>
              <w:t>Metadata Property</w:t>
            </w:r>
          </w:p>
        </w:tc>
        <w:tc>
          <w:tcPr>
            <w:tcW w:w="4076" w:type="dxa"/>
          </w:tcPr>
          <w:p w14:paraId="713070FD" w14:textId="59501E60"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r w:rsidR="00A12069" w:rsidRPr="002E0EC1" w14:paraId="6AAA7029" w14:textId="77777777" w:rsidTr="22F6A669">
        <w:tc>
          <w:tcPr>
            <w:tcW w:w="2943" w:type="dxa"/>
            <w:vAlign w:val="center"/>
          </w:tcPr>
          <w:p w14:paraId="3AA87771" w14:textId="7A5E1A43" w:rsidR="00A12069" w:rsidRPr="00956BE7" w:rsidRDefault="00A12069" w:rsidP="00956BE7">
            <w:pPr>
              <w:pStyle w:val="Teksts"/>
              <w:spacing w:line="276" w:lineRule="auto"/>
              <w:ind w:firstLine="0"/>
              <w:jc w:val="left"/>
              <w:rPr>
                <w:sz w:val="22"/>
                <w:szCs w:val="22"/>
              </w:rPr>
            </w:pPr>
            <w:r w:rsidRPr="00956BE7">
              <w:rPr>
                <w:sz w:val="22"/>
                <w:szCs w:val="22"/>
              </w:rPr>
              <w:t>Atribūta vērtības maiņa</w:t>
            </w:r>
          </w:p>
        </w:tc>
        <w:tc>
          <w:tcPr>
            <w:tcW w:w="2268" w:type="dxa"/>
          </w:tcPr>
          <w:p w14:paraId="6BFAF979" w14:textId="703EA807" w:rsidR="00A12069" w:rsidRPr="00956BE7" w:rsidRDefault="00A12069" w:rsidP="00956BE7">
            <w:pPr>
              <w:pStyle w:val="Teksts"/>
              <w:spacing w:line="276" w:lineRule="auto"/>
              <w:ind w:firstLine="0"/>
              <w:jc w:val="left"/>
              <w:rPr>
                <w:sz w:val="22"/>
                <w:szCs w:val="22"/>
              </w:rPr>
            </w:pPr>
            <w:r w:rsidRPr="00956BE7">
              <w:rPr>
                <w:sz w:val="22"/>
                <w:szCs w:val="22"/>
              </w:rPr>
              <w:t>Atribūtu saturošā klase</w:t>
            </w:r>
          </w:p>
        </w:tc>
        <w:tc>
          <w:tcPr>
            <w:tcW w:w="4076" w:type="dxa"/>
          </w:tcPr>
          <w:p w14:paraId="1641857B" w14:textId="1336CB2E" w:rsidR="00A12069" w:rsidRPr="00956BE7" w:rsidRDefault="00D55EFF" w:rsidP="00956BE7">
            <w:pPr>
              <w:pStyle w:val="Teksts"/>
              <w:spacing w:line="276" w:lineRule="auto"/>
              <w:ind w:firstLine="0"/>
              <w:jc w:val="left"/>
              <w:rPr>
                <w:sz w:val="22"/>
                <w:szCs w:val="22"/>
              </w:rPr>
            </w:pPr>
            <w:r w:rsidRPr="00956BE7">
              <w:rPr>
                <w:sz w:val="22"/>
                <w:szCs w:val="22"/>
              </w:rPr>
              <w:t>Pārdefinē ETL procesus.</w:t>
            </w:r>
          </w:p>
        </w:tc>
      </w:tr>
    </w:tbl>
    <w:p w14:paraId="3D1ABA05" w14:textId="77777777" w:rsidR="00D55EFF" w:rsidRDefault="00D55EFF" w:rsidP="00D55EFF">
      <w:pPr>
        <w:pStyle w:val="Teksts"/>
      </w:pPr>
    </w:p>
    <w:p w14:paraId="6F421C47" w14:textId="49B1DFE3" w:rsidR="00C97DC5" w:rsidRDefault="00D55EFF" w:rsidP="00D55EFF">
      <w:pPr>
        <w:pStyle w:val="Teksts"/>
        <w:rPr>
          <w:sz w:val="22"/>
          <w:szCs w:val="22"/>
        </w:rPr>
      </w:pPr>
      <w:r>
        <w:t>Iespējam</w:t>
      </w:r>
      <w:r w:rsidR="00C97DC5">
        <w:t>os</w:t>
      </w:r>
      <w:r>
        <w:t xml:space="preserve"> </w:t>
      </w:r>
      <w:r w:rsidR="00C97DC5">
        <w:t>izmaiņu veidus</w:t>
      </w:r>
      <w:r w:rsidR="00ED2828">
        <w:t xml:space="preserve"> </w:t>
      </w:r>
      <w:r>
        <w:t xml:space="preserve">un vispārīgu </w:t>
      </w:r>
      <w:r w:rsidR="00C97DC5">
        <w:t>to</w:t>
      </w:r>
      <w:r>
        <w:t xml:space="preserve"> adaptācijas aprakstu skat. tabulā </w:t>
      </w:r>
      <w:r w:rsidRPr="00D55EFF">
        <w:fldChar w:fldCharType="begin"/>
      </w:r>
      <w:r w:rsidRPr="00D55EFF">
        <w:instrText xml:space="preserve"> REF _Ref39737750 \h  \* MERGEFORMAT </w:instrText>
      </w:r>
      <w:r w:rsidRPr="00D55EFF">
        <w:fldChar w:fldCharType="separate"/>
      </w:r>
      <w:r w:rsidRPr="00D55EFF">
        <w:t>2.</w:t>
      </w:r>
      <w:r w:rsidRPr="00D55EFF">
        <w:rPr>
          <w:noProof/>
        </w:rPr>
        <w:t>1</w:t>
      </w:r>
      <w:r w:rsidRPr="00D55EFF">
        <w:fldChar w:fldCharType="end"/>
      </w:r>
      <w:r>
        <w:t>. Izmaiņā</w:t>
      </w:r>
      <w:r w:rsidR="00922242">
        <w:t>s</w:t>
      </w:r>
      <w:r>
        <w:t xml:space="preserve"> iesaistītās klases kontekstā skat.</w:t>
      </w:r>
      <w:r w:rsidR="00922242">
        <w:t xml:space="preserve"> att. </w:t>
      </w:r>
      <w:r w:rsidR="00922242" w:rsidRPr="00922242">
        <w:rPr>
          <w:sz w:val="22"/>
          <w:szCs w:val="22"/>
        </w:rPr>
        <w:fldChar w:fldCharType="begin"/>
      </w:r>
      <w:r w:rsidR="00922242" w:rsidRPr="00922242">
        <w:rPr>
          <w:sz w:val="22"/>
          <w:szCs w:val="22"/>
        </w:rPr>
        <w:instrText xml:space="preserve"> REF _Ref39582207 \h  \* MERGEFORMAT </w:instrText>
      </w:r>
      <w:r w:rsidR="00922242" w:rsidRPr="00922242">
        <w:rPr>
          <w:sz w:val="22"/>
          <w:szCs w:val="22"/>
        </w:rPr>
      </w:r>
      <w:r w:rsidR="00922242" w:rsidRPr="00922242">
        <w:rPr>
          <w:sz w:val="22"/>
          <w:szCs w:val="22"/>
        </w:rPr>
        <w:fldChar w:fldCharType="separate"/>
      </w:r>
      <w:r w:rsidR="00922242" w:rsidRPr="00922242">
        <w:rPr>
          <w:sz w:val="22"/>
          <w:szCs w:val="22"/>
        </w:rPr>
        <w:t>2.</w:t>
      </w:r>
      <w:r w:rsidR="00922242" w:rsidRPr="00922242">
        <w:rPr>
          <w:noProof/>
          <w:sz w:val="22"/>
          <w:szCs w:val="22"/>
        </w:rPr>
        <w:t>9</w:t>
      </w:r>
      <w:r w:rsidR="00922242" w:rsidRPr="00922242">
        <w:rPr>
          <w:sz w:val="22"/>
          <w:szCs w:val="22"/>
        </w:rPr>
        <w:t>.</w:t>
      </w:r>
      <w:r w:rsidR="00922242" w:rsidRPr="00922242">
        <w:rPr>
          <w:sz w:val="22"/>
          <w:szCs w:val="22"/>
        </w:rPr>
        <w:fldChar w:fldCharType="end"/>
      </w:r>
      <w:r w:rsidR="00C97DC5">
        <w:rPr>
          <w:sz w:val="22"/>
          <w:szCs w:val="22"/>
        </w:rPr>
        <w:t xml:space="preserve"> </w:t>
      </w:r>
    </w:p>
    <w:p w14:paraId="3BB0C9A4" w14:textId="17AE6B28" w:rsidR="001553C9" w:rsidRPr="008740B3" w:rsidRDefault="00C97DC5" w:rsidP="00D55EFF">
      <w:pPr>
        <w:pStyle w:val="Teksts"/>
        <w:rPr>
          <w:szCs w:val="24"/>
        </w:rPr>
      </w:pPr>
      <w:r w:rsidRPr="008740B3">
        <w:rPr>
          <w:szCs w:val="24"/>
        </w:rPr>
        <w:t xml:space="preserve">Katrs no izmaiņu adaptācijas scenārijiem ir vairāku izpildāmo soļu un pārbaudāmo nosacījumu kopums, kas saistīts ar dažādu struktūru pārveidi un pārbaudi. Izmaiņu adaptācijas scenāriju </w:t>
      </w:r>
      <w:r w:rsidR="00503A11">
        <w:rPr>
          <w:szCs w:val="24"/>
        </w:rPr>
        <w:t xml:space="preserve">glabāšanas un izpildes </w:t>
      </w:r>
      <w:r w:rsidRPr="008740B3">
        <w:rPr>
          <w:szCs w:val="24"/>
        </w:rPr>
        <w:t xml:space="preserve">tehnisko realizāciju skatīt </w:t>
      </w:r>
      <w:r w:rsidRPr="008740B3">
        <w:rPr>
          <w:szCs w:val="24"/>
        </w:rPr>
        <w:fldChar w:fldCharType="begin"/>
      </w:r>
      <w:r w:rsidRPr="008740B3">
        <w:rPr>
          <w:szCs w:val="24"/>
        </w:rPr>
        <w:instrText xml:space="preserve"> REF _Ref39737960 \r \h </w:instrText>
      </w:r>
      <w:r w:rsidR="008740B3">
        <w:rPr>
          <w:szCs w:val="24"/>
        </w:rPr>
        <w:instrText xml:space="preserve"> \* MERGEFORMAT </w:instrText>
      </w:r>
      <w:r w:rsidRPr="008740B3">
        <w:rPr>
          <w:szCs w:val="24"/>
        </w:rPr>
      </w:r>
      <w:r w:rsidRPr="008740B3">
        <w:rPr>
          <w:szCs w:val="24"/>
        </w:rPr>
        <w:fldChar w:fldCharType="separate"/>
      </w:r>
      <w:r w:rsidRPr="008740B3">
        <w:rPr>
          <w:szCs w:val="24"/>
        </w:rPr>
        <w:t>3</w:t>
      </w:r>
      <w:r w:rsidRPr="008740B3">
        <w:rPr>
          <w:szCs w:val="24"/>
        </w:rPr>
        <w:fldChar w:fldCharType="end"/>
      </w:r>
      <w:r w:rsidRPr="008740B3">
        <w:rPr>
          <w:szCs w:val="24"/>
        </w:rPr>
        <w:t>.nodaļā.</w:t>
      </w:r>
    </w:p>
    <w:p w14:paraId="5CE2DDE4" w14:textId="27930340" w:rsidR="001553C9" w:rsidRDefault="001553C9" w:rsidP="001553C9">
      <w:pPr>
        <w:pStyle w:val="apaknodaasvirsraksts"/>
        <w:numPr>
          <w:ilvl w:val="1"/>
          <w:numId w:val="1"/>
        </w:numPr>
        <w:ind w:left="851"/>
      </w:pPr>
      <w:r>
        <w:t xml:space="preserve"> </w:t>
      </w:r>
      <w:bookmarkStart w:id="452" w:name="_Toc41169706"/>
      <w:r>
        <w:t>Datu avotu evolūcijas sistēmas pielietojums</w:t>
      </w:r>
      <w:bookmarkEnd w:id="452"/>
    </w:p>
    <w:p w14:paraId="4DF08431" w14:textId="3112BF82" w:rsidR="001553C9" w:rsidRDefault="001553C9" w:rsidP="001553C9">
      <w:pPr>
        <w:pStyle w:val="Teksts"/>
      </w:pPr>
      <w:r>
        <w:t xml:space="preserve">Lai </w:t>
      </w:r>
      <w:r w:rsidR="005A3DE2">
        <w:t>praktiski pierādītu</w:t>
      </w:r>
      <w:r>
        <w:t xml:space="preserve"> izstrādāt</w:t>
      </w:r>
      <w:r w:rsidR="005A3DE2">
        <w:t>ās</w:t>
      </w:r>
      <w:r>
        <w:t xml:space="preserve"> lielo datu analīzes </w:t>
      </w:r>
      <w:r w:rsidR="005A3DE2">
        <w:t>sistēmas arhitektūras metadatu modeļa darbību, tā izmantota publikāciju lielo datu sistēmā. Publikāciju sistēmas mērķis ir no vairākiem neviendabīgiem datu avotiem integrēt datus par Latvijas Universitātes darbinieku un studentu publikācijām un nodrošināt šo datu analīzi datu noliktavā [</w:t>
      </w:r>
      <w:r w:rsidR="00D731B2">
        <w:fldChar w:fldCharType="begin"/>
      </w:r>
      <w:r w:rsidR="00D731B2">
        <w:instrText xml:space="preserve"> REF _Ref40258632 \r \h </w:instrText>
      </w:r>
      <w:r w:rsidR="00D731B2">
        <w:fldChar w:fldCharType="separate"/>
      </w:r>
      <w:r w:rsidR="00D731B2">
        <w:t>23</w:t>
      </w:r>
      <w:r w:rsidR="00D731B2">
        <w:fldChar w:fldCharType="end"/>
      </w:r>
      <w:r w:rsidR="005A3DE2">
        <w:t>].</w:t>
      </w:r>
    </w:p>
    <w:p w14:paraId="112E6910" w14:textId="3EEF7B5E" w:rsidR="005A3DE2" w:rsidRPr="005A3DE2" w:rsidRDefault="006C3E2F" w:rsidP="006C3E2F">
      <w:pPr>
        <w:pStyle w:val="Teksts"/>
        <w:ind w:firstLine="0"/>
      </w:pPr>
      <w:r>
        <w:rPr>
          <w:noProof/>
        </w:rPr>
        <w:lastRenderedPageBreak/>
        <w:drawing>
          <wp:inline distT="0" distB="0" distL="0" distR="0" wp14:anchorId="045C891D" wp14:editId="66D4EEFD">
            <wp:extent cx="5711899" cy="2192671"/>
            <wp:effectExtent l="19050" t="19050" r="22225" b="17145"/>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blication_dw_architecture.png"/>
                    <pic:cNvPicPr/>
                  </pic:nvPicPr>
                  <pic:blipFill rotWithShape="1">
                    <a:blip r:embed="rId19">
                      <a:extLst>
                        <a:ext uri="{28A0092B-C50C-407E-A947-70E740481C1C}">
                          <a14:useLocalDpi xmlns:a14="http://schemas.microsoft.com/office/drawing/2010/main" val="0"/>
                        </a:ext>
                      </a:extLst>
                    </a:blip>
                    <a:srcRect l="-1327" t="10045" r="19149" b="-3530"/>
                    <a:stretch/>
                  </pic:blipFill>
                  <pic:spPr bwMode="auto">
                    <a:xfrm>
                      <a:off x="0" y="0"/>
                      <a:ext cx="5745437" cy="2205546"/>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2ADCDD3" w14:textId="166FB93B" w:rsidR="00E10B2E" w:rsidRDefault="00E10B2E" w:rsidP="00E10B2E">
      <w:pPr>
        <w:pStyle w:val="attlavirsraksts"/>
      </w:pPr>
      <w:bookmarkStart w:id="453" w:name="_Ref40186277"/>
      <w:r w:rsidRPr="00E10B2E">
        <w:rPr>
          <w:b w:val="0"/>
          <w:bCs/>
          <w:i/>
          <w:iCs/>
        </w:rPr>
        <w:t>2.</w:t>
      </w:r>
      <w:del w:id="454" w:author="Lauma Svilpe" w:date="2020-05-23T23:42:00Z">
        <w:r w:rsidRPr="00E10B2E" w:rsidDel="00984E87">
          <w:rPr>
            <w:b w:val="0"/>
            <w:bCs/>
            <w:i/>
            <w:iCs/>
          </w:rPr>
          <w:fldChar w:fldCharType="begin"/>
        </w:r>
        <w:r w:rsidRPr="00E10B2E" w:rsidDel="00984E87">
          <w:rPr>
            <w:b w:val="0"/>
            <w:bCs/>
            <w:i/>
            <w:iCs/>
          </w:rPr>
          <w:delInstrText xml:space="preserve"> SEQ att. \* ARABIC </w:delInstrText>
        </w:r>
        <w:r w:rsidRPr="00E10B2E" w:rsidDel="00984E87">
          <w:rPr>
            <w:b w:val="0"/>
            <w:bCs/>
            <w:i/>
            <w:iCs/>
          </w:rPr>
          <w:fldChar w:fldCharType="separate"/>
        </w:r>
        <w:r w:rsidRPr="00E10B2E" w:rsidDel="00984E87">
          <w:rPr>
            <w:b w:val="0"/>
            <w:bCs/>
            <w:i/>
            <w:iCs/>
            <w:noProof/>
          </w:rPr>
          <w:delText>8</w:delText>
        </w:r>
        <w:r w:rsidRPr="00E10B2E" w:rsidDel="00984E87">
          <w:rPr>
            <w:b w:val="0"/>
            <w:bCs/>
            <w:i/>
            <w:iCs/>
          </w:rPr>
          <w:fldChar w:fldCharType="end"/>
        </w:r>
      </w:del>
      <w:ins w:id="455" w:author="Lauma Svilpe" w:date="2020-05-23T23:42:00Z">
        <w:r w:rsidR="00984E87">
          <w:rPr>
            <w:b w:val="0"/>
            <w:bCs/>
            <w:i/>
            <w:iCs/>
          </w:rPr>
          <w:t>4</w:t>
        </w:r>
      </w:ins>
      <w:r w:rsidRPr="00E10B2E">
        <w:rPr>
          <w:b w:val="0"/>
          <w:bCs/>
          <w:i/>
          <w:iCs/>
        </w:rPr>
        <w:t>.att.</w:t>
      </w:r>
      <w:bookmarkEnd w:id="453"/>
      <w:r>
        <w:t xml:space="preserve"> Publikāciju lielo datu sistēmas arhitektūra [</w:t>
      </w:r>
      <w:r w:rsidR="00D731B2">
        <w:fldChar w:fldCharType="begin"/>
      </w:r>
      <w:r w:rsidR="00D731B2">
        <w:instrText xml:space="preserve"> REF _Ref40258632 \r \h </w:instrText>
      </w:r>
      <w:r w:rsidR="00D731B2">
        <w:fldChar w:fldCharType="separate"/>
      </w:r>
      <w:r w:rsidR="00D731B2">
        <w:t>23</w:t>
      </w:r>
      <w:r w:rsidR="00D731B2">
        <w:fldChar w:fldCharType="end"/>
      </w:r>
      <w:r>
        <w:t>]</w:t>
      </w:r>
    </w:p>
    <w:p w14:paraId="08766A93" w14:textId="41E333AA" w:rsidR="00FE1567" w:rsidRDefault="00FE1567" w:rsidP="00E10B2E">
      <w:pPr>
        <w:pStyle w:val="attlavirsraksts"/>
      </w:pPr>
    </w:p>
    <w:p w14:paraId="7AEF454B" w14:textId="23C3F540" w:rsidR="009E5FAC" w:rsidRDefault="00FE1567" w:rsidP="00FE1567">
      <w:pPr>
        <w:pStyle w:val="Teksts"/>
      </w:pPr>
      <w:r>
        <w:t xml:space="preserve">Publikāciju lielo datu sistēmas arhitektūras shēmu skatīt attēlā </w:t>
      </w:r>
      <w:r w:rsidRPr="00FE1567">
        <w:fldChar w:fldCharType="begin"/>
      </w:r>
      <w:r w:rsidRPr="00FE1567">
        <w:instrText xml:space="preserve"> REF _Ref40186277 \h  \* MERGEFORMAT </w:instrText>
      </w:r>
      <w:r w:rsidRPr="00FE1567">
        <w:fldChar w:fldCharType="separate"/>
      </w:r>
      <w:r w:rsidRPr="00FE1567">
        <w:t>2.</w:t>
      </w:r>
      <w:del w:id="456" w:author="Lauma Svilpe" w:date="2020-05-23T23:42:00Z">
        <w:r w:rsidRPr="00FE1567" w:rsidDel="00984E87">
          <w:rPr>
            <w:noProof/>
          </w:rPr>
          <w:delText>8</w:delText>
        </w:r>
      </w:del>
      <w:ins w:id="457" w:author="Lauma Svilpe" w:date="2020-05-23T23:42:00Z">
        <w:r w:rsidR="00984E87">
          <w:rPr>
            <w:noProof/>
          </w:rPr>
          <w:t>4</w:t>
        </w:r>
      </w:ins>
      <w:r w:rsidRPr="00FE1567">
        <w:t>.</w:t>
      </w:r>
      <w:r w:rsidRPr="00FE1567">
        <w:fldChar w:fldCharType="end"/>
      </w:r>
      <w:r>
        <w:t xml:space="preserve"> Strukturēti dati tiek iegūti no Latvijas Universitātes informācijas sistēmas </w:t>
      </w:r>
      <w:r w:rsidRPr="00FE1567">
        <w:rPr>
          <w:i/>
          <w:iCs/>
        </w:rPr>
        <w:t>LUIS</w:t>
      </w:r>
      <w:r>
        <w:t>, taču daļēji strukturēti dati</w:t>
      </w:r>
      <w:r w:rsidR="00027379">
        <w:t xml:space="preserve"> -</w:t>
      </w:r>
      <w:r>
        <w:t xml:space="preserve"> no bibliotēkas datu pārvaldības sistēmas </w:t>
      </w:r>
      <w:r>
        <w:rPr>
          <w:i/>
          <w:iCs/>
        </w:rPr>
        <w:t>Aleph</w:t>
      </w:r>
      <w:r>
        <w:t>,</w:t>
      </w:r>
      <w:r w:rsidR="009E5FAC">
        <w:t xml:space="preserve"> kā arī</w:t>
      </w:r>
      <w:r>
        <w:t xml:space="preserve"> citātu indeksācijas sistēmām </w:t>
      </w:r>
      <w:r>
        <w:rPr>
          <w:i/>
          <w:iCs/>
        </w:rPr>
        <w:t>Scopus</w:t>
      </w:r>
      <w:r>
        <w:t xml:space="preserve"> un </w:t>
      </w:r>
      <w:r>
        <w:rPr>
          <w:i/>
          <w:iCs/>
        </w:rPr>
        <w:t>Web of Science</w:t>
      </w:r>
      <w:r>
        <w:t xml:space="preserve">. </w:t>
      </w:r>
      <w:r w:rsidR="009E5FAC">
        <w:t xml:space="preserve">Sistēmas arhitektūra sastāv no trīs datu maģistrāles līmeņiem, kur pēdējā no tiem dati tiek glabāti datu noliktavā, kas realizēta, balstoties uz </w:t>
      </w:r>
      <w:r w:rsidR="009E5FAC">
        <w:rPr>
          <w:i/>
          <w:iCs/>
        </w:rPr>
        <w:t>Apache</w:t>
      </w:r>
      <w:r w:rsidR="009E5FAC">
        <w:t xml:space="preserve"> </w:t>
      </w:r>
      <w:r w:rsidR="009E5FAC">
        <w:rPr>
          <w:i/>
          <w:iCs/>
        </w:rPr>
        <w:t>Hive</w:t>
      </w:r>
      <w:r w:rsidR="009E5FAC">
        <w:t xml:space="preserve"> tehnoloģiju. Pārejas starp datu maģistrāles līmeņiem nodrošina kartēšanas metadatos aprakstītie ETL procesi [</w:t>
      </w:r>
      <w:r w:rsidR="00D731B2">
        <w:fldChar w:fldCharType="begin"/>
      </w:r>
      <w:r w:rsidR="00D731B2">
        <w:instrText xml:space="preserve"> REF _Ref40258632 \r \h </w:instrText>
      </w:r>
      <w:r w:rsidR="00D731B2">
        <w:fldChar w:fldCharType="separate"/>
      </w:r>
      <w:r w:rsidR="00D731B2">
        <w:t>23</w:t>
      </w:r>
      <w:r w:rsidR="00D731B2">
        <w:fldChar w:fldCharType="end"/>
      </w:r>
      <w:r w:rsidR="009E5FAC">
        <w:t>].</w:t>
      </w:r>
    </w:p>
    <w:p w14:paraId="342B9BCA" w14:textId="647FB1F1" w:rsidR="00167DC7" w:rsidRPr="00167DC7" w:rsidRDefault="00167DC7" w:rsidP="00167DC7">
      <w:pPr>
        <w:pStyle w:val="Teksts"/>
        <w:jc w:val="right"/>
        <w:rPr>
          <w:i/>
          <w:iCs/>
        </w:rPr>
      </w:pPr>
      <w:r w:rsidRPr="00167DC7">
        <w:rPr>
          <w:i/>
          <w:iCs/>
        </w:rPr>
        <w:fldChar w:fldCharType="begin"/>
      </w:r>
      <w:r w:rsidRPr="00167DC7">
        <w:rPr>
          <w:i/>
          <w:iCs/>
        </w:rPr>
        <w:instrText xml:space="preserve"> SEQ Tabula \* ARABIC </w:instrText>
      </w:r>
      <w:r w:rsidRPr="00167DC7">
        <w:rPr>
          <w:i/>
          <w:iCs/>
        </w:rPr>
        <w:fldChar w:fldCharType="separate"/>
      </w:r>
      <w:bookmarkStart w:id="458" w:name="_Ref40188327"/>
      <w:r w:rsidR="004C38A0">
        <w:rPr>
          <w:i/>
          <w:iCs/>
          <w:noProof/>
        </w:rPr>
        <w:t>2</w:t>
      </w:r>
      <w:bookmarkEnd w:id="458"/>
      <w:r w:rsidRPr="00167DC7">
        <w:rPr>
          <w:i/>
          <w:iCs/>
        </w:rPr>
        <w:fldChar w:fldCharType="end"/>
      </w:r>
      <w:r w:rsidRPr="00167DC7">
        <w:rPr>
          <w:i/>
          <w:iCs/>
        </w:rPr>
        <w:t>.2. tabula</w:t>
      </w:r>
    </w:p>
    <w:p w14:paraId="1D075B56" w14:textId="5F4AC754" w:rsidR="00167DC7" w:rsidRDefault="00167DC7" w:rsidP="00167DC7">
      <w:pPr>
        <w:pStyle w:val="tabulasvirsraksts"/>
        <w:jc w:val="right"/>
      </w:pPr>
      <w:r>
        <w:t>Publikāciju lielo datu sistēmas kartēšanas metadatu piemērs</w:t>
      </w:r>
      <w:r w:rsidR="00F936A9">
        <w:t xml:space="preserve"> [</w:t>
      </w:r>
      <w:r w:rsidR="00D731B2">
        <w:fldChar w:fldCharType="begin"/>
      </w:r>
      <w:r w:rsidR="00D731B2">
        <w:instrText xml:space="preserve"> REF _Ref40258632 \r \h </w:instrText>
      </w:r>
      <w:r w:rsidR="00D731B2">
        <w:fldChar w:fldCharType="separate"/>
      </w:r>
      <w:r w:rsidR="00D731B2">
        <w:t>23</w:t>
      </w:r>
      <w:r w:rsidR="00D731B2">
        <w:fldChar w:fldCharType="end"/>
      </w:r>
      <w:r w:rsidR="00F936A9">
        <w:t>]</w:t>
      </w:r>
    </w:p>
    <w:p w14:paraId="65ABE15C" w14:textId="77777777" w:rsidR="00167DC7" w:rsidRPr="00167DC7" w:rsidRDefault="00167DC7" w:rsidP="00167DC7">
      <w:pPr>
        <w:pStyle w:val="tabulasvirsraksts"/>
        <w:jc w:val="right"/>
      </w:pPr>
    </w:p>
    <w:tbl>
      <w:tblPr>
        <w:tblStyle w:val="TableGrid"/>
        <w:tblW w:w="0" w:type="auto"/>
        <w:tblLook w:val="04A0" w:firstRow="1" w:lastRow="0" w:firstColumn="1" w:lastColumn="0" w:noHBand="0" w:noVBand="1"/>
      </w:tblPr>
      <w:tblGrid>
        <w:gridCol w:w="1951"/>
        <w:gridCol w:w="2410"/>
        <w:gridCol w:w="1625"/>
        <w:gridCol w:w="3301"/>
      </w:tblGrid>
      <w:tr w:rsidR="0006179B" w14:paraId="25102F32" w14:textId="77777777" w:rsidTr="00F936A9">
        <w:trPr>
          <w:trHeight w:val="635"/>
        </w:trPr>
        <w:tc>
          <w:tcPr>
            <w:tcW w:w="1951" w:type="dxa"/>
            <w:shd w:val="clear" w:color="auto" w:fill="D9D9D9" w:themeFill="background1" w:themeFillShade="D9"/>
            <w:vAlign w:val="center"/>
          </w:tcPr>
          <w:p w14:paraId="5E7E7B63" w14:textId="18C3A3CF" w:rsidR="0006179B" w:rsidRPr="00C37695" w:rsidRDefault="0006179B" w:rsidP="00C37695">
            <w:pPr>
              <w:pStyle w:val="Teksts"/>
              <w:spacing w:line="240" w:lineRule="auto"/>
              <w:ind w:firstLine="0"/>
              <w:jc w:val="center"/>
              <w:rPr>
                <w:b/>
                <w:bCs/>
                <w:szCs w:val="24"/>
              </w:rPr>
            </w:pPr>
            <w:r w:rsidRPr="00C37695">
              <w:rPr>
                <w:b/>
                <w:bCs/>
                <w:szCs w:val="24"/>
              </w:rPr>
              <w:t>Mērķa datu vienība</w:t>
            </w:r>
          </w:p>
        </w:tc>
        <w:tc>
          <w:tcPr>
            <w:tcW w:w="2410" w:type="dxa"/>
            <w:shd w:val="clear" w:color="auto" w:fill="D9D9D9" w:themeFill="background1" w:themeFillShade="D9"/>
            <w:vAlign w:val="center"/>
          </w:tcPr>
          <w:p w14:paraId="35507FD9" w14:textId="3E9EC492" w:rsidR="0006179B" w:rsidRPr="00C37695" w:rsidRDefault="0006179B" w:rsidP="00C37695">
            <w:pPr>
              <w:pStyle w:val="Teksts"/>
              <w:spacing w:line="240" w:lineRule="auto"/>
              <w:ind w:firstLine="0"/>
              <w:jc w:val="center"/>
              <w:rPr>
                <w:b/>
                <w:bCs/>
                <w:szCs w:val="24"/>
              </w:rPr>
            </w:pPr>
            <w:r w:rsidRPr="00C37695">
              <w:rPr>
                <w:b/>
                <w:bCs/>
                <w:szCs w:val="24"/>
              </w:rPr>
              <w:t>Oriģinālā datu vienība</w:t>
            </w:r>
          </w:p>
        </w:tc>
        <w:tc>
          <w:tcPr>
            <w:tcW w:w="1625" w:type="dxa"/>
            <w:shd w:val="clear" w:color="auto" w:fill="D9D9D9" w:themeFill="background1" w:themeFillShade="D9"/>
            <w:vAlign w:val="center"/>
          </w:tcPr>
          <w:p w14:paraId="6C457D79" w14:textId="34237A86" w:rsidR="0006179B" w:rsidRPr="00C37695" w:rsidRDefault="0006179B" w:rsidP="00C37695">
            <w:pPr>
              <w:pStyle w:val="Teksts"/>
              <w:spacing w:line="240" w:lineRule="auto"/>
              <w:ind w:firstLine="0"/>
              <w:jc w:val="center"/>
              <w:rPr>
                <w:b/>
                <w:bCs/>
                <w:szCs w:val="24"/>
              </w:rPr>
            </w:pPr>
            <w:r w:rsidRPr="00C37695">
              <w:rPr>
                <w:b/>
                <w:bCs/>
                <w:szCs w:val="24"/>
              </w:rPr>
              <w:t>Kartēšanas operācija</w:t>
            </w:r>
          </w:p>
        </w:tc>
        <w:tc>
          <w:tcPr>
            <w:tcW w:w="3301" w:type="dxa"/>
            <w:shd w:val="clear" w:color="auto" w:fill="D9D9D9" w:themeFill="background1" w:themeFillShade="D9"/>
            <w:vAlign w:val="center"/>
          </w:tcPr>
          <w:p w14:paraId="40EB7C66" w14:textId="5D7A3837" w:rsidR="0006179B" w:rsidRPr="00C37695" w:rsidRDefault="0006179B" w:rsidP="00C37695">
            <w:pPr>
              <w:pStyle w:val="Teksts"/>
              <w:spacing w:line="240" w:lineRule="auto"/>
              <w:ind w:firstLine="0"/>
              <w:jc w:val="center"/>
              <w:rPr>
                <w:b/>
                <w:bCs/>
                <w:szCs w:val="24"/>
              </w:rPr>
            </w:pPr>
            <w:r w:rsidRPr="00C37695">
              <w:rPr>
                <w:b/>
                <w:bCs/>
                <w:szCs w:val="24"/>
              </w:rPr>
              <w:t>Apraksts</w:t>
            </w:r>
          </w:p>
        </w:tc>
      </w:tr>
      <w:tr w:rsidR="0006179B" w:rsidRPr="00F936A9" w14:paraId="244D0087" w14:textId="77777777" w:rsidTr="00F936A9">
        <w:trPr>
          <w:trHeight w:val="1005"/>
        </w:trPr>
        <w:tc>
          <w:tcPr>
            <w:tcW w:w="1951" w:type="dxa"/>
            <w:vAlign w:val="center"/>
          </w:tcPr>
          <w:p w14:paraId="78EF5858" w14:textId="2A4FD1F4" w:rsidR="0006179B" w:rsidRPr="00F936A9" w:rsidRDefault="0006179B" w:rsidP="00F936A9">
            <w:pPr>
              <w:pStyle w:val="Teksts"/>
              <w:spacing w:line="240" w:lineRule="auto"/>
              <w:ind w:firstLine="0"/>
              <w:jc w:val="left"/>
              <w:rPr>
                <w:szCs w:val="24"/>
              </w:rPr>
            </w:pPr>
            <w:r w:rsidRPr="00F936A9">
              <w:rPr>
                <w:szCs w:val="24"/>
              </w:rPr>
              <w:t xml:space="preserve">Level3. Faculty. </w:t>
            </w:r>
            <w:r w:rsidRPr="00F936A9">
              <w:rPr>
                <w:b/>
                <w:bCs/>
                <w:szCs w:val="24"/>
              </w:rPr>
              <w:t>Department</w:t>
            </w:r>
          </w:p>
        </w:tc>
        <w:tc>
          <w:tcPr>
            <w:tcW w:w="2410" w:type="dxa"/>
            <w:vAlign w:val="center"/>
          </w:tcPr>
          <w:p w14:paraId="111D173E" w14:textId="65ADD308" w:rsidR="0006179B" w:rsidRPr="00F936A9" w:rsidRDefault="0006179B" w:rsidP="00F936A9">
            <w:pPr>
              <w:pStyle w:val="Teksts"/>
              <w:spacing w:line="240" w:lineRule="auto"/>
              <w:ind w:firstLine="0"/>
              <w:jc w:val="left"/>
              <w:rPr>
                <w:szCs w:val="24"/>
              </w:rPr>
            </w:pPr>
            <w:r w:rsidRPr="00F936A9">
              <w:rPr>
                <w:szCs w:val="24"/>
              </w:rPr>
              <w:t xml:space="preserve">Level1. Luis_person. </w:t>
            </w:r>
            <w:r w:rsidRPr="00F936A9">
              <w:rPr>
                <w:b/>
                <w:bCs/>
                <w:szCs w:val="24"/>
              </w:rPr>
              <w:t>Affiliation</w:t>
            </w:r>
          </w:p>
        </w:tc>
        <w:tc>
          <w:tcPr>
            <w:tcW w:w="1625" w:type="dxa"/>
            <w:vAlign w:val="center"/>
          </w:tcPr>
          <w:p w14:paraId="24114EF6" w14:textId="3D9F5775" w:rsidR="0006179B" w:rsidRPr="00F936A9" w:rsidRDefault="0006179B" w:rsidP="00167DC7">
            <w:pPr>
              <w:pStyle w:val="Teksts"/>
              <w:spacing w:line="240" w:lineRule="auto"/>
              <w:ind w:firstLine="0"/>
              <w:jc w:val="center"/>
              <w:rPr>
                <w:szCs w:val="24"/>
              </w:rPr>
            </w:pPr>
            <w:r w:rsidRPr="00F936A9">
              <w:rPr>
                <w:szCs w:val="24"/>
              </w:rPr>
              <w:t>?</w:t>
            </w:r>
          </w:p>
        </w:tc>
        <w:tc>
          <w:tcPr>
            <w:tcW w:w="3301" w:type="dxa"/>
            <w:vAlign w:val="center"/>
          </w:tcPr>
          <w:p w14:paraId="470EF800" w14:textId="7886445E" w:rsidR="0006179B" w:rsidRPr="00F936A9" w:rsidRDefault="00167DC7" w:rsidP="00F936A9">
            <w:pPr>
              <w:pStyle w:val="Teksts"/>
              <w:spacing w:line="240" w:lineRule="auto"/>
              <w:ind w:firstLine="0"/>
              <w:jc w:val="left"/>
              <w:rPr>
                <w:szCs w:val="24"/>
              </w:rPr>
            </w:pPr>
            <w:r w:rsidRPr="00F936A9">
              <w:rPr>
                <w:szCs w:val="24"/>
              </w:rPr>
              <w:t xml:space="preserve">Autora fakultāte tiek noteikta pēc tabulas </w:t>
            </w:r>
            <w:r w:rsidRPr="00F936A9">
              <w:rPr>
                <w:i/>
                <w:iCs/>
                <w:szCs w:val="24"/>
              </w:rPr>
              <w:t>LUIS_person</w:t>
            </w:r>
            <w:r w:rsidRPr="00F936A9">
              <w:rPr>
                <w:szCs w:val="24"/>
              </w:rPr>
              <w:t xml:space="preserve"> kolonnas </w:t>
            </w:r>
            <w:r w:rsidRPr="00F936A9">
              <w:rPr>
                <w:i/>
                <w:iCs/>
                <w:szCs w:val="24"/>
              </w:rPr>
              <w:t>Affiliation.</w:t>
            </w:r>
          </w:p>
        </w:tc>
      </w:tr>
      <w:tr w:rsidR="0006179B" w:rsidRPr="00F936A9" w14:paraId="5F9EF6B5" w14:textId="77777777" w:rsidTr="00F936A9">
        <w:trPr>
          <w:trHeight w:val="1415"/>
        </w:trPr>
        <w:tc>
          <w:tcPr>
            <w:tcW w:w="1951" w:type="dxa"/>
            <w:vAlign w:val="center"/>
          </w:tcPr>
          <w:p w14:paraId="3919FD6E" w14:textId="6AB2E6DD" w:rsidR="0006179B" w:rsidRPr="00F936A9" w:rsidRDefault="0006179B" w:rsidP="00F936A9">
            <w:pPr>
              <w:pStyle w:val="Teksts"/>
              <w:spacing w:line="240" w:lineRule="auto"/>
              <w:ind w:firstLine="0"/>
              <w:jc w:val="left"/>
              <w:rPr>
                <w:szCs w:val="24"/>
              </w:rPr>
            </w:pPr>
            <w:r w:rsidRPr="00F936A9">
              <w:rPr>
                <w:szCs w:val="24"/>
              </w:rPr>
              <w:t xml:space="preserve">Level3. Publications. </w:t>
            </w:r>
            <w:r w:rsidRPr="00F936A9">
              <w:rPr>
                <w:b/>
                <w:bCs/>
                <w:szCs w:val="24"/>
              </w:rPr>
              <w:t>Number of Scopus citations</w:t>
            </w:r>
          </w:p>
        </w:tc>
        <w:tc>
          <w:tcPr>
            <w:tcW w:w="2410" w:type="dxa"/>
            <w:vAlign w:val="center"/>
          </w:tcPr>
          <w:p w14:paraId="351C3C41" w14:textId="5705BE62" w:rsidR="0006179B" w:rsidRPr="00F936A9" w:rsidRDefault="0006179B" w:rsidP="00F936A9">
            <w:pPr>
              <w:pStyle w:val="Teksts"/>
              <w:spacing w:line="240" w:lineRule="auto"/>
              <w:ind w:firstLine="0"/>
              <w:jc w:val="left"/>
              <w:rPr>
                <w:szCs w:val="24"/>
              </w:rPr>
            </w:pPr>
            <w:r w:rsidRPr="00F936A9">
              <w:rPr>
                <w:szCs w:val="24"/>
              </w:rPr>
              <w:t xml:space="preserve">Level2. Scopus_publ. </w:t>
            </w:r>
            <w:r w:rsidRPr="00F936A9">
              <w:rPr>
                <w:b/>
                <w:bCs/>
                <w:szCs w:val="24"/>
              </w:rPr>
              <w:t>citedby_count</w:t>
            </w:r>
          </w:p>
        </w:tc>
        <w:tc>
          <w:tcPr>
            <w:tcW w:w="1625" w:type="dxa"/>
            <w:vAlign w:val="center"/>
          </w:tcPr>
          <w:p w14:paraId="1740548B" w14:textId="38376505" w:rsidR="0006179B" w:rsidRPr="00F936A9" w:rsidRDefault="0006179B" w:rsidP="00167DC7">
            <w:pPr>
              <w:pStyle w:val="Teksts"/>
              <w:spacing w:line="240" w:lineRule="auto"/>
              <w:ind w:firstLine="0"/>
              <w:jc w:val="center"/>
              <w:rPr>
                <w:szCs w:val="24"/>
              </w:rPr>
            </w:pPr>
            <w:r w:rsidRPr="00F936A9">
              <w:rPr>
                <w:szCs w:val="24"/>
              </w:rPr>
              <w:t>SUM(</w:t>
            </w:r>
            <w:r w:rsidR="00F936A9">
              <w:rPr>
                <w:szCs w:val="24"/>
              </w:rPr>
              <w:t xml:space="preserve"> </w:t>
            </w:r>
            <w:r w:rsidRPr="00F936A9">
              <w:rPr>
                <w:szCs w:val="24"/>
              </w:rPr>
              <w:t>?</w:t>
            </w:r>
            <w:r w:rsidR="00F936A9">
              <w:rPr>
                <w:szCs w:val="24"/>
              </w:rPr>
              <w:t xml:space="preserve"> </w:t>
            </w:r>
            <w:r w:rsidRPr="00F936A9">
              <w:rPr>
                <w:szCs w:val="24"/>
              </w:rPr>
              <w:t>)</w:t>
            </w:r>
          </w:p>
        </w:tc>
        <w:tc>
          <w:tcPr>
            <w:tcW w:w="3301" w:type="dxa"/>
            <w:vAlign w:val="center"/>
          </w:tcPr>
          <w:p w14:paraId="19F8248D" w14:textId="1389098E" w:rsidR="0006179B" w:rsidRPr="00F936A9" w:rsidRDefault="00167DC7" w:rsidP="00F936A9">
            <w:pPr>
              <w:pStyle w:val="Teksts"/>
              <w:spacing w:line="240" w:lineRule="auto"/>
              <w:ind w:firstLine="0"/>
              <w:jc w:val="left"/>
              <w:rPr>
                <w:szCs w:val="24"/>
              </w:rPr>
            </w:pPr>
            <w:r w:rsidRPr="00F936A9">
              <w:rPr>
                <w:szCs w:val="24"/>
              </w:rPr>
              <w:t>Scopus citātu skaits tiek izrēķināts kā individuālo publikāciju skaita summa</w:t>
            </w:r>
            <w:r w:rsidR="009302BE">
              <w:rPr>
                <w:szCs w:val="24"/>
              </w:rPr>
              <w:t>s</w:t>
            </w:r>
            <w:r w:rsidRPr="00F936A9">
              <w:rPr>
                <w:szCs w:val="24"/>
              </w:rPr>
              <w:t xml:space="preserve">, kas iegūta no </w:t>
            </w:r>
            <w:r w:rsidRPr="00F936A9">
              <w:rPr>
                <w:i/>
                <w:iCs/>
                <w:szCs w:val="24"/>
              </w:rPr>
              <w:t>Scopus</w:t>
            </w:r>
            <w:r w:rsidRPr="00F936A9">
              <w:rPr>
                <w:szCs w:val="24"/>
              </w:rPr>
              <w:t xml:space="preserve"> datu avota.</w:t>
            </w:r>
          </w:p>
        </w:tc>
      </w:tr>
      <w:tr w:rsidR="0006179B" w:rsidRPr="00F936A9" w14:paraId="3E492F37" w14:textId="77777777" w:rsidTr="00F936A9">
        <w:trPr>
          <w:trHeight w:val="694"/>
        </w:trPr>
        <w:tc>
          <w:tcPr>
            <w:tcW w:w="1951" w:type="dxa"/>
            <w:vMerge w:val="restart"/>
            <w:vAlign w:val="center"/>
          </w:tcPr>
          <w:p w14:paraId="10964E5B" w14:textId="45364341" w:rsidR="0006179B" w:rsidRPr="00F936A9" w:rsidRDefault="0006179B" w:rsidP="00F936A9">
            <w:pPr>
              <w:pStyle w:val="Teksts"/>
              <w:spacing w:line="240" w:lineRule="auto"/>
              <w:ind w:firstLine="0"/>
              <w:jc w:val="left"/>
              <w:rPr>
                <w:szCs w:val="24"/>
              </w:rPr>
            </w:pPr>
            <w:r w:rsidRPr="00F936A9">
              <w:rPr>
                <w:szCs w:val="24"/>
              </w:rPr>
              <w:t xml:space="preserve">Level3. Publications. </w:t>
            </w:r>
            <w:r w:rsidRPr="00F936A9">
              <w:rPr>
                <w:b/>
                <w:bCs/>
                <w:szCs w:val="24"/>
              </w:rPr>
              <w:t>Number of publications</w:t>
            </w:r>
          </w:p>
        </w:tc>
        <w:tc>
          <w:tcPr>
            <w:tcW w:w="2410" w:type="dxa"/>
            <w:vAlign w:val="center"/>
          </w:tcPr>
          <w:p w14:paraId="7148A57D" w14:textId="5D131C01" w:rsidR="0006179B" w:rsidRPr="00F936A9" w:rsidRDefault="0006179B" w:rsidP="00F936A9">
            <w:pPr>
              <w:pStyle w:val="Teksts"/>
              <w:spacing w:line="240" w:lineRule="auto"/>
              <w:ind w:firstLine="0"/>
              <w:jc w:val="left"/>
              <w:rPr>
                <w:szCs w:val="24"/>
              </w:rPr>
            </w:pPr>
            <w:r w:rsidRPr="00F936A9">
              <w:rPr>
                <w:szCs w:val="24"/>
              </w:rPr>
              <w:t xml:space="preserve">Level1. LUIS_publ. </w:t>
            </w:r>
            <w:r w:rsidRPr="00F936A9">
              <w:rPr>
                <w:b/>
                <w:bCs/>
                <w:szCs w:val="24"/>
              </w:rPr>
              <w:t>PUBL_ID</w:t>
            </w:r>
          </w:p>
        </w:tc>
        <w:tc>
          <w:tcPr>
            <w:tcW w:w="1625" w:type="dxa"/>
            <w:vMerge w:val="restart"/>
            <w:vAlign w:val="center"/>
          </w:tcPr>
          <w:p w14:paraId="71421D58" w14:textId="522E3213" w:rsidR="00F936A9" w:rsidRDefault="0006179B" w:rsidP="00F936A9">
            <w:pPr>
              <w:pStyle w:val="Teksts"/>
              <w:spacing w:line="276" w:lineRule="auto"/>
              <w:ind w:firstLine="0"/>
              <w:jc w:val="center"/>
              <w:rPr>
                <w:szCs w:val="24"/>
              </w:rPr>
            </w:pPr>
            <w:r w:rsidRPr="00F936A9">
              <w:rPr>
                <w:szCs w:val="24"/>
              </w:rPr>
              <w:t>COUNT(</w:t>
            </w:r>
            <w:r w:rsidR="00F936A9">
              <w:rPr>
                <w:szCs w:val="24"/>
              </w:rPr>
              <w:t xml:space="preserve"> </w:t>
            </w:r>
            <w:r w:rsidRPr="00F936A9">
              <w:rPr>
                <w:szCs w:val="24"/>
              </w:rPr>
              <w:t>?</w:t>
            </w:r>
            <w:r w:rsidR="00F936A9">
              <w:rPr>
                <w:szCs w:val="24"/>
              </w:rPr>
              <w:t xml:space="preserve"> </w:t>
            </w:r>
            <w:r w:rsidRPr="00F936A9">
              <w:rPr>
                <w:szCs w:val="24"/>
              </w:rPr>
              <w:t>)</w:t>
            </w:r>
          </w:p>
          <w:p w14:paraId="35D2011D" w14:textId="77777777" w:rsidR="00F936A9" w:rsidRDefault="0006179B" w:rsidP="00F936A9">
            <w:pPr>
              <w:pStyle w:val="Teksts"/>
              <w:spacing w:line="276" w:lineRule="auto"/>
              <w:ind w:firstLine="0"/>
              <w:jc w:val="center"/>
              <w:rPr>
                <w:szCs w:val="24"/>
              </w:rPr>
            </w:pPr>
            <w:r w:rsidRPr="00F936A9">
              <w:rPr>
                <w:szCs w:val="24"/>
              </w:rPr>
              <w:t>+</w:t>
            </w:r>
          </w:p>
          <w:p w14:paraId="2528339C" w14:textId="5143EAFA" w:rsidR="00F936A9" w:rsidRDefault="0006179B" w:rsidP="00F936A9">
            <w:pPr>
              <w:pStyle w:val="Teksts"/>
              <w:spacing w:line="276" w:lineRule="auto"/>
              <w:ind w:firstLine="0"/>
              <w:jc w:val="center"/>
              <w:rPr>
                <w:szCs w:val="24"/>
              </w:rPr>
            </w:pPr>
            <w:r w:rsidRPr="00F936A9">
              <w:rPr>
                <w:szCs w:val="24"/>
              </w:rPr>
              <w:t>COUNT(</w:t>
            </w:r>
            <w:r w:rsidR="00F936A9">
              <w:rPr>
                <w:szCs w:val="24"/>
              </w:rPr>
              <w:t xml:space="preserve"> </w:t>
            </w:r>
            <w:r w:rsidRPr="00F936A9">
              <w:rPr>
                <w:szCs w:val="24"/>
              </w:rPr>
              <w:t>?</w:t>
            </w:r>
            <w:r w:rsidR="00F936A9">
              <w:rPr>
                <w:szCs w:val="24"/>
              </w:rPr>
              <w:t xml:space="preserve"> </w:t>
            </w:r>
            <w:r w:rsidRPr="00F936A9">
              <w:rPr>
                <w:szCs w:val="24"/>
              </w:rPr>
              <w:t>)</w:t>
            </w:r>
          </w:p>
          <w:p w14:paraId="3E369A9C" w14:textId="359A5E20" w:rsidR="00F936A9" w:rsidRDefault="0006179B" w:rsidP="00F936A9">
            <w:pPr>
              <w:pStyle w:val="Teksts"/>
              <w:spacing w:line="276" w:lineRule="auto"/>
              <w:ind w:firstLine="0"/>
              <w:jc w:val="center"/>
              <w:rPr>
                <w:szCs w:val="24"/>
              </w:rPr>
            </w:pPr>
            <w:r w:rsidRPr="00F936A9">
              <w:rPr>
                <w:szCs w:val="24"/>
              </w:rPr>
              <w:t>+</w:t>
            </w:r>
          </w:p>
          <w:p w14:paraId="640F4AEF" w14:textId="7E19BB47" w:rsidR="00F936A9" w:rsidRDefault="0006179B" w:rsidP="00F936A9">
            <w:pPr>
              <w:pStyle w:val="Teksts"/>
              <w:spacing w:line="276" w:lineRule="auto"/>
              <w:ind w:firstLine="0"/>
              <w:jc w:val="center"/>
              <w:rPr>
                <w:szCs w:val="24"/>
              </w:rPr>
            </w:pPr>
            <w:r w:rsidRPr="00F936A9">
              <w:rPr>
                <w:szCs w:val="24"/>
              </w:rPr>
              <w:t>COUNT(</w:t>
            </w:r>
            <w:r w:rsidR="00F936A9">
              <w:rPr>
                <w:szCs w:val="24"/>
              </w:rPr>
              <w:t xml:space="preserve"> </w:t>
            </w:r>
            <w:r w:rsidRPr="00F936A9">
              <w:rPr>
                <w:szCs w:val="24"/>
              </w:rPr>
              <w:t>?</w:t>
            </w:r>
            <w:r w:rsidR="00F936A9">
              <w:rPr>
                <w:szCs w:val="24"/>
              </w:rPr>
              <w:t xml:space="preserve"> </w:t>
            </w:r>
            <w:r w:rsidRPr="00F936A9">
              <w:rPr>
                <w:szCs w:val="24"/>
              </w:rPr>
              <w:t>)</w:t>
            </w:r>
          </w:p>
          <w:p w14:paraId="4A5066C4" w14:textId="3C3281D6" w:rsidR="00F936A9" w:rsidRDefault="0006179B" w:rsidP="00F936A9">
            <w:pPr>
              <w:pStyle w:val="Teksts"/>
              <w:spacing w:line="276" w:lineRule="auto"/>
              <w:ind w:firstLine="0"/>
              <w:jc w:val="center"/>
              <w:rPr>
                <w:szCs w:val="24"/>
              </w:rPr>
            </w:pPr>
            <w:r w:rsidRPr="00F936A9">
              <w:rPr>
                <w:szCs w:val="24"/>
              </w:rPr>
              <w:t>+</w:t>
            </w:r>
          </w:p>
          <w:p w14:paraId="0B01A19A" w14:textId="39BAB221" w:rsidR="0006179B" w:rsidRPr="00F936A9" w:rsidRDefault="0006179B" w:rsidP="00F936A9">
            <w:pPr>
              <w:pStyle w:val="Teksts"/>
              <w:spacing w:line="276" w:lineRule="auto"/>
              <w:ind w:firstLine="0"/>
              <w:jc w:val="center"/>
              <w:rPr>
                <w:szCs w:val="24"/>
              </w:rPr>
            </w:pPr>
            <w:r w:rsidRPr="00F936A9">
              <w:rPr>
                <w:szCs w:val="24"/>
              </w:rPr>
              <w:t>COUNT(</w:t>
            </w:r>
            <w:r w:rsidR="00F936A9">
              <w:rPr>
                <w:szCs w:val="24"/>
              </w:rPr>
              <w:t xml:space="preserve"> </w:t>
            </w:r>
            <w:r w:rsidRPr="00F936A9">
              <w:rPr>
                <w:szCs w:val="24"/>
              </w:rPr>
              <w:t>?</w:t>
            </w:r>
            <w:r w:rsidR="00F936A9">
              <w:rPr>
                <w:szCs w:val="24"/>
              </w:rPr>
              <w:t xml:space="preserve"> </w:t>
            </w:r>
            <w:r w:rsidRPr="00F936A9">
              <w:rPr>
                <w:szCs w:val="24"/>
              </w:rPr>
              <w:t>)</w:t>
            </w:r>
          </w:p>
        </w:tc>
        <w:tc>
          <w:tcPr>
            <w:tcW w:w="3301" w:type="dxa"/>
            <w:vMerge w:val="restart"/>
            <w:vAlign w:val="center"/>
          </w:tcPr>
          <w:p w14:paraId="58A147B7" w14:textId="75FA3CD8" w:rsidR="0006179B" w:rsidRPr="00F936A9" w:rsidRDefault="00167DC7" w:rsidP="00F936A9">
            <w:pPr>
              <w:pStyle w:val="Teksts"/>
              <w:spacing w:line="240" w:lineRule="auto"/>
              <w:ind w:firstLine="0"/>
              <w:jc w:val="left"/>
              <w:rPr>
                <w:szCs w:val="24"/>
              </w:rPr>
            </w:pPr>
            <w:r w:rsidRPr="00F936A9">
              <w:rPr>
                <w:szCs w:val="24"/>
              </w:rPr>
              <w:t>Publikāciju skaits ir izrēķināts kā visu datu avotu identifikatoru summa. Šajā gadījumā tiek definētas attiecības, lai izvairītos no vienas un tās pašas publikācijas pieskaitīšanas vairākkārt, ja tā pieejama vairākos datu avotos.</w:t>
            </w:r>
          </w:p>
        </w:tc>
      </w:tr>
      <w:tr w:rsidR="0006179B" w:rsidRPr="00F936A9" w14:paraId="2681B12E" w14:textId="77777777" w:rsidTr="00F936A9">
        <w:trPr>
          <w:trHeight w:val="705"/>
        </w:trPr>
        <w:tc>
          <w:tcPr>
            <w:tcW w:w="1951" w:type="dxa"/>
            <w:vMerge/>
          </w:tcPr>
          <w:p w14:paraId="084FB4D4" w14:textId="77777777" w:rsidR="0006179B" w:rsidRPr="00F936A9" w:rsidRDefault="0006179B" w:rsidP="0006179B">
            <w:pPr>
              <w:pStyle w:val="Teksts"/>
              <w:spacing w:line="240" w:lineRule="auto"/>
              <w:ind w:firstLine="0"/>
              <w:jc w:val="left"/>
              <w:rPr>
                <w:szCs w:val="24"/>
              </w:rPr>
            </w:pPr>
          </w:p>
        </w:tc>
        <w:tc>
          <w:tcPr>
            <w:tcW w:w="2410" w:type="dxa"/>
            <w:vAlign w:val="center"/>
          </w:tcPr>
          <w:p w14:paraId="74D8E508" w14:textId="7534C21D" w:rsidR="0006179B" w:rsidRPr="00F936A9" w:rsidRDefault="0006179B" w:rsidP="00F936A9">
            <w:pPr>
              <w:pStyle w:val="Teksts"/>
              <w:spacing w:line="240" w:lineRule="auto"/>
              <w:ind w:firstLine="0"/>
              <w:jc w:val="left"/>
              <w:rPr>
                <w:szCs w:val="24"/>
              </w:rPr>
            </w:pPr>
            <w:r w:rsidRPr="00F936A9">
              <w:rPr>
                <w:szCs w:val="24"/>
              </w:rPr>
              <w:t xml:space="preserve">Level2. Aleph. </w:t>
            </w:r>
            <w:r w:rsidRPr="00F936A9">
              <w:rPr>
                <w:b/>
                <w:bCs/>
                <w:szCs w:val="24"/>
              </w:rPr>
              <w:t>doc_number</w:t>
            </w:r>
          </w:p>
        </w:tc>
        <w:tc>
          <w:tcPr>
            <w:tcW w:w="1625" w:type="dxa"/>
            <w:vMerge/>
          </w:tcPr>
          <w:p w14:paraId="3FD750B4" w14:textId="77777777" w:rsidR="0006179B" w:rsidRPr="00F936A9" w:rsidRDefault="0006179B" w:rsidP="0006179B">
            <w:pPr>
              <w:pStyle w:val="Teksts"/>
              <w:spacing w:line="240" w:lineRule="auto"/>
              <w:ind w:firstLine="0"/>
              <w:jc w:val="left"/>
              <w:rPr>
                <w:szCs w:val="24"/>
              </w:rPr>
            </w:pPr>
          </w:p>
        </w:tc>
        <w:tc>
          <w:tcPr>
            <w:tcW w:w="3301" w:type="dxa"/>
            <w:vMerge/>
          </w:tcPr>
          <w:p w14:paraId="423FD957" w14:textId="77777777" w:rsidR="0006179B" w:rsidRPr="00F936A9" w:rsidRDefault="0006179B" w:rsidP="0006179B">
            <w:pPr>
              <w:pStyle w:val="Teksts"/>
              <w:spacing w:line="240" w:lineRule="auto"/>
              <w:ind w:firstLine="0"/>
              <w:jc w:val="left"/>
              <w:rPr>
                <w:szCs w:val="24"/>
              </w:rPr>
            </w:pPr>
          </w:p>
        </w:tc>
      </w:tr>
      <w:tr w:rsidR="0006179B" w:rsidRPr="00F936A9" w14:paraId="27A4149F" w14:textId="77777777" w:rsidTr="00F936A9">
        <w:trPr>
          <w:trHeight w:val="701"/>
        </w:trPr>
        <w:tc>
          <w:tcPr>
            <w:tcW w:w="1951" w:type="dxa"/>
            <w:vMerge/>
          </w:tcPr>
          <w:p w14:paraId="5876EBA1" w14:textId="77777777" w:rsidR="0006179B" w:rsidRPr="00F936A9" w:rsidRDefault="0006179B" w:rsidP="0006179B">
            <w:pPr>
              <w:pStyle w:val="Teksts"/>
              <w:spacing w:line="240" w:lineRule="auto"/>
              <w:ind w:firstLine="0"/>
              <w:jc w:val="left"/>
              <w:rPr>
                <w:szCs w:val="24"/>
              </w:rPr>
            </w:pPr>
          </w:p>
        </w:tc>
        <w:tc>
          <w:tcPr>
            <w:tcW w:w="2410" w:type="dxa"/>
            <w:vAlign w:val="center"/>
          </w:tcPr>
          <w:p w14:paraId="653A68FC" w14:textId="77F03D26" w:rsidR="0006179B" w:rsidRPr="00F936A9" w:rsidRDefault="0006179B" w:rsidP="00F936A9">
            <w:pPr>
              <w:pStyle w:val="Teksts"/>
              <w:spacing w:line="240" w:lineRule="auto"/>
              <w:ind w:firstLine="0"/>
              <w:jc w:val="left"/>
              <w:rPr>
                <w:szCs w:val="24"/>
              </w:rPr>
            </w:pPr>
            <w:r w:rsidRPr="00F936A9">
              <w:rPr>
                <w:szCs w:val="24"/>
              </w:rPr>
              <w:t xml:space="preserve">Level2.Scopus_publ. </w:t>
            </w:r>
            <w:r w:rsidRPr="00F936A9">
              <w:rPr>
                <w:b/>
                <w:bCs/>
                <w:szCs w:val="24"/>
              </w:rPr>
              <w:t>identifier</w:t>
            </w:r>
          </w:p>
        </w:tc>
        <w:tc>
          <w:tcPr>
            <w:tcW w:w="1625" w:type="dxa"/>
            <w:vMerge/>
          </w:tcPr>
          <w:p w14:paraId="0CDA8229" w14:textId="77777777" w:rsidR="0006179B" w:rsidRPr="00F936A9" w:rsidRDefault="0006179B" w:rsidP="0006179B">
            <w:pPr>
              <w:pStyle w:val="Teksts"/>
              <w:spacing w:line="240" w:lineRule="auto"/>
              <w:ind w:firstLine="0"/>
              <w:jc w:val="left"/>
              <w:rPr>
                <w:szCs w:val="24"/>
              </w:rPr>
            </w:pPr>
          </w:p>
        </w:tc>
        <w:tc>
          <w:tcPr>
            <w:tcW w:w="3301" w:type="dxa"/>
            <w:vMerge/>
          </w:tcPr>
          <w:p w14:paraId="35C026FA" w14:textId="77777777" w:rsidR="0006179B" w:rsidRPr="00F936A9" w:rsidRDefault="0006179B" w:rsidP="0006179B">
            <w:pPr>
              <w:pStyle w:val="Teksts"/>
              <w:spacing w:line="240" w:lineRule="auto"/>
              <w:ind w:firstLine="0"/>
              <w:jc w:val="left"/>
              <w:rPr>
                <w:szCs w:val="24"/>
              </w:rPr>
            </w:pPr>
          </w:p>
        </w:tc>
      </w:tr>
      <w:tr w:rsidR="0006179B" w:rsidRPr="00F936A9" w14:paraId="71276DFF" w14:textId="77777777" w:rsidTr="00F936A9">
        <w:trPr>
          <w:trHeight w:val="697"/>
        </w:trPr>
        <w:tc>
          <w:tcPr>
            <w:tcW w:w="1951" w:type="dxa"/>
            <w:vMerge/>
          </w:tcPr>
          <w:p w14:paraId="5CB7DC65" w14:textId="77777777" w:rsidR="0006179B" w:rsidRPr="00F936A9" w:rsidRDefault="0006179B" w:rsidP="0006179B">
            <w:pPr>
              <w:pStyle w:val="Teksts"/>
              <w:spacing w:line="240" w:lineRule="auto"/>
              <w:ind w:firstLine="0"/>
              <w:jc w:val="left"/>
              <w:rPr>
                <w:szCs w:val="24"/>
              </w:rPr>
            </w:pPr>
          </w:p>
        </w:tc>
        <w:tc>
          <w:tcPr>
            <w:tcW w:w="2410" w:type="dxa"/>
            <w:vAlign w:val="center"/>
          </w:tcPr>
          <w:p w14:paraId="148EF738" w14:textId="34EF5E43" w:rsidR="0006179B" w:rsidRPr="00F936A9" w:rsidRDefault="0006179B" w:rsidP="00F936A9">
            <w:pPr>
              <w:pStyle w:val="Teksts"/>
              <w:spacing w:line="240" w:lineRule="auto"/>
              <w:ind w:firstLine="0"/>
              <w:jc w:val="left"/>
              <w:rPr>
                <w:szCs w:val="24"/>
              </w:rPr>
            </w:pPr>
            <w:r w:rsidRPr="00F936A9">
              <w:rPr>
                <w:szCs w:val="24"/>
              </w:rPr>
              <w:t xml:space="preserve">Publ_IDLevel2. WOS. </w:t>
            </w:r>
            <w:r w:rsidRPr="00F936A9">
              <w:rPr>
                <w:b/>
                <w:bCs/>
                <w:szCs w:val="24"/>
              </w:rPr>
              <w:t>uid</w:t>
            </w:r>
          </w:p>
        </w:tc>
        <w:tc>
          <w:tcPr>
            <w:tcW w:w="1625" w:type="dxa"/>
            <w:vMerge/>
          </w:tcPr>
          <w:p w14:paraId="4BAEE1BB" w14:textId="77777777" w:rsidR="0006179B" w:rsidRPr="00F936A9" w:rsidRDefault="0006179B" w:rsidP="0006179B">
            <w:pPr>
              <w:pStyle w:val="Teksts"/>
              <w:spacing w:line="240" w:lineRule="auto"/>
              <w:ind w:firstLine="0"/>
              <w:jc w:val="left"/>
              <w:rPr>
                <w:szCs w:val="24"/>
              </w:rPr>
            </w:pPr>
          </w:p>
        </w:tc>
        <w:tc>
          <w:tcPr>
            <w:tcW w:w="3301" w:type="dxa"/>
            <w:vMerge/>
          </w:tcPr>
          <w:p w14:paraId="0F169A3A" w14:textId="77777777" w:rsidR="0006179B" w:rsidRPr="00F936A9" w:rsidRDefault="0006179B" w:rsidP="0006179B">
            <w:pPr>
              <w:pStyle w:val="Teksts"/>
              <w:spacing w:line="240" w:lineRule="auto"/>
              <w:ind w:firstLine="0"/>
              <w:jc w:val="left"/>
              <w:rPr>
                <w:szCs w:val="24"/>
              </w:rPr>
            </w:pPr>
          </w:p>
        </w:tc>
      </w:tr>
    </w:tbl>
    <w:p w14:paraId="1798F09E" w14:textId="77777777" w:rsidR="009E5FAC" w:rsidRPr="00F936A9" w:rsidRDefault="009E5FAC" w:rsidP="0006179B">
      <w:pPr>
        <w:pStyle w:val="Teksts"/>
        <w:ind w:firstLine="0"/>
        <w:rPr>
          <w:szCs w:val="24"/>
        </w:rPr>
      </w:pPr>
    </w:p>
    <w:p w14:paraId="18089B18" w14:textId="5B81C6B1" w:rsidR="00FE1567" w:rsidRDefault="00167DC7" w:rsidP="00FE1567">
      <w:pPr>
        <w:pStyle w:val="Teksts"/>
      </w:pPr>
      <w:r>
        <w:lastRenderedPageBreak/>
        <w:t>Publikāciju lielo datu sistēmas kartēšanas metadatu piemēru</w:t>
      </w:r>
      <w:r w:rsidR="004215D3">
        <w:t>s</w:t>
      </w:r>
      <w:r>
        <w:t xml:space="preserve"> skatīt tabulā </w:t>
      </w:r>
      <w:r w:rsidRPr="00167DC7">
        <w:fldChar w:fldCharType="begin"/>
      </w:r>
      <w:r w:rsidRPr="00167DC7">
        <w:instrText xml:space="preserve"> REF _Ref40188327 \h  \* MERGEFORMAT </w:instrText>
      </w:r>
      <w:r w:rsidRPr="00167DC7">
        <w:fldChar w:fldCharType="separate"/>
      </w:r>
      <w:r w:rsidRPr="00167DC7">
        <w:rPr>
          <w:noProof/>
        </w:rPr>
        <w:t>2</w:t>
      </w:r>
      <w:r w:rsidRPr="00167DC7">
        <w:fldChar w:fldCharType="end"/>
      </w:r>
      <w:r w:rsidRPr="00167DC7">
        <w:t>.2</w:t>
      </w:r>
      <w:r>
        <w:t>.</w:t>
      </w:r>
      <w:r w:rsidR="00F936A9">
        <w:t xml:space="preserve"> (adaptēts un latviskots no [</w:t>
      </w:r>
      <w:r w:rsidR="00D731B2">
        <w:fldChar w:fldCharType="begin"/>
      </w:r>
      <w:r w:rsidR="00D731B2">
        <w:instrText xml:space="preserve"> REF _Ref40258632 \r \h </w:instrText>
      </w:r>
      <w:r w:rsidR="00D731B2">
        <w:fldChar w:fldCharType="separate"/>
      </w:r>
      <w:r w:rsidR="00D731B2">
        <w:t>23</w:t>
      </w:r>
      <w:r w:rsidR="00D731B2">
        <w:fldChar w:fldCharType="end"/>
      </w:r>
      <w:r w:rsidR="00F936A9">
        <w:t>]).</w:t>
      </w:r>
      <w:r>
        <w:t xml:space="preserve"> Datu vienības apzīmētas ar </w:t>
      </w:r>
      <w:r w:rsidR="00F936A9">
        <w:t xml:space="preserve">diviem </w:t>
      </w:r>
      <w:r>
        <w:t>prefiksiem</w:t>
      </w:r>
      <w:r w:rsidR="00F936A9">
        <w:t xml:space="preserve">. Pirmais </w:t>
      </w:r>
      <w:r>
        <w:t>apzīmē datu maģistrāles līme</w:t>
      </w:r>
      <w:r w:rsidR="00F936A9">
        <w:t xml:space="preserve">ni, bet otrais – </w:t>
      </w:r>
      <w:r>
        <w:t xml:space="preserve">datu kopas nosaukumu. Kartēšanas operācijās ar jautājuma zīmi (“?”) tiek apzīmēta datu vienība, bet agregāciju operāciju funkcionalitāte sakrīt ar </w:t>
      </w:r>
      <w:r>
        <w:rPr>
          <w:i/>
          <w:iCs/>
        </w:rPr>
        <w:t xml:space="preserve">SQL </w:t>
      </w:r>
      <w:r>
        <w:t>izmantoto.</w:t>
      </w:r>
    </w:p>
    <w:p w14:paraId="03C544A8" w14:textId="55368218" w:rsidR="004C38A0" w:rsidRPr="004C38A0" w:rsidRDefault="004C38A0" w:rsidP="004C38A0">
      <w:pPr>
        <w:pStyle w:val="Teksts"/>
        <w:jc w:val="right"/>
        <w:rPr>
          <w:i/>
          <w:iCs/>
        </w:rPr>
      </w:pPr>
      <w:bookmarkStart w:id="459" w:name="_Ref40193593"/>
      <w:r w:rsidRPr="004C38A0">
        <w:rPr>
          <w:i/>
          <w:iCs/>
        </w:rPr>
        <w:t>2.</w:t>
      </w:r>
      <w:r w:rsidRPr="004C38A0">
        <w:rPr>
          <w:i/>
          <w:iCs/>
        </w:rPr>
        <w:fldChar w:fldCharType="begin"/>
      </w:r>
      <w:r w:rsidRPr="004C38A0">
        <w:rPr>
          <w:i/>
          <w:iCs/>
        </w:rPr>
        <w:instrText xml:space="preserve"> SEQ Tabula \* ARABIC </w:instrText>
      </w:r>
      <w:r w:rsidRPr="004C38A0">
        <w:rPr>
          <w:i/>
          <w:iCs/>
        </w:rPr>
        <w:fldChar w:fldCharType="separate"/>
      </w:r>
      <w:r w:rsidRPr="004C38A0">
        <w:rPr>
          <w:i/>
          <w:iCs/>
          <w:noProof/>
        </w:rPr>
        <w:t>3</w:t>
      </w:r>
      <w:r w:rsidRPr="004C38A0">
        <w:rPr>
          <w:i/>
          <w:iCs/>
        </w:rPr>
        <w:fldChar w:fldCharType="end"/>
      </w:r>
      <w:bookmarkEnd w:id="459"/>
      <w:r w:rsidRPr="004C38A0">
        <w:rPr>
          <w:i/>
          <w:iCs/>
        </w:rPr>
        <w:t>. tabula</w:t>
      </w:r>
    </w:p>
    <w:p w14:paraId="2729A2F8" w14:textId="75A36D4C" w:rsidR="004C38A0" w:rsidRDefault="004C38A0" w:rsidP="004C38A0">
      <w:pPr>
        <w:pStyle w:val="tabulasvirsraksts"/>
        <w:jc w:val="right"/>
      </w:pPr>
      <w:r>
        <w:t>Publikāciju lielo datu sistēmas izmaiņu piemēri [</w:t>
      </w:r>
      <w:r w:rsidR="00D731B2">
        <w:fldChar w:fldCharType="begin"/>
      </w:r>
      <w:r w:rsidR="00D731B2">
        <w:instrText xml:space="preserve"> REF _Ref40258632 \r \h </w:instrText>
      </w:r>
      <w:r w:rsidR="00D731B2">
        <w:fldChar w:fldCharType="separate"/>
      </w:r>
      <w:r w:rsidR="00D731B2">
        <w:t>23</w:t>
      </w:r>
      <w:r w:rsidR="00D731B2">
        <w:fldChar w:fldCharType="end"/>
      </w:r>
      <w:r>
        <w:t>]</w:t>
      </w:r>
    </w:p>
    <w:p w14:paraId="573DA20E" w14:textId="77777777" w:rsidR="004C38A0" w:rsidRPr="004C38A0" w:rsidRDefault="004C38A0" w:rsidP="004C38A0">
      <w:pPr>
        <w:pStyle w:val="tabulasvirsraksts"/>
        <w:jc w:val="right"/>
      </w:pPr>
    </w:p>
    <w:tbl>
      <w:tblPr>
        <w:tblStyle w:val="TableGrid"/>
        <w:tblW w:w="0" w:type="auto"/>
        <w:tblLook w:val="04A0" w:firstRow="1" w:lastRow="0" w:firstColumn="1" w:lastColumn="0" w:noHBand="0" w:noVBand="1"/>
      </w:tblPr>
      <w:tblGrid>
        <w:gridCol w:w="3227"/>
        <w:gridCol w:w="6060"/>
      </w:tblGrid>
      <w:tr w:rsidR="00645BA4" w14:paraId="0524B2D3" w14:textId="77777777" w:rsidTr="22F6A669">
        <w:trPr>
          <w:trHeight w:val="510"/>
        </w:trPr>
        <w:tc>
          <w:tcPr>
            <w:tcW w:w="3227" w:type="dxa"/>
            <w:shd w:val="clear" w:color="auto" w:fill="D9D9D9" w:themeFill="background1" w:themeFillShade="D9"/>
            <w:vAlign w:val="center"/>
          </w:tcPr>
          <w:p w14:paraId="07A9EC76" w14:textId="25EA1EA5" w:rsidR="00645BA4" w:rsidRPr="00B92265" w:rsidRDefault="00645BA4" w:rsidP="00B92265">
            <w:pPr>
              <w:pStyle w:val="Teksts"/>
              <w:spacing w:line="240" w:lineRule="auto"/>
              <w:ind w:firstLine="0"/>
              <w:jc w:val="center"/>
              <w:rPr>
                <w:b/>
                <w:bCs/>
              </w:rPr>
            </w:pPr>
            <w:r w:rsidRPr="00B92265">
              <w:rPr>
                <w:b/>
                <w:bCs/>
              </w:rPr>
              <w:t>Izmaiņa</w:t>
            </w:r>
          </w:p>
        </w:tc>
        <w:tc>
          <w:tcPr>
            <w:tcW w:w="6060" w:type="dxa"/>
            <w:shd w:val="clear" w:color="auto" w:fill="D9D9D9" w:themeFill="background1" w:themeFillShade="D9"/>
            <w:vAlign w:val="center"/>
          </w:tcPr>
          <w:p w14:paraId="1CE12A69" w14:textId="5CF07528" w:rsidR="00645BA4" w:rsidRPr="00B92265" w:rsidRDefault="00645BA4" w:rsidP="00B92265">
            <w:pPr>
              <w:pStyle w:val="Teksts"/>
              <w:spacing w:line="240" w:lineRule="auto"/>
              <w:ind w:firstLine="0"/>
              <w:jc w:val="center"/>
              <w:rPr>
                <w:b/>
                <w:bCs/>
              </w:rPr>
            </w:pPr>
            <w:r w:rsidRPr="00B92265">
              <w:rPr>
                <w:b/>
                <w:bCs/>
              </w:rPr>
              <w:t>Izmaiņas apstrāde</w:t>
            </w:r>
          </w:p>
        </w:tc>
      </w:tr>
      <w:tr w:rsidR="00645BA4" w14:paraId="297AEF07" w14:textId="77777777" w:rsidTr="22F6A669">
        <w:trPr>
          <w:trHeight w:val="1587"/>
        </w:trPr>
        <w:tc>
          <w:tcPr>
            <w:tcW w:w="3227" w:type="dxa"/>
            <w:vAlign w:val="center"/>
          </w:tcPr>
          <w:p w14:paraId="6BECF05D" w14:textId="46A73A2F" w:rsidR="00645BA4" w:rsidRPr="00645BA4" w:rsidRDefault="00645BA4" w:rsidP="00B57367">
            <w:pPr>
              <w:pStyle w:val="Teksts"/>
              <w:spacing w:line="276" w:lineRule="auto"/>
              <w:ind w:firstLine="0"/>
              <w:jc w:val="left"/>
              <w:rPr>
                <w:i/>
                <w:iCs/>
              </w:rPr>
            </w:pPr>
            <w:r>
              <w:t xml:space="preserve">Datu kopai </w:t>
            </w:r>
            <w:r>
              <w:rPr>
                <w:i/>
                <w:iCs/>
              </w:rPr>
              <w:t>Scopus_metrics</w:t>
            </w:r>
            <w:r>
              <w:t xml:space="preserve"> pievienota datu vienība </w:t>
            </w:r>
            <w:r>
              <w:rPr>
                <w:i/>
                <w:iCs/>
              </w:rPr>
              <w:t>citeScoreYearInfoList.</w:t>
            </w:r>
          </w:p>
        </w:tc>
        <w:tc>
          <w:tcPr>
            <w:tcW w:w="6060" w:type="dxa"/>
            <w:vAlign w:val="center"/>
          </w:tcPr>
          <w:p w14:paraId="7BCE03F6" w14:textId="5202A6BC" w:rsidR="00645BA4" w:rsidRDefault="00645BA4" w:rsidP="00B57367">
            <w:pPr>
              <w:pStyle w:val="Teksts"/>
              <w:spacing w:line="276" w:lineRule="auto"/>
              <w:ind w:firstLine="0"/>
              <w:jc w:val="left"/>
            </w:pPr>
            <w:r>
              <w:t>Jaunā datu vienība (XML elements) sastāv no vairākiem apakšelementiem, kuri neeksistēja arī iepriekšējās datu kopās, tomēr metadatos tiek izveidota tikai viena izmaiņa, kas attiecināta tikai uz augšējo apakšelementu.</w:t>
            </w:r>
          </w:p>
        </w:tc>
      </w:tr>
      <w:tr w:rsidR="00645BA4" w14:paraId="1B334D57" w14:textId="77777777" w:rsidTr="22F6A669">
        <w:trPr>
          <w:trHeight w:val="1587"/>
        </w:trPr>
        <w:tc>
          <w:tcPr>
            <w:tcW w:w="3227" w:type="dxa"/>
            <w:vAlign w:val="center"/>
          </w:tcPr>
          <w:p w14:paraId="6C30A05B" w14:textId="0F623C12" w:rsidR="00645BA4" w:rsidRPr="00645BA4" w:rsidRDefault="00645BA4" w:rsidP="00B57367">
            <w:pPr>
              <w:pStyle w:val="Teksts"/>
              <w:spacing w:line="276" w:lineRule="auto"/>
              <w:ind w:firstLine="0"/>
              <w:jc w:val="left"/>
              <w:rPr>
                <w:i/>
                <w:iCs/>
              </w:rPr>
            </w:pPr>
            <w:r>
              <w:t xml:space="preserve">No datu kopas </w:t>
            </w:r>
            <w:r>
              <w:rPr>
                <w:i/>
                <w:iCs/>
              </w:rPr>
              <w:t>Scopus_metrics</w:t>
            </w:r>
            <w:r>
              <w:t xml:space="preserve"> izdzēsta datu vienība </w:t>
            </w:r>
            <w:r>
              <w:rPr>
                <w:i/>
                <w:iCs/>
              </w:rPr>
              <w:t>IPP.</w:t>
            </w:r>
          </w:p>
        </w:tc>
        <w:tc>
          <w:tcPr>
            <w:tcW w:w="6060" w:type="dxa"/>
            <w:vAlign w:val="center"/>
          </w:tcPr>
          <w:p w14:paraId="2084A178" w14:textId="2CAD8128" w:rsidR="00645BA4" w:rsidRDefault="00645BA4" w:rsidP="00B57367">
            <w:pPr>
              <w:pStyle w:val="Teksts"/>
              <w:spacing w:line="276" w:lineRule="auto"/>
              <w:ind w:firstLine="0"/>
              <w:jc w:val="left"/>
            </w:pPr>
            <w:r>
              <w:t>Šī izmaiņa ietekmē datu ielādēšanas procesu. Tā kā izdzēsto datu vienību nav iespējams aizstāt ar nevienu no vienībām, kas atrodas citos datu avotos, metadatos tiek reģistrēta kartēšanas dzēšana.</w:t>
            </w:r>
          </w:p>
        </w:tc>
      </w:tr>
      <w:tr w:rsidR="00645BA4" w14:paraId="3BCC41FB" w14:textId="77777777" w:rsidTr="22F6A669">
        <w:trPr>
          <w:trHeight w:val="1984"/>
        </w:trPr>
        <w:tc>
          <w:tcPr>
            <w:tcW w:w="3227" w:type="dxa"/>
            <w:vAlign w:val="center"/>
          </w:tcPr>
          <w:p w14:paraId="1A2AC6CB" w14:textId="496EE033" w:rsidR="00645BA4" w:rsidRPr="00645BA4" w:rsidRDefault="00645BA4" w:rsidP="00B57367">
            <w:pPr>
              <w:pStyle w:val="Teksts"/>
              <w:spacing w:line="276" w:lineRule="auto"/>
              <w:ind w:firstLine="0"/>
              <w:jc w:val="left"/>
            </w:pPr>
            <w:r>
              <w:t xml:space="preserve">Pievienots jauns datu avots </w:t>
            </w:r>
            <w:r>
              <w:rPr>
                <w:i/>
                <w:iCs/>
              </w:rPr>
              <w:t>DSpace</w:t>
            </w:r>
            <w:r>
              <w:t>.</w:t>
            </w:r>
          </w:p>
        </w:tc>
        <w:tc>
          <w:tcPr>
            <w:tcW w:w="6060" w:type="dxa"/>
            <w:vAlign w:val="center"/>
          </w:tcPr>
          <w:p w14:paraId="76191875" w14:textId="2EFAE12F" w:rsidR="00645BA4" w:rsidRDefault="22F6A669" w:rsidP="00B57367">
            <w:pPr>
              <w:pStyle w:val="Teksts"/>
              <w:spacing w:line="276" w:lineRule="auto"/>
              <w:ind w:firstLine="0"/>
              <w:jc w:val="left"/>
            </w:pPr>
            <w:r>
              <w:t>Saskaņā ar jaunajām analīzes prasībām</w:t>
            </w:r>
            <w:ins w:id="460" w:author="Alise Maru" w:date="2020-05-23T11:03:00Z">
              <w:r>
                <w:t>,</w:t>
              </w:r>
            </w:ins>
            <w:r>
              <w:t xml:space="preserve"> sistēma ir jāpapildina ar datiem, kas satur pirmsdrukas vai publicētus darbu</w:t>
            </w:r>
            <w:ins w:id="461" w:author="Alise Maru" w:date="2020-05-23T11:03:00Z">
              <w:r>
                <w:t>s</w:t>
              </w:r>
            </w:ins>
            <w:r>
              <w:t xml:space="preserve"> pilnos tekstus. Jaunais datu avots satur nestrukturētus datus (pilna teksta failus) un ar tiem saistītos metadatus kā birkas (angļu val. “</w:t>
            </w:r>
            <w:r w:rsidRPr="22F6A669">
              <w:rPr>
                <w:i/>
                <w:iCs/>
              </w:rPr>
              <w:t>tags</w:t>
            </w:r>
            <w:r>
              <w:t>” [</w:t>
            </w:r>
            <w:r w:rsidR="007F1424">
              <w:fldChar w:fldCharType="begin"/>
            </w:r>
            <w:r w:rsidR="007F1424">
              <w:instrText xml:space="preserve"> REF _Ref40257662 \r \h </w:instrText>
            </w:r>
            <w:r w:rsidR="007F1424">
              <w:fldChar w:fldCharType="separate"/>
            </w:r>
            <w:r>
              <w:t>1</w:t>
            </w:r>
            <w:r w:rsidR="007F1424">
              <w:fldChar w:fldCharType="end"/>
            </w:r>
            <w:r>
              <w:t>]).</w:t>
            </w:r>
          </w:p>
        </w:tc>
      </w:tr>
      <w:tr w:rsidR="00645BA4" w14:paraId="1CF83A96" w14:textId="77777777" w:rsidTr="22F6A669">
        <w:trPr>
          <w:trHeight w:val="1587"/>
        </w:trPr>
        <w:tc>
          <w:tcPr>
            <w:tcW w:w="3227" w:type="dxa"/>
            <w:vAlign w:val="center"/>
          </w:tcPr>
          <w:p w14:paraId="260C0F3B" w14:textId="08A67802" w:rsidR="00645BA4" w:rsidRPr="00645BA4" w:rsidRDefault="00645BA4" w:rsidP="00B57367">
            <w:pPr>
              <w:pStyle w:val="Teksts"/>
              <w:spacing w:line="276" w:lineRule="auto"/>
              <w:ind w:firstLine="0"/>
              <w:jc w:val="left"/>
            </w:pPr>
            <w:r>
              <w:t xml:space="preserve">Atjaunināta datu kopas </w:t>
            </w:r>
            <w:r>
              <w:rPr>
                <w:i/>
                <w:iCs/>
              </w:rPr>
              <w:t xml:space="preserve">Scopus_metrics </w:t>
            </w:r>
            <w:r>
              <w:t xml:space="preserve">metadatu īpašības </w:t>
            </w:r>
            <w:r>
              <w:rPr>
                <w:i/>
                <w:iCs/>
              </w:rPr>
              <w:t xml:space="preserve">API request </w:t>
            </w:r>
            <w:r>
              <w:t>vērtība.</w:t>
            </w:r>
          </w:p>
        </w:tc>
        <w:tc>
          <w:tcPr>
            <w:tcW w:w="6060" w:type="dxa"/>
            <w:vAlign w:val="center"/>
          </w:tcPr>
          <w:p w14:paraId="37B10421" w14:textId="59EA2975" w:rsidR="00645BA4" w:rsidRPr="00B92265" w:rsidRDefault="00B92265" w:rsidP="00B57367">
            <w:pPr>
              <w:pStyle w:val="Teksts"/>
              <w:spacing w:line="276" w:lineRule="auto"/>
              <w:ind w:firstLine="0"/>
              <w:jc w:val="left"/>
            </w:pPr>
            <w:r>
              <w:t xml:space="preserve">Šī izmaiņa tiek atklāta datu iegūšanas laikā no </w:t>
            </w:r>
            <w:r>
              <w:rPr>
                <w:i/>
                <w:iCs/>
              </w:rPr>
              <w:t>API.</w:t>
            </w:r>
            <w:r>
              <w:t xml:space="preserve"> Šādu izmaiņu nepieciešams apstrādāt manuāli, jo nav iespējams automātiski izmainīt </w:t>
            </w:r>
            <w:r w:rsidRPr="00B92265">
              <w:rPr>
                <w:i/>
                <w:iCs/>
              </w:rPr>
              <w:t>API</w:t>
            </w:r>
            <w:r>
              <w:rPr>
                <w:i/>
                <w:iCs/>
              </w:rPr>
              <w:t xml:space="preserve"> </w:t>
            </w:r>
            <w:r>
              <w:t>pieprasījumu, balstoties uz jauno metadatu īpašību.</w:t>
            </w:r>
          </w:p>
        </w:tc>
      </w:tr>
    </w:tbl>
    <w:p w14:paraId="20654058" w14:textId="77777777" w:rsidR="00034E3A" w:rsidRPr="00167DC7" w:rsidRDefault="00034E3A" w:rsidP="00645BA4">
      <w:pPr>
        <w:pStyle w:val="Teksts"/>
        <w:ind w:firstLine="0"/>
      </w:pPr>
    </w:p>
    <w:p w14:paraId="533F30ED" w14:textId="0EA21F2D" w:rsidR="00E10B2E" w:rsidRPr="00895928" w:rsidRDefault="00895928" w:rsidP="00895928">
      <w:pPr>
        <w:pStyle w:val="Teksts"/>
      </w:pPr>
      <w:r>
        <w:t xml:space="preserve">Datu avotu evolūcijas rezultātā iespējamas izmaiņas datu avotos. Lai </w:t>
      </w:r>
      <w:r w:rsidR="001C340C">
        <w:t>būtu iespējams</w:t>
      </w:r>
      <w:r>
        <w:t xml:space="preserve"> turpināt datu ielasīšanu datu noliktavā no evolucionējušiem avotiem, nepieciešams veikt izmaiņu adaptāciju. </w:t>
      </w:r>
      <w:r w:rsidR="00903784">
        <w:t>Bakalaura darba ietvaros i</w:t>
      </w:r>
      <w:r>
        <w:t xml:space="preserve">zstrādātais esošajā sistēmā iekļaujamais izmaiņu adaptācijas mehānisms aprakstīts </w:t>
      </w:r>
      <w:r>
        <w:fldChar w:fldCharType="begin"/>
      </w:r>
      <w:r>
        <w:instrText xml:space="preserve"> REF _Ref39737960 \r \h </w:instrText>
      </w:r>
      <w:r>
        <w:fldChar w:fldCharType="separate"/>
      </w:r>
      <w:r>
        <w:t>3</w:t>
      </w:r>
      <w:r>
        <w:fldChar w:fldCharType="end"/>
      </w:r>
      <w:r>
        <w:t>.nodaļā.</w:t>
      </w:r>
      <w:r w:rsidR="009B6563">
        <w:t xml:space="preserve"> Daži izstrādātajā mehānismā iekļautie un </w:t>
      </w:r>
      <w:r w:rsidR="009B6563">
        <w:fldChar w:fldCharType="begin"/>
      </w:r>
      <w:r w:rsidR="009B6563">
        <w:instrText xml:space="preserve"> REF _Ref39737960 \r \h </w:instrText>
      </w:r>
      <w:r w:rsidR="009B6563">
        <w:fldChar w:fldCharType="separate"/>
      </w:r>
      <w:r w:rsidR="009B6563">
        <w:t>3</w:t>
      </w:r>
      <w:r w:rsidR="009B6563">
        <w:fldChar w:fldCharType="end"/>
      </w:r>
      <w:r w:rsidR="009B6563">
        <w:t xml:space="preserve">.nodaļā aprakstītie izmaiņu veidi kā </w:t>
      </w:r>
      <w:r w:rsidR="001C340C">
        <w:t xml:space="preserve">konkrēti publikāciju lielo datu sistēmas </w:t>
      </w:r>
      <w:r w:rsidR="009B6563">
        <w:t xml:space="preserve">piemēri aprakstīti tabulā </w:t>
      </w:r>
      <w:r w:rsidR="009B6563" w:rsidRPr="00895928">
        <w:fldChar w:fldCharType="begin"/>
      </w:r>
      <w:r w:rsidR="009B6563" w:rsidRPr="00895928">
        <w:instrText xml:space="preserve"> REF _Ref40193593 \h  \* MERGEFORMAT </w:instrText>
      </w:r>
      <w:r w:rsidR="009B6563" w:rsidRPr="00895928">
        <w:fldChar w:fldCharType="separate"/>
      </w:r>
      <w:r w:rsidR="009B6563" w:rsidRPr="00895928">
        <w:t>2.</w:t>
      </w:r>
      <w:r w:rsidR="009B6563" w:rsidRPr="00895928">
        <w:rPr>
          <w:noProof/>
        </w:rPr>
        <w:t>3</w:t>
      </w:r>
      <w:r w:rsidR="009B6563" w:rsidRPr="00895928">
        <w:fldChar w:fldCharType="end"/>
      </w:r>
      <w:r w:rsidR="009B6563" w:rsidRPr="00895928">
        <w:t>.</w:t>
      </w:r>
    </w:p>
    <w:p w14:paraId="7D2CFB64" w14:textId="77777777" w:rsidR="00E10B2E" w:rsidRDefault="00E10B2E" w:rsidP="00D55EFF">
      <w:pPr>
        <w:pStyle w:val="Teksts"/>
      </w:pPr>
    </w:p>
    <w:p w14:paraId="61C54289" w14:textId="3A44D1AF" w:rsidR="00D43BC4" w:rsidRDefault="00D43BC4" w:rsidP="00D55EFF">
      <w:pPr>
        <w:pStyle w:val="Teksts"/>
      </w:pPr>
      <w:r>
        <w:br w:type="page"/>
      </w:r>
    </w:p>
    <w:p w14:paraId="329CAC4A" w14:textId="13FFE428" w:rsidR="00627D9C" w:rsidRDefault="008020AD" w:rsidP="00627D9C">
      <w:pPr>
        <w:pStyle w:val="nodaasvirsraksts"/>
        <w:numPr>
          <w:ilvl w:val="0"/>
          <w:numId w:val="1"/>
        </w:numPr>
        <w:ind w:left="426"/>
      </w:pPr>
      <w:bookmarkStart w:id="462" w:name="_Ref39737960"/>
      <w:bookmarkStart w:id="463" w:name="_Toc41169707"/>
      <w:r>
        <w:lastRenderedPageBreak/>
        <w:t>E</w:t>
      </w:r>
      <w:r w:rsidR="00627D9C">
        <w:t>volūcijas apstrādes mehānism</w:t>
      </w:r>
      <w:r w:rsidR="008340A7">
        <w:t>s</w:t>
      </w:r>
      <w:bookmarkEnd w:id="462"/>
      <w:bookmarkEnd w:id="463"/>
    </w:p>
    <w:p w14:paraId="54B553F2" w14:textId="7DA3E99F" w:rsidR="00627D9C" w:rsidRDefault="00627D9C" w:rsidP="00627D9C">
      <w:pPr>
        <w:pStyle w:val="Teksts"/>
      </w:pPr>
      <w:r>
        <w:t xml:space="preserve">Lai apstrādātu datu avotu evolūcijas rezultātā radušās izmaiņas un veiksmīgi adaptētu tās </w:t>
      </w:r>
      <w:r w:rsidR="00432230">
        <w:t>sistēmas metadatos</w:t>
      </w:r>
      <w:r>
        <w:t xml:space="preserve">, </w:t>
      </w:r>
      <w:r w:rsidR="00432230">
        <w:t xml:space="preserve">bakalaura darba ietvaros </w:t>
      </w:r>
      <w:r>
        <w:t>izstrādāt</w:t>
      </w:r>
      <w:r w:rsidR="00432230">
        <w:t>s</w:t>
      </w:r>
      <w:r>
        <w:t xml:space="preserve"> mehānism</w:t>
      </w:r>
      <w:r w:rsidR="00432230">
        <w:t>s</w:t>
      </w:r>
      <w:r>
        <w:t>, kurš darbojas, balstoties uz dažādiem metadatiem:</w:t>
      </w:r>
    </w:p>
    <w:p w14:paraId="47C5CCEC" w14:textId="6560B179" w:rsidR="00627D9C" w:rsidRDefault="00627D9C" w:rsidP="00627D9C">
      <w:pPr>
        <w:pStyle w:val="Teksts"/>
        <w:numPr>
          <w:ilvl w:val="0"/>
          <w:numId w:val="2"/>
        </w:numPr>
        <w:ind w:left="993"/>
      </w:pPr>
      <w:r>
        <w:t>dati par radušos izmaiņu;</w:t>
      </w:r>
    </w:p>
    <w:p w14:paraId="1E36EB34" w14:textId="629DCB19" w:rsidR="00627D9C" w:rsidRDefault="00627D9C" w:rsidP="00627D9C">
      <w:pPr>
        <w:pStyle w:val="Teksts"/>
        <w:numPr>
          <w:ilvl w:val="0"/>
          <w:numId w:val="2"/>
        </w:numPr>
        <w:ind w:left="993"/>
      </w:pPr>
      <w:r>
        <w:t>dati par manuāli veicamajām darbībām;</w:t>
      </w:r>
    </w:p>
    <w:p w14:paraId="4879C77B" w14:textId="05830A85" w:rsidR="00627D9C" w:rsidRDefault="00627D9C" w:rsidP="00627D9C">
      <w:pPr>
        <w:pStyle w:val="Teksts"/>
        <w:numPr>
          <w:ilvl w:val="0"/>
          <w:numId w:val="2"/>
        </w:numPr>
        <w:ind w:left="993"/>
      </w:pPr>
      <w:r>
        <w:t xml:space="preserve">dati par automātiski izpildāmām </w:t>
      </w:r>
      <w:r w:rsidR="00A61D55">
        <w:t>darbībām</w:t>
      </w:r>
      <w:r>
        <w:t>;</w:t>
      </w:r>
    </w:p>
    <w:p w14:paraId="6BC06073" w14:textId="07D176AF" w:rsidR="00627D9C" w:rsidRDefault="00627D9C" w:rsidP="00627D9C">
      <w:pPr>
        <w:pStyle w:val="Teksts"/>
        <w:numPr>
          <w:ilvl w:val="0"/>
          <w:numId w:val="2"/>
        </w:numPr>
        <w:ind w:left="993"/>
      </w:pPr>
      <w:r>
        <w:t>kopējie izmaiņu adaptācijas scenāriji;</w:t>
      </w:r>
    </w:p>
    <w:p w14:paraId="55B9A5DE" w14:textId="10732938" w:rsidR="00627D9C" w:rsidRDefault="00627D9C" w:rsidP="00627D9C">
      <w:pPr>
        <w:pStyle w:val="Teksts"/>
        <w:numPr>
          <w:ilvl w:val="0"/>
          <w:numId w:val="2"/>
        </w:numPr>
        <w:ind w:left="993"/>
      </w:pPr>
      <w:r>
        <w:t>izstrādātāja pievienotie papildus dati;</w:t>
      </w:r>
    </w:p>
    <w:p w14:paraId="6570AF41" w14:textId="1446761F" w:rsidR="00627D9C" w:rsidRDefault="00627D9C" w:rsidP="00627D9C">
      <w:pPr>
        <w:pStyle w:val="Teksts"/>
        <w:numPr>
          <w:ilvl w:val="0"/>
          <w:numId w:val="2"/>
        </w:numPr>
        <w:ind w:left="993"/>
      </w:pPr>
      <w:r>
        <w:t>scenāriju zarošanās nosacījumi.</w:t>
      </w:r>
    </w:p>
    <w:p w14:paraId="6E2E3264" w14:textId="2071C505" w:rsidR="000C6881" w:rsidRPr="000C6881" w:rsidRDefault="000C6881" w:rsidP="000C6881">
      <w:pPr>
        <w:pStyle w:val="Teksts"/>
      </w:pPr>
      <w:r>
        <w:t xml:space="preserve">Izstrādātais mehānisms nodrošina dažādu metadatu glabātuves daļu aizpildīšanu: shematiskie metadati, adaptācijas nosacījumi, evolūcijas un potenciālo izmaiņu metadati, kā arī kārtēšanas metadati (metadatu glabātuves aprakstu skatīt nodaļā </w:t>
      </w:r>
      <w:r>
        <w:fldChar w:fldCharType="begin"/>
      </w:r>
      <w:r>
        <w:instrText xml:space="preserve"> REF _Ref39574057 \r \h </w:instrText>
      </w:r>
      <w:r>
        <w:fldChar w:fldCharType="separate"/>
      </w:r>
      <w:r>
        <w:t>2.1.3</w:t>
      </w:r>
      <w:r>
        <w:fldChar w:fldCharType="end"/>
      </w:r>
      <w:r>
        <w:t>.).</w:t>
      </w:r>
    </w:p>
    <w:p w14:paraId="1C5AE40C" w14:textId="1DBA29B9" w:rsidR="00627D9C" w:rsidRDefault="00F0549C" w:rsidP="00736A5B">
      <w:pPr>
        <w:pStyle w:val="Teksts"/>
      </w:pPr>
      <w:r>
        <w:t xml:space="preserve">Tāpat kā jau esošās sistēmas metadatu glabāšanas mehānisms, arī evolūcijas apstrādes mehānisms izstrādāts, izmantojot </w:t>
      </w:r>
      <w:r>
        <w:rPr>
          <w:i/>
          <w:iCs/>
        </w:rPr>
        <w:t>Oracle SQL</w:t>
      </w:r>
      <w:r>
        <w:t xml:space="preserve"> relāciju datu bāzi.</w:t>
      </w:r>
      <w:r w:rsidR="00E60B5E">
        <w:t xml:space="preserve"> Darba gaitā izstrādāti adaptācijas scenāriji tikai reāli</w:t>
      </w:r>
      <w:r w:rsidR="0056477A">
        <w:t xml:space="preserve"> publikāciju lielo datu sistēmā</w:t>
      </w:r>
      <w:r w:rsidR="00E60B5E">
        <w:t xml:space="preserve"> notikušajiem izmaiņu veidiem.</w:t>
      </w:r>
      <w:r w:rsidR="00AD75D5">
        <w:t xml:space="preserve"> Izstrādātā adaptācijas funkcionalitāte pārbaudīta uz publikāciju lielo datu sistēmas metadatiem.</w:t>
      </w:r>
    </w:p>
    <w:p w14:paraId="27134C59" w14:textId="77777777" w:rsidR="00627D9C" w:rsidRDefault="00627D9C" w:rsidP="006A4F93">
      <w:pPr>
        <w:pStyle w:val="apaknodaasvirsraksts"/>
        <w:numPr>
          <w:ilvl w:val="1"/>
          <w:numId w:val="1"/>
        </w:numPr>
        <w:ind w:left="1276" w:hanging="709"/>
      </w:pPr>
      <w:bookmarkStart w:id="464" w:name="_Toc41169708"/>
      <w:r>
        <w:t>Evolūcijas apstrādes metadati un to glabāšana</w:t>
      </w:r>
      <w:bookmarkEnd w:id="464"/>
    </w:p>
    <w:p w14:paraId="4FA7031C" w14:textId="006FF1DC" w:rsidR="00F1704B" w:rsidRDefault="00F1704B" w:rsidP="00DB26F3">
      <w:pPr>
        <w:pStyle w:val="Teksts"/>
      </w:pPr>
      <w:r>
        <w:t xml:space="preserve">Evolūcijas metadatu glabāšanai </w:t>
      </w:r>
      <w:r w:rsidR="00F0549C">
        <w:t xml:space="preserve">datu bāze papildināta ar vairākām tabulām, kuras </w:t>
      </w:r>
      <w:r w:rsidR="00A61D55">
        <w:t>ar esošajām sistēmas tabulām saistītas</w:t>
      </w:r>
      <w:r w:rsidR="00F0549C">
        <w:t xml:space="preserve"> ar ārējām atslēgām. Lai realizētu evolūcijas metadatu glabāšanu, nepieciešamas trīs esošās sistēmas tabulas. Tabulā </w:t>
      </w:r>
      <w:r w:rsidR="00F0549C">
        <w:rPr>
          <w:i/>
          <w:iCs/>
        </w:rPr>
        <w:t xml:space="preserve">Change </w:t>
      </w:r>
      <w:r w:rsidR="00F0549C">
        <w:t>glabājas informācija par identificētajām izmaiņām, kā arī, apstrādājot šīs tabulas ierakstus, iespējams noteikt, kāda tipa izmaiņa ir radusie</w:t>
      </w:r>
      <w:r w:rsidR="00DB26F3">
        <w:t xml:space="preserve">s. Uz šīs tabulas ierakstu balstās viss kopējais izmaiņas adaptācijas scenārijs un scenārija izpildes procesa apraksts. Tabulā </w:t>
      </w:r>
      <w:r w:rsidR="00DB26F3">
        <w:rPr>
          <w:i/>
          <w:iCs/>
        </w:rPr>
        <w:t>Author</w:t>
      </w:r>
      <w:r w:rsidR="00DB26F3">
        <w:t xml:space="preserve"> glabājas informācija par sistēmas lietotājiem. Šī tabula izmantota, lai identificētu, kurš lietotājs darbojies ar konkrētas izmaiņas adaptāciju sistēmā. Savukārt tabula </w:t>
      </w:r>
      <w:r w:rsidR="00DB26F3">
        <w:rPr>
          <w:i/>
          <w:iCs/>
        </w:rPr>
        <w:t>Type</w:t>
      </w:r>
      <w:r w:rsidR="00DB26F3">
        <w:t xml:space="preserve"> sistēmā izmantota kā klasifikators, kurš nosaka dažādu sistēmā izmantoto vienumu tipus. Evolūcijas mehānisma realizācijai izveidoti vairāki jauni tipi un apakštipi, kas paredzēti dažādu statusu un datu veidu glabāšanai jaunizveidotajās tabulās.</w:t>
      </w:r>
    </w:p>
    <w:p w14:paraId="34BDE8FE" w14:textId="0D58F4BD" w:rsidR="00E959F3" w:rsidRDefault="002B6A4E" w:rsidP="00E2191E">
      <w:pPr>
        <w:pStyle w:val="Teksts"/>
        <w:ind w:firstLine="0"/>
        <w:jc w:val="center"/>
      </w:pPr>
      <w:r>
        <w:rPr>
          <w:noProof/>
        </w:rPr>
        <w:lastRenderedPageBreak/>
        <w:drawing>
          <wp:inline distT="0" distB="0" distL="0" distR="0" wp14:anchorId="28B1B4DA" wp14:editId="082F6BC1">
            <wp:extent cx="5760085" cy="6048375"/>
            <wp:effectExtent l="0" t="0" r="0" b="9525"/>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nge_adaptation_db_schema.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6048375"/>
                    </a:xfrm>
                    <a:prstGeom prst="rect">
                      <a:avLst/>
                    </a:prstGeom>
                  </pic:spPr>
                </pic:pic>
              </a:graphicData>
            </a:graphic>
          </wp:inline>
        </w:drawing>
      </w:r>
    </w:p>
    <w:p w14:paraId="697C9317" w14:textId="57BD9334" w:rsidR="00E959F3" w:rsidRDefault="00ED2828" w:rsidP="001902A8">
      <w:pPr>
        <w:pStyle w:val="attlavirsraksts"/>
      </w:pPr>
      <w:bookmarkStart w:id="465" w:name="_Ref38383781"/>
      <w:r>
        <w:rPr>
          <w:b w:val="0"/>
          <w:bCs/>
          <w:i/>
          <w:iCs/>
        </w:rPr>
        <w:t>3</w:t>
      </w:r>
      <w:r w:rsidR="00DE5534" w:rsidRPr="00E86A29">
        <w:rPr>
          <w:b w:val="0"/>
          <w:bCs/>
          <w:i/>
          <w:iCs/>
        </w:rPr>
        <w:t>.</w:t>
      </w:r>
      <w:r w:rsidR="00AD4282">
        <w:rPr>
          <w:b w:val="0"/>
          <w:bCs/>
          <w:i/>
          <w:iCs/>
        </w:rPr>
        <w:t>1</w:t>
      </w:r>
      <w:r w:rsidR="00DE5534" w:rsidRPr="00E86A29">
        <w:rPr>
          <w:b w:val="0"/>
          <w:bCs/>
          <w:i/>
          <w:iCs/>
        </w:rPr>
        <w:t>. att.</w:t>
      </w:r>
      <w:bookmarkEnd w:id="465"/>
      <w:r w:rsidR="00DE5534">
        <w:t xml:space="preserve"> </w:t>
      </w:r>
      <w:r w:rsidR="00DE5534" w:rsidRPr="00E86A29">
        <w:t xml:space="preserve">Evolūcijas apstrādes metadatu glabāšanai </w:t>
      </w:r>
      <w:r w:rsidR="004A755A" w:rsidRPr="00E86A29">
        <w:t>paredzētās</w:t>
      </w:r>
      <w:r w:rsidR="00DE5534" w:rsidRPr="00E86A29">
        <w:t xml:space="preserve"> datu bāzes shēma</w:t>
      </w:r>
    </w:p>
    <w:p w14:paraId="63B68165" w14:textId="77777777" w:rsidR="00F0549C" w:rsidRDefault="00F0549C" w:rsidP="001902A8">
      <w:pPr>
        <w:pStyle w:val="attlavirsraksts"/>
        <w:rPr>
          <w:bCs/>
        </w:rPr>
      </w:pPr>
    </w:p>
    <w:p w14:paraId="2712C44E" w14:textId="1EC50404" w:rsidR="000110E4" w:rsidRDefault="00E959F3" w:rsidP="00E959F3">
      <w:pPr>
        <w:pStyle w:val="Teksts"/>
      </w:pPr>
      <w:r>
        <w:t>Attēlā</w:t>
      </w:r>
      <w:r w:rsidR="00DE5534">
        <w:t xml:space="preserve"> </w:t>
      </w:r>
      <w:r w:rsidR="00DE5534" w:rsidRPr="00ED2828">
        <w:fldChar w:fldCharType="begin"/>
      </w:r>
      <w:r w:rsidR="00DE5534" w:rsidRPr="00ED2828">
        <w:instrText xml:space="preserve"> REF _Ref38383781 \h </w:instrText>
      </w:r>
      <w:r w:rsidR="00ED2828" w:rsidRPr="00ED2828">
        <w:instrText xml:space="preserve"> \* MERGEFORMAT </w:instrText>
      </w:r>
      <w:r w:rsidR="00DE5534" w:rsidRPr="00ED2828">
        <w:fldChar w:fldCharType="separate"/>
      </w:r>
      <w:r w:rsidR="00ED2828" w:rsidRPr="00ED2828">
        <w:t>3.</w:t>
      </w:r>
      <w:r w:rsidR="00ED2828" w:rsidRPr="00ED2828">
        <w:rPr>
          <w:noProof/>
        </w:rPr>
        <w:t>1</w:t>
      </w:r>
      <w:r w:rsidR="00ED2828" w:rsidRPr="00ED2828">
        <w:t>.</w:t>
      </w:r>
      <w:r w:rsidR="00DE5534" w:rsidRPr="00ED2828">
        <w:fldChar w:fldCharType="end"/>
      </w:r>
      <w:r w:rsidR="00ED2828">
        <w:t xml:space="preserve"> </w:t>
      </w:r>
      <w:r>
        <w:t xml:space="preserve">redzama nepieciešamā datu bāzes shēma, lai glabātu </w:t>
      </w:r>
      <w:r w:rsidR="006744EA">
        <w:t xml:space="preserve">datu avotu evolūcijas apstrādes metadatus. Ar raustīto līniju apzīmētas esošās sistēmas tabulas. </w:t>
      </w:r>
    </w:p>
    <w:p w14:paraId="203C59B5" w14:textId="159B5DCC" w:rsidR="000110E4" w:rsidRDefault="006744EA" w:rsidP="00E959F3">
      <w:pPr>
        <w:pStyle w:val="Teksts"/>
      </w:pPr>
      <w:r>
        <w:t xml:space="preserve">Izmaiņu adaptācijas scenāriju un veicamo </w:t>
      </w:r>
      <w:r w:rsidR="000110E4">
        <w:t>darbību</w:t>
      </w:r>
      <w:r>
        <w:t xml:space="preserve"> glabāšanai paredzētas tabulas </w:t>
      </w:r>
      <w:r>
        <w:rPr>
          <w:i/>
          <w:iCs/>
        </w:rPr>
        <w:t>ChangeAdaptionOperation</w:t>
      </w:r>
      <w:r>
        <w:t xml:space="preserve">, </w:t>
      </w:r>
      <w:r>
        <w:rPr>
          <w:i/>
          <w:iCs/>
        </w:rPr>
        <w:t>ChangeAdaptionScenario</w:t>
      </w:r>
      <w:r w:rsidR="000110E4">
        <w:t xml:space="preserve">, kurās jau pirms izmaiņas rašanās glabājas katram izmaiņu veidam </w:t>
      </w:r>
      <w:r w:rsidR="002A52F4">
        <w:t>atbilstošie</w:t>
      </w:r>
      <w:r w:rsidR="000110E4">
        <w:t xml:space="preserve"> adaptācijas scenāriji. Šo tabulu aizpildīšana ir manuāls darbs.</w:t>
      </w:r>
      <w:r>
        <w:t xml:space="preserve"> </w:t>
      </w:r>
      <w:r w:rsidR="000110E4">
        <w:t>Arī tabulā</w:t>
      </w:r>
      <w:r>
        <w:t xml:space="preserve"> </w:t>
      </w:r>
      <w:r>
        <w:rPr>
          <w:i/>
          <w:iCs/>
        </w:rPr>
        <w:t>ChangeAdaptationProcess</w:t>
      </w:r>
      <w:r w:rsidR="000110E4">
        <w:t xml:space="preserve"> glabājas izmaiņas adaptācijas scenāriji, taču šī tabula tiek aizpildīta automātiski adaptācijas procesa laikā – ieraksti tiek ievietoti tikai tad, kad ir notikusi reāla izmaiņa un tiek glabāta informācija par katras atsevišķas izmaiņas adaptācijas procesu.</w:t>
      </w:r>
    </w:p>
    <w:p w14:paraId="7998030E" w14:textId="51039AA4" w:rsidR="00ED448C" w:rsidRDefault="006744EA" w:rsidP="00ED448C">
      <w:pPr>
        <w:pStyle w:val="Teksts"/>
      </w:pPr>
      <w:r>
        <w:lastRenderedPageBreak/>
        <w:t xml:space="preserve">Lai glabātu scenāriju zarošanās nosacījumus un pārvaldītu nosacījumu izpildi, paredzētas tabulas </w:t>
      </w:r>
      <w:r>
        <w:rPr>
          <w:i/>
          <w:iCs/>
        </w:rPr>
        <w:t>ChangeAdaptationCondition</w:t>
      </w:r>
      <w:r>
        <w:t xml:space="preserve">, </w:t>
      </w:r>
      <w:r>
        <w:rPr>
          <w:i/>
          <w:iCs/>
        </w:rPr>
        <w:t>CA_ConditionMapping</w:t>
      </w:r>
      <w:r w:rsidR="00ED448C">
        <w:t xml:space="preserve">, kur glabājas katram izmaiņu veidam jau iepriekš aprakstīti darbību nosacījumi. </w:t>
      </w:r>
      <w:r w:rsidR="002E2E79">
        <w:t>Šo</w:t>
      </w:r>
      <w:r w:rsidR="00ED448C">
        <w:t xml:space="preserve"> tabul</w:t>
      </w:r>
      <w:r w:rsidR="002E2E79">
        <w:t>u</w:t>
      </w:r>
      <w:r w:rsidR="00ED448C">
        <w:t xml:space="preserve"> aizpildīšana ir manuāls darbs. Savukārt</w:t>
      </w:r>
      <w:r>
        <w:rPr>
          <w:i/>
          <w:iCs/>
        </w:rPr>
        <w:t xml:space="preserve"> </w:t>
      </w:r>
      <w:r w:rsidR="00ED448C">
        <w:t>tabula</w:t>
      </w:r>
      <w:r>
        <w:t xml:space="preserve"> </w:t>
      </w:r>
      <w:r>
        <w:rPr>
          <w:i/>
          <w:iCs/>
        </w:rPr>
        <w:t>CA_ManualConditionFulfillment</w:t>
      </w:r>
      <w:r w:rsidR="00ED448C">
        <w:t xml:space="preserve"> tiek aizpildīta automātiski konkrētas izmaiņas adaptācijas procesa laikā</w:t>
      </w:r>
      <w:r>
        <w:t>.</w:t>
      </w:r>
      <w:r w:rsidR="00DE5534">
        <w:t xml:space="preserve"> </w:t>
      </w:r>
      <w:r w:rsidR="006D0799">
        <w:t xml:space="preserve">Ja izmaiņu adaptācijas laikā nepieciešama kāda papildus informācija no izstrādātāja, tā tiek </w:t>
      </w:r>
      <w:r w:rsidR="00ED448C">
        <w:t>sa</w:t>
      </w:r>
      <w:r w:rsidR="006D0799">
        <w:t xml:space="preserve">glabāta tabulā </w:t>
      </w:r>
      <w:r w:rsidR="006D0799">
        <w:rPr>
          <w:i/>
          <w:iCs/>
        </w:rPr>
        <w:t xml:space="preserve">ChangeAdaptationAdditionalData. </w:t>
      </w:r>
      <w:r w:rsidR="00DE5534">
        <w:t>Sīkāk tabul</w:t>
      </w:r>
      <w:r w:rsidR="000110E4">
        <w:t>u struktūra</w:t>
      </w:r>
      <w:r w:rsidR="00DE5534">
        <w:t xml:space="preserve"> aprakstīta nodaļās</w:t>
      </w:r>
      <w:r w:rsidR="00054FE3">
        <w:t xml:space="preserve"> </w:t>
      </w:r>
      <w:r w:rsidR="00054FE3">
        <w:fldChar w:fldCharType="begin"/>
      </w:r>
      <w:r w:rsidR="00054FE3">
        <w:instrText xml:space="preserve"> REF _Ref38617327 \r \h </w:instrText>
      </w:r>
      <w:r w:rsidR="00054FE3">
        <w:fldChar w:fldCharType="separate"/>
      </w:r>
      <w:r w:rsidR="00ED2828">
        <w:t>3.1.1</w:t>
      </w:r>
      <w:r w:rsidR="00054FE3">
        <w:fldChar w:fldCharType="end"/>
      </w:r>
      <w:r w:rsidR="00054FE3">
        <w:t xml:space="preserve">., </w:t>
      </w:r>
      <w:r w:rsidR="00054FE3">
        <w:fldChar w:fldCharType="begin"/>
      </w:r>
      <w:r w:rsidR="00054FE3">
        <w:instrText xml:space="preserve"> REF _Ref38617328 \r \h </w:instrText>
      </w:r>
      <w:r w:rsidR="00054FE3">
        <w:fldChar w:fldCharType="separate"/>
      </w:r>
      <w:r w:rsidR="00ED2828">
        <w:t>3.1.2</w:t>
      </w:r>
      <w:r w:rsidR="00054FE3">
        <w:fldChar w:fldCharType="end"/>
      </w:r>
      <w:r w:rsidR="00054FE3">
        <w:t xml:space="preserve">. un </w:t>
      </w:r>
      <w:r w:rsidR="00054FE3">
        <w:fldChar w:fldCharType="begin"/>
      </w:r>
      <w:r w:rsidR="00054FE3">
        <w:instrText xml:space="preserve"> REF _Ref38617330 \r \h </w:instrText>
      </w:r>
      <w:r w:rsidR="00054FE3">
        <w:fldChar w:fldCharType="separate"/>
      </w:r>
      <w:r w:rsidR="00ED2828">
        <w:t>3.1.3</w:t>
      </w:r>
      <w:r w:rsidR="00054FE3">
        <w:fldChar w:fldCharType="end"/>
      </w:r>
      <w:r w:rsidR="00054FE3">
        <w:t>.</w:t>
      </w:r>
    </w:p>
    <w:p w14:paraId="43B9B24C" w14:textId="3F5556B0" w:rsidR="00DE5534" w:rsidRDefault="00DE5534" w:rsidP="00276DA8">
      <w:pPr>
        <w:pStyle w:val="apak-apaknodvirsr"/>
        <w:numPr>
          <w:ilvl w:val="2"/>
          <w:numId w:val="1"/>
        </w:numPr>
        <w:ind w:left="1843"/>
      </w:pPr>
      <w:bookmarkStart w:id="466" w:name="_Ref38617327"/>
      <w:bookmarkStart w:id="467" w:name="_Toc41169709"/>
      <w:r>
        <w:t>Izmaiņu adaptācijas scenāriji un operācijas</w:t>
      </w:r>
      <w:bookmarkEnd w:id="466"/>
      <w:bookmarkEnd w:id="467"/>
    </w:p>
    <w:p w14:paraId="1FC92B8F" w14:textId="3E5D32CF" w:rsidR="006A7D68" w:rsidRDefault="004A755A" w:rsidP="00DE5534">
      <w:pPr>
        <w:pStyle w:val="Teksts"/>
      </w:pPr>
      <w:r>
        <w:t xml:space="preserve">Izmaiņu adaptācijas operācijas ir darbības jeb soļi, kas jāveic, lai adaptētu </w:t>
      </w:r>
      <w:r w:rsidR="00F03730">
        <w:t>izmaiņas</w:t>
      </w:r>
      <w:r>
        <w:t xml:space="preserve"> </w:t>
      </w:r>
      <w:r w:rsidR="00054FE3">
        <w:t>sistēmā</w:t>
      </w:r>
      <w:r>
        <w:t>.</w:t>
      </w:r>
      <w:r w:rsidR="00F03730">
        <w:t xml:space="preserve"> </w:t>
      </w:r>
      <w:r w:rsidR="00C60720">
        <w:t>Tās ir iespējami īsas</w:t>
      </w:r>
      <w:r w:rsidR="00054FE3">
        <w:t xml:space="preserve"> </w:t>
      </w:r>
      <w:r w:rsidR="00C60720">
        <w:t>un universālas.</w:t>
      </w:r>
    </w:p>
    <w:p w14:paraId="098D48E8" w14:textId="0751FE65" w:rsidR="00E86A29" w:rsidRPr="00E86A29" w:rsidRDefault="00D805F4" w:rsidP="00E86A29">
      <w:pPr>
        <w:pStyle w:val="tabulasvirsraksts"/>
        <w:jc w:val="right"/>
        <w:rPr>
          <w:b w:val="0"/>
          <w:bCs/>
          <w:i/>
          <w:iCs/>
          <w:sz w:val="24"/>
          <w:szCs w:val="32"/>
        </w:rPr>
      </w:pPr>
      <w:bookmarkStart w:id="468" w:name="_Ref38443733"/>
      <w:r>
        <w:rPr>
          <w:b w:val="0"/>
          <w:bCs/>
          <w:i/>
          <w:iCs/>
          <w:sz w:val="24"/>
          <w:szCs w:val="32"/>
        </w:rPr>
        <w:t>3</w:t>
      </w:r>
      <w:r w:rsidR="00FC741B" w:rsidRPr="00E86A29">
        <w:rPr>
          <w:b w:val="0"/>
          <w:bCs/>
          <w:i/>
          <w:iCs/>
          <w:sz w:val="24"/>
          <w:szCs w:val="32"/>
        </w:rPr>
        <w:t>.</w:t>
      </w:r>
      <w:bookmarkEnd w:id="468"/>
      <w:r>
        <w:rPr>
          <w:b w:val="0"/>
          <w:bCs/>
          <w:i/>
          <w:iCs/>
          <w:sz w:val="24"/>
          <w:szCs w:val="32"/>
        </w:rPr>
        <w:t>1</w:t>
      </w:r>
      <w:r w:rsidR="00FC741B" w:rsidRPr="00E86A29">
        <w:rPr>
          <w:b w:val="0"/>
          <w:bCs/>
          <w:i/>
          <w:iCs/>
          <w:sz w:val="24"/>
          <w:szCs w:val="32"/>
        </w:rPr>
        <w:t>. tabula</w:t>
      </w:r>
    </w:p>
    <w:p w14:paraId="145218A6" w14:textId="69BD1E37" w:rsidR="00E86A29" w:rsidRPr="00E86A29" w:rsidRDefault="00E86A29" w:rsidP="00492B61">
      <w:pPr>
        <w:pStyle w:val="tabulasvirsraksts"/>
        <w:jc w:val="right"/>
        <w:rPr>
          <w:i/>
          <w:iCs/>
        </w:rPr>
      </w:pPr>
      <w:r>
        <w:t xml:space="preserve">Datu bāzes tabula </w:t>
      </w:r>
      <w:r>
        <w:rPr>
          <w:i/>
          <w:iCs/>
        </w:rPr>
        <w:t>ChangeAdaptationOperation</w:t>
      </w:r>
    </w:p>
    <w:p w14:paraId="610B2E78" w14:textId="32A54678" w:rsidR="00FC741B" w:rsidRPr="00E86A29" w:rsidRDefault="00FC741B" w:rsidP="00E86A29">
      <w:pPr>
        <w:pStyle w:val="tabulasvirsraksts"/>
      </w:pPr>
      <w:r w:rsidRPr="00E86A29">
        <w:t xml:space="preserve"> </w:t>
      </w:r>
    </w:p>
    <w:tbl>
      <w:tblPr>
        <w:tblStyle w:val="TableGrid"/>
        <w:tblW w:w="0" w:type="auto"/>
        <w:tblLook w:val="04A0" w:firstRow="1" w:lastRow="0" w:firstColumn="1" w:lastColumn="0" w:noHBand="0" w:noVBand="1"/>
      </w:tblPr>
      <w:tblGrid>
        <w:gridCol w:w="2931"/>
        <w:gridCol w:w="2150"/>
        <w:gridCol w:w="2055"/>
        <w:gridCol w:w="2151"/>
      </w:tblGrid>
      <w:tr w:rsidR="001902A8" w:rsidRPr="00FC741B" w14:paraId="2F444223" w14:textId="77777777" w:rsidTr="00FC741B">
        <w:tc>
          <w:tcPr>
            <w:tcW w:w="2310" w:type="dxa"/>
            <w:shd w:val="clear" w:color="auto" w:fill="D9D9D9" w:themeFill="background1" w:themeFillShade="D9"/>
          </w:tcPr>
          <w:p w14:paraId="6849BFBF" w14:textId="5776E7FC" w:rsidR="00FC741B" w:rsidRPr="00FC741B" w:rsidRDefault="00FC741B" w:rsidP="00FC741B">
            <w:pPr>
              <w:pStyle w:val="Teksts"/>
              <w:ind w:firstLine="0"/>
              <w:jc w:val="center"/>
              <w:rPr>
                <w:b/>
                <w:bCs/>
                <w:sz w:val="22"/>
                <w:szCs w:val="22"/>
              </w:rPr>
            </w:pPr>
            <w:r w:rsidRPr="00FC741B">
              <w:rPr>
                <w:b/>
                <w:bCs/>
                <w:sz w:val="22"/>
                <w:szCs w:val="22"/>
              </w:rPr>
              <w:t>Kolonnas nosaukums</w:t>
            </w:r>
          </w:p>
        </w:tc>
        <w:tc>
          <w:tcPr>
            <w:tcW w:w="2310" w:type="dxa"/>
            <w:shd w:val="clear" w:color="auto" w:fill="D9D9D9" w:themeFill="background1" w:themeFillShade="D9"/>
          </w:tcPr>
          <w:p w14:paraId="704DDFAB" w14:textId="5A09F40D" w:rsidR="00FC741B" w:rsidRPr="00FC741B" w:rsidRDefault="00FC741B" w:rsidP="00FC741B">
            <w:pPr>
              <w:pStyle w:val="Teksts"/>
              <w:ind w:firstLine="0"/>
              <w:jc w:val="center"/>
              <w:rPr>
                <w:b/>
                <w:bCs/>
                <w:sz w:val="22"/>
                <w:szCs w:val="22"/>
              </w:rPr>
            </w:pPr>
            <w:r w:rsidRPr="00FC741B">
              <w:rPr>
                <w:b/>
                <w:bCs/>
                <w:sz w:val="22"/>
                <w:szCs w:val="22"/>
              </w:rPr>
              <w:t>Datu tips</w:t>
            </w:r>
          </w:p>
        </w:tc>
        <w:tc>
          <w:tcPr>
            <w:tcW w:w="2311" w:type="dxa"/>
            <w:shd w:val="clear" w:color="auto" w:fill="D9D9D9" w:themeFill="background1" w:themeFillShade="D9"/>
          </w:tcPr>
          <w:p w14:paraId="768AA8CA" w14:textId="29C08E14" w:rsidR="00FC741B" w:rsidRPr="00FC741B" w:rsidRDefault="00492B61" w:rsidP="00FC741B">
            <w:pPr>
              <w:pStyle w:val="Teksts"/>
              <w:ind w:firstLine="0"/>
              <w:jc w:val="center"/>
              <w:rPr>
                <w:b/>
                <w:bCs/>
                <w:sz w:val="22"/>
                <w:szCs w:val="22"/>
              </w:rPr>
            </w:pPr>
            <w:r>
              <w:rPr>
                <w:b/>
                <w:bCs/>
                <w:sz w:val="22"/>
                <w:szCs w:val="22"/>
              </w:rPr>
              <w:t>Obligāts</w:t>
            </w:r>
          </w:p>
        </w:tc>
        <w:tc>
          <w:tcPr>
            <w:tcW w:w="2311" w:type="dxa"/>
            <w:shd w:val="clear" w:color="auto" w:fill="D9D9D9" w:themeFill="background1" w:themeFillShade="D9"/>
          </w:tcPr>
          <w:p w14:paraId="407A4F62" w14:textId="733A66CD" w:rsidR="00FC741B" w:rsidRPr="00FC741B" w:rsidRDefault="00FC741B" w:rsidP="00FC741B">
            <w:pPr>
              <w:pStyle w:val="Teksts"/>
              <w:ind w:firstLine="0"/>
              <w:jc w:val="center"/>
              <w:rPr>
                <w:b/>
                <w:bCs/>
                <w:sz w:val="22"/>
                <w:szCs w:val="22"/>
              </w:rPr>
            </w:pPr>
            <w:r w:rsidRPr="00FC741B">
              <w:rPr>
                <w:b/>
                <w:bCs/>
                <w:sz w:val="22"/>
                <w:szCs w:val="22"/>
              </w:rPr>
              <w:t>Ierobežojums</w:t>
            </w:r>
          </w:p>
        </w:tc>
      </w:tr>
      <w:tr w:rsidR="001902A8" w:rsidRPr="00FC741B" w14:paraId="67FF85FE" w14:textId="77777777" w:rsidTr="00FC741B">
        <w:tc>
          <w:tcPr>
            <w:tcW w:w="2310" w:type="dxa"/>
          </w:tcPr>
          <w:p w14:paraId="0D6B58DD" w14:textId="75279A64" w:rsidR="00FC741B" w:rsidRPr="00FC741B" w:rsidRDefault="00FC741B" w:rsidP="006A7D68">
            <w:pPr>
              <w:pStyle w:val="Teksts"/>
              <w:ind w:firstLine="0"/>
              <w:rPr>
                <w:sz w:val="22"/>
                <w:szCs w:val="22"/>
              </w:rPr>
            </w:pPr>
            <w:r w:rsidRPr="00FC741B">
              <w:rPr>
                <w:sz w:val="22"/>
                <w:szCs w:val="22"/>
              </w:rPr>
              <w:t>CAO_ID</w:t>
            </w:r>
          </w:p>
        </w:tc>
        <w:tc>
          <w:tcPr>
            <w:tcW w:w="2310" w:type="dxa"/>
          </w:tcPr>
          <w:p w14:paraId="6A3CBE85" w14:textId="403CF728" w:rsidR="00FC741B" w:rsidRPr="00FC741B" w:rsidRDefault="001902A8" w:rsidP="006A7D68">
            <w:pPr>
              <w:pStyle w:val="Teksts"/>
              <w:ind w:firstLine="0"/>
              <w:rPr>
                <w:sz w:val="22"/>
                <w:szCs w:val="22"/>
              </w:rPr>
            </w:pPr>
            <w:r>
              <w:rPr>
                <w:sz w:val="22"/>
                <w:szCs w:val="22"/>
              </w:rPr>
              <w:t>number(10,0)</w:t>
            </w:r>
          </w:p>
        </w:tc>
        <w:tc>
          <w:tcPr>
            <w:tcW w:w="2311" w:type="dxa"/>
          </w:tcPr>
          <w:p w14:paraId="3765E2E9" w14:textId="473833BD" w:rsidR="00FC741B" w:rsidRPr="00FC741B" w:rsidRDefault="001902A8" w:rsidP="001902A8">
            <w:pPr>
              <w:pStyle w:val="Teksts"/>
              <w:ind w:firstLine="0"/>
              <w:jc w:val="center"/>
              <w:rPr>
                <w:sz w:val="22"/>
                <w:szCs w:val="22"/>
              </w:rPr>
            </w:pPr>
            <w:r>
              <w:rPr>
                <w:sz w:val="22"/>
                <w:szCs w:val="22"/>
              </w:rPr>
              <w:t>Jā</w:t>
            </w:r>
          </w:p>
        </w:tc>
        <w:tc>
          <w:tcPr>
            <w:tcW w:w="2311" w:type="dxa"/>
          </w:tcPr>
          <w:p w14:paraId="5ABEE261" w14:textId="76789659" w:rsidR="00FC741B" w:rsidRPr="00FC741B" w:rsidRDefault="001902A8" w:rsidP="006A7D68">
            <w:pPr>
              <w:pStyle w:val="Teksts"/>
              <w:ind w:firstLine="0"/>
              <w:rPr>
                <w:sz w:val="22"/>
                <w:szCs w:val="22"/>
              </w:rPr>
            </w:pPr>
            <w:r>
              <w:rPr>
                <w:sz w:val="22"/>
                <w:szCs w:val="22"/>
              </w:rPr>
              <w:t>Primārā atslēga</w:t>
            </w:r>
          </w:p>
        </w:tc>
      </w:tr>
      <w:tr w:rsidR="001902A8" w:rsidRPr="00FC741B" w14:paraId="0014C283" w14:textId="77777777" w:rsidTr="00FC741B">
        <w:tc>
          <w:tcPr>
            <w:tcW w:w="2310" w:type="dxa"/>
          </w:tcPr>
          <w:p w14:paraId="68AA02E4" w14:textId="6E4B2016" w:rsidR="00FC741B" w:rsidRPr="00FC741B" w:rsidRDefault="00FC741B" w:rsidP="006A7D68">
            <w:pPr>
              <w:pStyle w:val="Teksts"/>
              <w:ind w:firstLine="0"/>
              <w:rPr>
                <w:sz w:val="22"/>
                <w:szCs w:val="22"/>
              </w:rPr>
            </w:pPr>
            <w:r w:rsidRPr="00FC741B">
              <w:rPr>
                <w:sz w:val="22"/>
                <w:szCs w:val="22"/>
              </w:rPr>
              <w:t>CAO_OPERATIONTYPE_ID</w:t>
            </w:r>
          </w:p>
        </w:tc>
        <w:tc>
          <w:tcPr>
            <w:tcW w:w="2310" w:type="dxa"/>
          </w:tcPr>
          <w:p w14:paraId="5D3DDE49" w14:textId="5311A9CF" w:rsidR="00FC741B" w:rsidRPr="00FC741B" w:rsidRDefault="001902A8" w:rsidP="006A7D68">
            <w:pPr>
              <w:pStyle w:val="Teksts"/>
              <w:ind w:firstLine="0"/>
              <w:rPr>
                <w:sz w:val="22"/>
                <w:szCs w:val="22"/>
              </w:rPr>
            </w:pPr>
            <w:r>
              <w:rPr>
                <w:sz w:val="22"/>
                <w:szCs w:val="22"/>
              </w:rPr>
              <w:t>varchar2(10 byte)</w:t>
            </w:r>
          </w:p>
        </w:tc>
        <w:tc>
          <w:tcPr>
            <w:tcW w:w="2311" w:type="dxa"/>
          </w:tcPr>
          <w:p w14:paraId="29858138" w14:textId="09EE57FD" w:rsidR="00FC741B" w:rsidRPr="00FC741B" w:rsidRDefault="001902A8" w:rsidP="001902A8">
            <w:pPr>
              <w:pStyle w:val="Teksts"/>
              <w:ind w:firstLine="0"/>
              <w:jc w:val="center"/>
              <w:rPr>
                <w:sz w:val="22"/>
                <w:szCs w:val="22"/>
              </w:rPr>
            </w:pPr>
            <w:r>
              <w:rPr>
                <w:sz w:val="22"/>
                <w:szCs w:val="22"/>
              </w:rPr>
              <w:t>Jā</w:t>
            </w:r>
          </w:p>
        </w:tc>
        <w:tc>
          <w:tcPr>
            <w:tcW w:w="2311" w:type="dxa"/>
          </w:tcPr>
          <w:p w14:paraId="01BB0E00" w14:textId="2A1CA6C2" w:rsidR="00FC741B" w:rsidRPr="00FC741B" w:rsidRDefault="001902A8" w:rsidP="006A7D68">
            <w:pPr>
              <w:pStyle w:val="Teksts"/>
              <w:ind w:firstLine="0"/>
              <w:rPr>
                <w:sz w:val="22"/>
                <w:szCs w:val="22"/>
              </w:rPr>
            </w:pPr>
            <w:r>
              <w:rPr>
                <w:sz w:val="22"/>
                <w:szCs w:val="22"/>
              </w:rPr>
              <w:t>Ārējā atslēga</w:t>
            </w:r>
          </w:p>
        </w:tc>
      </w:tr>
      <w:tr w:rsidR="001902A8" w:rsidRPr="00FC741B" w14:paraId="5FDCAF97" w14:textId="77777777" w:rsidTr="00FC741B">
        <w:tc>
          <w:tcPr>
            <w:tcW w:w="2310" w:type="dxa"/>
          </w:tcPr>
          <w:p w14:paraId="3776CB06" w14:textId="52D22E92" w:rsidR="00FC741B" w:rsidRPr="00FC741B" w:rsidRDefault="00FC741B" w:rsidP="006A7D68">
            <w:pPr>
              <w:pStyle w:val="Teksts"/>
              <w:ind w:firstLine="0"/>
              <w:rPr>
                <w:sz w:val="22"/>
                <w:szCs w:val="22"/>
              </w:rPr>
            </w:pPr>
            <w:r w:rsidRPr="00FC741B">
              <w:rPr>
                <w:sz w:val="22"/>
                <w:szCs w:val="22"/>
              </w:rPr>
              <w:t>CAO_OPERATION</w:t>
            </w:r>
          </w:p>
        </w:tc>
        <w:tc>
          <w:tcPr>
            <w:tcW w:w="2310" w:type="dxa"/>
          </w:tcPr>
          <w:p w14:paraId="63576ED4" w14:textId="02A561D4" w:rsidR="00FC741B" w:rsidRPr="00FC741B" w:rsidRDefault="001902A8" w:rsidP="006A7D68">
            <w:pPr>
              <w:pStyle w:val="Teksts"/>
              <w:ind w:firstLine="0"/>
              <w:rPr>
                <w:sz w:val="22"/>
                <w:szCs w:val="22"/>
              </w:rPr>
            </w:pPr>
            <w:r>
              <w:rPr>
                <w:sz w:val="22"/>
                <w:szCs w:val="22"/>
              </w:rPr>
              <w:t>varchar2(4000 byte)</w:t>
            </w:r>
          </w:p>
        </w:tc>
        <w:tc>
          <w:tcPr>
            <w:tcW w:w="2311" w:type="dxa"/>
          </w:tcPr>
          <w:p w14:paraId="2C439921" w14:textId="2AE502BE" w:rsidR="00FC741B" w:rsidRPr="00FC741B" w:rsidRDefault="001902A8" w:rsidP="001902A8">
            <w:pPr>
              <w:pStyle w:val="Teksts"/>
              <w:ind w:firstLine="0"/>
              <w:jc w:val="center"/>
              <w:rPr>
                <w:sz w:val="22"/>
                <w:szCs w:val="22"/>
              </w:rPr>
            </w:pPr>
            <w:r>
              <w:rPr>
                <w:sz w:val="22"/>
                <w:szCs w:val="22"/>
              </w:rPr>
              <w:t>Jā</w:t>
            </w:r>
          </w:p>
        </w:tc>
        <w:tc>
          <w:tcPr>
            <w:tcW w:w="2311" w:type="dxa"/>
          </w:tcPr>
          <w:p w14:paraId="38563FDC" w14:textId="0191B222" w:rsidR="00FC741B" w:rsidRPr="00FC741B" w:rsidRDefault="00986EE7" w:rsidP="00986EE7">
            <w:pPr>
              <w:pStyle w:val="Teksts"/>
              <w:tabs>
                <w:tab w:val="left" w:pos="855"/>
                <w:tab w:val="center" w:pos="961"/>
              </w:tabs>
              <w:ind w:firstLine="0"/>
              <w:jc w:val="left"/>
              <w:rPr>
                <w:sz w:val="22"/>
                <w:szCs w:val="22"/>
              </w:rPr>
            </w:pPr>
            <w:r>
              <w:rPr>
                <w:sz w:val="22"/>
                <w:szCs w:val="22"/>
              </w:rPr>
              <w:t>Nav</w:t>
            </w:r>
          </w:p>
        </w:tc>
      </w:tr>
    </w:tbl>
    <w:p w14:paraId="18B5C945" w14:textId="77777777" w:rsidR="006A7D68" w:rsidRDefault="006A7D68" w:rsidP="006A7D68">
      <w:pPr>
        <w:pStyle w:val="Teksts"/>
        <w:ind w:firstLine="0"/>
      </w:pPr>
    </w:p>
    <w:p w14:paraId="35F5281B" w14:textId="34D94DBB" w:rsidR="00DE5534" w:rsidRDefault="00F03730" w:rsidP="00DE5534">
      <w:pPr>
        <w:pStyle w:val="Teksts"/>
      </w:pPr>
      <w:r>
        <w:t xml:space="preserve">Katra no darbībām tiek glabāta kā ieraksts tabulā </w:t>
      </w:r>
      <w:r>
        <w:rPr>
          <w:i/>
          <w:iCs/>
        </w:rPr>
        <w:t>ChangeAdaptationOperation</w:t>
      </w:r>
      <w:r w:rsidR="00492B61">
        <w:rPr>
          <w:i/>
          <w:iCs/>
        </w:rPr>
        <w:t xml:space="preserve"> </w:t>
      </w:r>
      <w:r w:rsidR="00492B61">
        <w:t xml:space="preserve">(tabulas aprakstu skat. tabulā </w:t>
      </w:r>
      <w:r w:rsidR="00492B61" w:rsidRPr="00492B61">
        <w:fldChar w:fldCharType="begin"/>
      </w:r>
      <w:r w:rsidR="00492B61" w:rsidRPr="00492B61">
        <w:instrText xml:space="preserve"> REF _Ref38443733 \h  \* MERGEFORMAT </w:instrText>
      </w:r>
      <w:r w:rsidR="00492B61" w:rsidRPr="00492B61">
        <w:fldChar w:fldCharType="separate"/>
      </w:r>
      <w:r w:rsidR="00D805F4" w:rsidRPr="00D805F4">
        <w:rPr>
          <w:szCs w:val="32"/>
        </w:rPr>
        <w:t>3.</w:t>
      </w:r>
      <w:r w:rsidR="00492B61" w:rsidRPr="00492B61">
        <w:fldChar w:fldCharType="end"/>
      </w:r>
      <w:r w:rsidR="00D805F4">
        <w:t>1</w:t>
      </w:r>
      <w:r w:rsidR="00492B61" w:rsidRPr="00492B61">
        <w:t>.</w:t>
      </w:r>
      <w:r w:rsidR="00492B61">
        <w:t>)</w:t>
      </w:r>
      <w:r>
        <w:t xml:space="preserve">. </w:t>
      </w:r>
      <w:r w:rsidR="00054FE3">
        <w:t>Darbībai ir</w:t>
      </w:r>
      <w:r>
        <w:t xml:space="preserve"> tips, kas norāda uz to, vai </w:t>
      </w:r>
      <w:r w:rsidR="002E2E79">
        <w:t>tā</w:t>
      </w:r>
      <w:r>
        <w:t xml:space="preserve"> ir manuāli veicama (šādā gadījumā tabulā glabājas tekstuāls apraksts ar to, kas izstrādātājam jāveic, lai paveiktu darbību) vai automātiski izpildāma (šajā gadījumā tabulā glabājas izpildāmās procedūras nosaukums). </w:t>
      </w:r>
      <w:r w:rsidR="00CC2FA9">
        <w:t>Vairākas dažādu</w:t>
      </w:r>
      <w:r w:rsidR="00532A79">
        <w:t xml:space="preserve"> tipu</w:t>
      </w:r>
      <w:r w:rsidR="00CC2FA9">
        <w:t xml:space="preserve"> izmaiņu adaptāciju veikšanai izmantotās darbības pārklājas, tāpēc tās tiek glabātas atsevišķā tabulā, lai novērstu informācijas dublēšanos datu bāzē.</w:t>
      </w:r>
    </w:p>
    <w:p w14:paraId="73DFCF23" w14:textId="1DE98C7A" w:rsidR="00492B61" w:rsidRDefault="00CC2FA9" w:rsidP="008949B9">
      <w:pPr>
        <w:pStyle w:val="Teksts"/>
      </w:pPr>
      <w:r>
        <w:t xml:space="preserve">Izmaiņu adaptācijas scenārijs ir secīgu darbību virkne, kas tiek veikta, lai veiksmīgi adaptētu izmaiņu sistēmā. Katram no izmaiņu veidiem ir </w:t>
      </w:r>
      <w:r w:rsidR="00054FE3">
        <w:t>atšķirīgs</w:t>
      </w:r>
      <w:r>
        <w:t xml:space="preserve"> izmaiņu adaptācijas scenārijs. </w:t>
      </w:r>
    </w:p>
    <w:p w14:paraId="23BEDA92" w14:textId="08AA6A3E" w:rsidR="00ED448C" w:rsidRDefault="00ED448C">
      <w:pPr>
        <w:spacing w:after="200" w:line="276" w:lineRule="auto"/>
        <w:rPr>
          <w:szCs w:val="28"/>
        </w:rPr>
      </w:pPr>
      <w:r>
        <w:br w:type="page"/>
      </w:r>
    </w:p>
    <w:p w14:paraId="066A5D84" w14:textId="36554715" w:rsidR="00E86A29" w:rsidRPr="00E86A29" w:rsidRDefault="00D805F4" w:rsidP="00E86A29">
      <w:pPr>
        <w:pStyle w:val="tabulasvirsraksts"/>
        <w:jc w:val="right"/>
        <w:rPr>
          <w:b w:val="0"/>
          <w:bCs/>
          <w:i/>
          <w:iCs/>
          <w:sz w:val="24"/>
          <w:szCs w:val="32"/>
        </w:rPr>
      </w:pPr>
      <w:bookmarkStart w:id="469" w:name="_Ref38443807"/>
      <w:r>
        <w:rPr>
          <w:b w:val="0"/>
          <w:bCs/>
          <w:i/>
          <w:iCs/>
          <w:sz w:val="24"/>
          <w:szCs w:val="32"/>
        </w:rPr>
        <w:lastRenderedPageBreak/>
        <w:t>3</w:t>
      </w:r>
      <w:r w:rsidR="00E86A29" w:rsidRPr="00E86A29">
        <w:rPr>
          <w:b w:val="0"/>
          <w:bCs/>
          <w:i/>
          <w:iCs/>
          <w:sz w:val="24"/>
          <w:szCs w:val="32"/>
        </w:rPr>
        <w:t>.</w:t>
      </w:r>
      <w:bookmarkEnd w:id="469"/>
      <w:r>
        <w:rPr>
          <w:b w:val="0"/>
          <w:bCs/>
          <w:i/>
          <w:iCs/>
          <w:sz w:val="24"/>
          <w:szCs w:val="32"/>
        </w:rPr>
        <w:t>2</w:t>
      </w:r>
      <w:r w:rsidR="00E86A29" w:rsidRPr="00E86A29">
        <w:rPr>
          <w:b w:val="0"/>
          <w:bCs/>
          <w:i/>
          <w:iCs/>
          <w:sz w:val="24"/>
          <w:szCs w:val="32"/>
        </w:rPr>
        <w:t>. tabula</w:t>
      </w:r>
    </w:p>
    <w:p w14:paraId="49A1FAB2" w14:textId="73A47005" w:rsidR="00E86A29" w:rsidRPr="00E86A29" w:rsidRDefault="00E86A29" w:rsidP="00492B61">
      <w:pPr>
        <w:pStyle w:val="tabulasvirsraksts"/>
        <w:jc w:val="right"/>
        <w:rPr>
          <w:i/>
          <w:iCs/>
        </w:rPr>
      </w:pPr>
      <w:r>
        <w:t xml:space="preserve">Datu bāzes tabula </w:t>
      </w:r>
      <w:r>
        <w:rPr>
          <w:i/>
          <w:iCs/>
        </w:rPr>
        <w:t>ChangeAdaptationScenario</w:t>
      </w:r>
    </w:p>
    <w:p w14:paraId="661B50B5" w14:textId="77777777" w:rsidR="00E86A29" w:rsidRPr="00E86A29" w:rsidRDefault="00E86A29" w:rsidP="00E86A29">
      <w:pPr>
        <w:pStyle w:val="tabulasvirsraksts"/>
      </w:pPr>
      <w:r w:rsidRPr="00E86A29">
        <w:t xml:space="preserve"> </w:t>
      </w:r>
    </w:p>
    <w:tbl>
      <w:tblPr>
        <w:tblStyle w:val="TableGrid"/>
        <w:tblW w:w="0" w:type="auto"/>
        <w:tblLook w:val="04A0" w:firstRow="1" w:lastRow="0" w:firstColumn="1" w:lastColumn="0" w:noHBand="0" w:noVBand="1"/>
      </w:tblPr>
      <w:tblGrid>
        <w:gridCol w:w="3052"/>
        <w:gridCol w:w="2103"/>
        <w:gridCol w:w="2009"/>
        <w:gridCol w:w="2123"/>
      </w:tblGrid>
      <w:tr w:rsidR="00492B61" w:rsidRPr="00FC741B" w14:paraId="78CE7228" w14:textId="77777777" w:rsidTr="00F0549C">
        <w:tc>
          <w:tcPr>
            <w:tcW w:w="2310" w:type="dxa"/>
            <w:shd w:val="clear" w:color="auto" w:fill="D9D9D9" w:themeFill="background1" w:themeFillShade="D9"/>
          </w:tcPr>
          <w:p w14:paraId="40F42BFC" w14:textId="77777777" w:rsidR="00E86A29" w:rsidRPr="00FC741B" w:rsidRDefault="00E86A29" w:rsidP="00F0549C">
            <w:pPr>
              <w:pStyle w:val="Teksts"/>
              <w:ind w:firstLine="0"/>
              <w:jc w:val="center"/>
              <w:rPr>
                <w:b/>
                <w:bCs/>
                <w:sz w:val="22"/>
                <w:szCs w:val="22"/>
              </w:rPr>
            </w:pPr>
            <w:r w:rsidRPr="00FC741B">
              <w:rPr>
                <w:b/>
                <w:bCs/>
                <w:sz w:val="22"/>
                <w:szCs w:val="22"/>
              </w:rPr>
              <w:t>Kolonnas nosaukums</w:t>
            </w:r>
          </w:p>
        </w:tc>
        <w:tc>
          <w:tcPr>
            <w:tcW w:w="2310" w:type="dxa"/>
            <w:shd w:val="clear" w:color="auto" w:fill="D9D9D9" w:themeFill="background1" w:themeFillShade="D9"/>
          </w:tcPr>
          <w:p w14:paraId="72484287" w14:textId="77777777" w:rsidR="00E86A29" w:rsidRPr="00FC741B" w:rsidRDefault="00E86A29" w:rsidP="00F0549C">
            <w:pPr>
              <w:pStyle w:val="Teksts"/>
              <w:ind w:firstLine="0"/>
              <w:jc w:val="center"/>
              <w:rPr>
                <w:b/>
                <w:bCs/>
                <w:sz w:val="22"/>
                <w:szCs w:val="22"/>
              </w:rPr>
            </w:pPr>
            <w:r w:rsidRPr="00FC741B">
              <w:rPr>
                <w:b/>
                <w:bCs/>
                <w:sz w:val="22"/>
                <w:szCs w:val="22"/>
              </w:rPr>
              <w:t>Datu tips</w:t>
            </w:r>
          </w:p>
        </w:tc>
        <w:tc>
          <w:tcPr>
            <w:tcW w:w="2311" w:type="dxa"/>
            <w:shd w:val="clear" w:color="auto" w:fill="D9D9D9" w:themeFill="background1" w:themeFillShade="D9"/>
          </w:tcPr>
          <w:p w14:paraId="592D2908" w14:textId="38B25719" w:rsidR="00E86A29" w:rsidRPr="00FC741B" w:rsidRDefault="00492B61" w:rsidP="00F0549C">
            <w:pPr>
              <w:pStyle w:val="Teksts"/>
              <w:ind w:firstLine="0"/>
              <w:jc w:val="center"/>
              <w:rPr>
                <w:b/>
                <w:bCs/>
                <w:sz w:val="22"/>
                <w:szCs w:val="22"/>
              </w:rPr>
            </w:pPr>
            <w:r>
              <w:rPr>
                <w:b/>
                <w:bCs/>
                <w:sz w:val="22"/>
                <w:szCs w:val="22"/>
              </w:rPr>
              <w:t>Obligāts</w:t>
            </w:r>
          </w:p>
        </w:tc>
        <w:tc>
          <w:tcPr>
            <w:tcW w:w="2311" w:type="dxa"/>
            <w:shd w:val="clear" w:color="auto" w:fill="D9D9D9" w:themeFill="background1" w:themeFillShade="D9"/>
          </w:tcPr>
          <w:p w14:paraId="348BF8A4" w14:textId="77777777" w:rsidR="00E86A29" w:rsidRPr="00FC741B" w:rsidRDefault="00E86A29" w:rsidP="00F0549C">
            <w:pPr>
              <w:pStyle w:val="Teksts"/>
              <w:ind w:firstLine="0"/>
              <w:jc w:val="center"/>
              <w:rPr>
                <w:b/>
                <w:bCs/>
                <w:sz w:val="22"/>
                <w:szCs w:val="22"/>
              </w:rPr>
            </w:pPr>
            <w:r w:rsidRPr="00FC741B">
              <w:rPr>
                <w:b/>
                <w:bCs/>
                <w:sz w:val="22"/>
                <w:szCs w:val="22"/>
              </w:rPr>
              <w:t>Ierobežojums</w:t>
            </w:r>
          </w:p>
        </w:tc>
      </w:tr>
      <w:tr w:rsidR="00492B61" w:rsidRPr="00FC741B" w14:paraId="0CE53250" w14:textId="77777777" w:rsidTr="00F0549C">
        <w:tc>
          <w:tcPr>
            <w:tcW w:w="2310" w:type="dxa"/>
          </w:tcPr>
          <w:p w14:paraId="22FE6CC8" w14:textId="2F9ED3AA" w:rsidR="00E86A29" w:rsidRPr="00FC741B" w:rsidRDefault="00492B61" w:rsidP="00F0549C">
            <w:pPr>
              <w:pStyle w:val="Teksts"/>
              <w:ind w:firstLine="0"/>
              <w:rPr>
                <w:sz w:val="22"/>
                <w:szCs w:val="22"/>
              </w:rPr>
            </w:pPr>
            <w:r>
              <w:rPr>
                <w:sz w:val="22"/>
                <w:szCs w:val="22"/>
              </w:rPr>
              <w:t>CAS_ID</w:t>
            </w:r>
          </w:p>
        </w:tc>
        <w:tc>
          <w:tcPr>
            <w:tcW w:w="2310" w:type="dxa"/>
          </w:tcPr>
          <w:p w14:paraId="159FFF10" w14:textId="1581FF16" w:rsidR="00E86A29" w:rsidRPr="00FC741B" w:rsidRDefault="00986EE7" w:rsidP="00F0549C">
            <w:pPr>
              <w:pStyle w:val="Teksts"/>
              <w:ind w:firstLine="0"/>
              <w:rPr>
                <w:sz w:val="22"/>
                <w:szCs w:val="22"/>
              </w:rPr>
            </w:pPr>
            <w:r>
              <w:rPr>
                <w:sz w:val="22"/>
                <w:szCs w:val="22"/>
              </w:rPr>
              <w:t>number(10,0)</w:t>
            </w:r>
          </w:p>
        </w:tc>
        <w:tc>
          <w:tcPr>
            <w:tcW w:w="2311" w:type="dxa"/>
          </w:tcPr>
          <w:p w14:paraId="3608CA73" w14:textId="1CC44090" w:rsidR="00E86A29" w:rsidRPr="00FC741B" w:rsidRDefault="001902A8" w:rsidP="00986EE7">
            <w:pPr>
              <w:pStyle w:val="Teksts"/>
              <w:ind w:firstLine="0"/>
              <w:jc w:val="center"/>
              <w:rPr>
                <w:sz w:val="22"/>
                <w:szCs w:val="22"/>
              </w:rPr>
            </w:pPr>
            <w:r>
              <w:rPr>
                <w:sz w:val="22"/>
                <w:szCs w:val="22"/>
              </w:rPr>
              <w:t>Jā</w:t>
            </w:r>
          </w:p>
        </w:tc>
        <w:tc>
          <w:tcPr>
            <w:tcW w:w="2311" w:type="dxa"/>
          </w:tcPr>
          <w:p w14:paraId="0A4B7C1E" w14:textId="2C713E78" w:rsidR="00E86A29" w:rsidRPr="00FC741B" w:rsidRDefault="001902A8" w:rsidP="00F0549C">
            <w:pPr>
              <w:pStyle w:val="Teksts"/>
              <w:ind w:firstLine="0"/>
              <w:rPr>
                <w:sz w:val="22"/>
                <w:szCs w:val="22"/>
              </w:rPr>
            </w:pPr>
            <w:r>
              <w:rPr>
                <w:sz w:val="22"/>
                <w:szCs w:val="22"/>
              </w:rPr>
              <w:t>Primārā atslēga</w:t>
            </w:r>
          </w:p>
        </w:tc>
      </w:tr>
      <w:tr w:rsidR="00492B61" w:rsidRPr="00FC741B" w14:paraId="64551FF1" w14:textId="77777777" w:rsidTr="00F0549C">
        <w:tc>
          <w:tcPr>
            <w:tcW w:w="2310" w:type="dxa"/>
          </w:tcPr>
          <w:p w14:paraId="4FC7EF5E" w14:textId="23A8BAE1" w:rsidR="00E86A29" w:rsidRPr="00FC741B" w:rsidRDefault="00492B61" w:rsidP="00F0549C">
            <w:pPr>
              <w:pStyle w:val="Teksts"/>
              <w:ind w:firstLine="0"/>
              <w:rPr>
                <w:sz w:val="22"/>
                <w:szCs w:val="22"/>
              </w:rPr>
            </w:pPr>
            <w:r>
              <w:rPr>
                <w:sz w:val="22"/>
                <w:szCs w:val="22"/>
              </w:rPr>
              <w:t>CAS_PARENTSCENARIO_ID</w:t>
            </w:r>
          </w:p>
        </w:tc>
        <w:tc>
          <w:tcPr>
            <w:tcW w:w="2310" w:type="dxa"/>
          </w:tcPr>
          <w:p w14:paraId="4436CDDA" w14:textId="08B7C30F" w:rsidR="00E86A29" w:rsidRPr="00FC741B" w:rsidRDefault="00986EE7" w:rsidP="00F0549C">
            <w:pPr>
              <w:pStyle w:val="Teksts"/>
              <w:ind w:firstLine="0"/>
              <w:rPr>
                <w:sz w:val="22"/>
                <w:szCs w:val="22"/>
              </w:rPr>
            </w:pPr>
            <w:r>
              <w:rPr>
                <w:sz w:val="22"/>
                <w:szCs w:val="22"/>
              </w:rPr>
              <w:t>number(10,0)</w:t>
            </w:r>
          </w:p>
        </w:tc>
        <w:tc>
          <w:tcPr>
            <w:tcW w:w="2311" w:type="dxa"/>
          </w:tcPr>
          <w:p w14:paraId="058402D5" w14:textId="2FED9D85" w:rsidR="00E86A29" w:rsidRPr="00FC741B" w:rsidRDefault="001902A8" w:rsidP="00986EE7">
            <w:pPr>
              <w:pStyle w:val="Teksts"/>
              <w:ind w:firstLine="0"/>
              <w:jc w:val="center"/>
              <w:rPr>
                <w:sz w:val="22"/>
                <w:szCs w:val="22"/>
              </w:rPr>
            </w:pPr>
            <w:r>
              <w:rPr>
                <w:sz w:val="22"/>
                <w:szCs w:val="22"/>
              </w:rPr>
              <w:t>Jā</w:t>
            </w:r>
          </w:p>
        </w:tc>
        <w:tc>
          <w:tcPr>
            <w:tcW w:w="2311" w:type="dxa"/>
          </w:tcPr>
          <w:p w14:paraId="346D68AA" w14:textId="2461CC58" w:rsidR="00E86A29" w:rsidRPr="00FC741B" w:rsidRDefault="001902A8" w:rsidP="00F0549C">
            <w:pPr>
              <w:pStyle w:val="Teksts"/>
              <w:ind w:firstLine="0"/>
              <w:rPr>
                <w:sz w:val="22"/>
                <w:szCs w:val="22"/>
              </w:rPr>
            </w:pPr>
            <w:r>
              <w:rPr>
                <w:sz w:val="22"/>
                <w:szCs w:val="22"/>
              </w:rPr>
              <w:t>Ārējā atslēga</w:t>
            </w:r>
          </w:p>
        </w:tc>
      </w:tr>
      <w:tr w:rsidR="00492B61" w:rsidRPr="00FC741B" w14:paraId="16FDA9B3" w14:textId="77777777" w:rsidTr="00F0549C">
        <w:tc>
          <w:tcPr>
            <w:tcW w:w="2310" w:type="dxa"/>
          </w:tcPr>
          <w:p w14:paraId="7D6CBB66" w14:textId="07EBF564" w:rsidR="00492B61" w:rsidRPr="00FC741B" w:rsidRDefault="00492B61" w:rsidP="00F0549C">
            <w:pPr>
              <w:pStyle w:val="Teksts"/>
              <w:ind w:firstLine="0"/>
              <w:rPr>
                <w:sz w:val="22"/>
                <w:szCs w:val="22"/>
              </w:rPr>
            </w:pPr>
            <w:r>
              <w:rPr>
                <w:sz w:val="22"/>
                <w:szCs w:val="22"/>
              </w:rPr>
              <w:t>CAS_CHANGETYPE_ID</w:t>
            </w:r>
          </w:p>
        </w:tc>
        <w:tc>
          <w:tcPr>
            <w:tcW w:w="2310" w:type="dxa"/>
          </w:tcPr>
          <w:p w14:paraId="4F5E4226" w14:textId="39F95F96" w:rsidR="00492B61" w:rsidRPr="00FC741B" w:rsidRDefault="00986EE7" w:rsidP="00F0549C">
            <w:pPr>
              <w:pStyle w:val="Teksts"/>
              <w:ind w:firstLine="0"/>
              <w:rPr>
                <w:sz w:val="22"/>
                <w:szCs w:val="22"/>
              </w:rPr>
            </w:pPr>
            <w:r>
              <w:rPr>
                <w:sz w:val="22"/>
                <w:szCs w:val="22"/>
              </w:rPr>
              <w:t>number(10,0)</w:t>
            </w:r>
          </w:p>
        </w:tc>
        <w:tc>
          <w:tcPr>
            <w:tcW w:w="2311" w:type="dxa"/>
          </w:tcPr>
          <w:p w14:paraId="6E1C7CA6" w14:textId="729A3AAC" w:rsidR="00492B61" w:rsidRPr="00FC741B" w:rsidRDefault="00054FE3" w:rsidP="00986EE7">
            <w:pPr>
              <w:pStyle w:val="Teksts"/>
              <w:ind w:firstLine="0"/>
              <w:jc w:val="center"/>
              <w:rPr>
                <w:sz w:val="22"/>
                <w:szCs w:val="22"/>
              </w:rPr>
            </w:pPr>
            <w:r>
              <w:rPr>
                <w:sz w:val="22"/>
                <w:szCs w:val="22"/>
              </w:rPr>
              <w:t>Jā</w:t>
            </w:r>
          </w:p>
        </w:tc>
        <w:tc>
          <w:tcPr>
            <w:tcW w:w="2311" w:type="dxa"/>
          </w:tcPr>
          <w:p w14:paraId="55E6EC22" w14:textId="56E90750" w:rsidR="00492B61" w:rsidRPr="00FC741B" w:rsidRDefault="001902A8" w:rsidP="00F0549C">
            <w:pPr>
              <w:pStyle w:val="Teksts"/>
              <w:ind w:firstLine="0"/>
              <w:rPr>
                <w:sz w:val="22"/>
                <w:szCs w:val="22"/>
              </w:rPr>
            </w:pPr>
            <w:r>
              <w:rPr>
                <w:sz w:val="22"/>
                <w:szCs w:val="22"/>
              </w:rPr>
              <w:t>Ārējā atslēga</w:t>
            </w:r>
          </w:p>
        </w:tc>
      </w:tr>
      <w:tr w:rsidR="00492B61" w:rsidRPr="00FC741B" w14:paraId="42941D3A" w14:textId="77777777" w:rsidTr="00F0549C">
        <w:tc>
          <w:tcPr>
            <w:tcW w:w="2310" w:type="dxa"/>
          </w:tcPr>
          <w:p w14:paraId="30B746C1" w14:textId="6137C2D1" w:rsidR="00E86A29" w:rsidRPr="00FC741B" w:rsidRDefault="00492B61" w:rsidP="00F0549C">
            <w:pPr>
              <w:pStyle w:val="Teksts"/>
              <w:ind w:firstLine="0"/>
              <w:rPr>
                <w:sz w:val="22"/>
                <w:szCs w:val="22"/>
              </w:rPr>
            </w:pPr>
            <w:r>
              <w:rPr>
                <w:sz w:val="22"/>
                <w:szCs w:val="22"/>
              </w:rPr>
              <w:t>CAS_OPERATION_ID</w:t>
            </w:r>
          </w:p>
        </w:tc>
        <w:tc>
          <w:tcPr>
            <w:tcW w:w="2310" w:type="dxa"/>
          </w:tcPr>
          <w:p w14:paraId="02222AAA" w14:textId="1B0109B2" w:rsidR="00E86A29" w:rsidRPr="00FC741B" w:rsidRDefault="00986EE7" w:rsidP="00F0549C">
            <w:pPr>
              <w:pStyle w:val="Teksts"/>
              <w:ind w:firstLine="0"/>
              <w:rPr>
                <w:sz w:val="22"/>
                <w:szCs w:val="22"/>
              </w:rPr>
            </w:pPr>
            <w:r>
              <w:rPr>
                <w:sz w:val="22"/>
                <w:szCs w:val="22"/>
              </w:rPr>
              <w:t>varchar2(10 byte)</w:t>
            </w:r>
          </w:p>
        </w:tc>
        <w:tc>
          <w:tcPr>
            <w:tcW w:w="2311" w:type="dxa"/>
          </w:tcPr>
          <w:p w14:paraId="73CB7959" w14:textId="49C0BC8D" w:rsidR="00E86A29" w:rsidRPr="00FC741B" w:rsidRDefault="001902A8" w:rsidP="00986EE7">
            <w:pPr>
              <w:pStyle w:val="Teksts"/>
              <w:ind w:firstLine="0"/>
              <w:jc w:val="center"/>
              <w:rPr>
                <w:sz w:val="22"/>
                <w:szCs w:val="22"/>
              </w:rPr>
            </w:pPr>
            <w:r>
              <w:rPr>
                <w:sz w:val="22"/>
                <w:szCs w:val="22"/>
              </w:rPr>
              <w:t>Jā</w:t>
            </w:r>
          </w:p>
        </w:tc>
        <w:tc>
          <w:tcPr>
            <w:tcW w:w="2311" w:type="dxa"/>
          </w:tcPr>
          <w:p w14:paraId="5FFB3103" w14:textId="44CA5C82" w:rsidR="00E86A29" w:rsidRPr="00FC741B" w:rsidRDefault="001902A8" w:rsidP="00F0549C">
            <w:pPr>
              <w:pStyle w:val="Teksts"/>
              <w:ind w:firstLine="0"/>
              <w:rPr>
                <w:sz w:val="22"/>
                <w:szCs w:val="22"/>
              </w:rPr>
            </w:pPr>
            <w:r>
              <w:rPr>
                <w:sz w:val="22"/>
                <w:szCs w:val="22"/>
              </w:rPr>
              <w:t>Ārējā atslēga</w:t>
            </w:r>
          </w:p>
        </w:tc>
      </w:tr>
    </w:tbl>
    <w:p w14:paraId="63623541" w14:textId="77777777" w:rsidR="00E86A29" w:rsidRDefault="00E86A29" w:rsidP="00E86A29">
      <w:pPr>
        <w:pStyle w:val="Teksts"/>
        <w:ind w:firstLine="0"/>
      </w:pPr>
    </w:p>
    <w:p w14:paraId="793342D2" w14:textId="7DE013BD" w:rsidR="008949B9" w:rsidRDefault="00E86A29" w:rsidP="008949B9">
      <w:pPr>
        <w:pStyle w:val="Teksts"/>
      </w:pPr>
      <w:r>
        <w:t>Katra</w:t>
      </w:r>
      <w:r w:rsidR="00CC2FA9">
        <w:t xml:space="preserve"> scenārija soļi glabājas tabulā </w:t>
      </w:r>
      <w:r w:rsidR="00CC2FA9">
        <w:rPr>
          <w:i/>
          <w:iCs/>
        </w:rPr>
        <w:t>ChangeAdaptationScenario</w:t>
      </w:r>
      <w:r w:rsidR="00492B61">
        <w:rPr>
          <w:i/>
          <w:iCs/>
        </w:rPr>
        <w:t xml:space="preserve"> </w:t>
      </w:r>
      <w:r w:rsidR="00492B61">
        <w:t xml:space="preserve">(tabulas aprakstu skat. tabulā </w:t>
      </w:r>
      <w:r w:rsidR="00492B61" w:rsidRPr="00492B61">
        <w:fldChar w:fldCharType="begin"/>
      </w:r>
      <w:r w:rsidR="00492B61" w:rsidRPr="00492B61">
        <w:instrText xml:space="preserve"> REF _Ref38443807 \h  \* MERGEFORMAT </w:instrText>
      </w:r>
      <w:r w:rsidR="00492B61" w:rsidRPr="00492B61">
        <w:fldChar w:fldCharType="separate"/>
      </w:r>
      <w:r w:rsidR="00D805F4" w:rsidRPr="00D805F4">
        <w:rPr>
          <w:szCs w:val="32"/>
        </w:rPr>
        <w:t>3.</w:t>
      </w:r>
      <w:r w:rsidR="00492B61" w:rsidRPr="00492B61">
        <w:fldChar w:fldCharType="end"/>
      </w:r>
      <w:r w:rsidR="00D805F4">
        <w:t>2</w:t>
      </w:r>
      <w:r w:rsidR="00492B61" w:rsidRPr="00492B61">
        <w:t>.</w:t>
      </w:r>
      <w:r w:rsidR="00492B61">
        <w:t>)</w:t>
      </w:r>
      <w:r w:rsidR="00CC2FA9">
        <w:t xml:space="preserve">. Katrs no scenārija soļiem satur ārējo atslēgu uz adaptācijas </w:t>
      </w:r>
      <w:r w:rsidR="00054FE3">
        <w:t>darbību</w:t>
      </w:r>
      <w:r w:rsidR="00CC2FA9">
        <w:t xml:space="preserve"> (tabulu </w:t>
      </w:r>
      <w:r w:rsidR="00CC2FA9">
        <w:rPr>
          <w:i/>
          <w:iCs/>
        </w:rPr>
        <w:t>ChangeAdaptationOperation</w:t>
      </w:r>
      <w:r w:rsidR="00CC2FA9">
        <w:t xml:space="preserve">), izmaiņas tipu, kā arī vecākieraksta identifikatoru – ārējo atslēgu uz šo pašu tabulu. Vecākieraksta identifikatora glabāšana nodrošina </w:t>
      </w:r>
      <w:r w:rsidR="00054FE3">
        <w:t>darbību</w:t>
      </w:r>
      <w:r w:rsidR="00CC2FA9">
        <w:t xml:space="preserve"> secības uzturēšanu, kā arī atvieglo korekciju veikšanu (piemēram, </w:t>
      </w:r>
      <w:r w:rsidR="008949B9">
        <w:t xml:space="preserve">pievienojot scenārija vidū kādu </w:t>
      </w:r>
      <w:r w:rsidR="00054FE3">
        <w:t>darbību</w:t>
      </w:r>
      <w:r w:rsidR="008949B9">
        <w:t>, jārediģē tikai divi tabulas ieraksti, taču, ja secība tiktu glabāta kā kārtas skaitļi, jārediģē būtu gandrīz viss scenārijs).</w:t>
      </w:r>
    </w:p>
    <w:p w14:paraId="0E34465D" w14:textId="69783DA5" w:rsidR="00492B61" w:rsidRDefault="008949B9" w:rsidP="00532A79">
      <w:pPr>
        <w:pStyle w:val="Teksts"/>
      </w:pPr>
      <w:r>
        <w:t xml:space="preserve">Lai sekotu līdzi izmaiņu adaptācijas procesam un glabātu informāciju par katras </w:t>
      </w:r>
      <w:r w:rsidR="00054FE3">
        <w:t>darbības</w:t>
      </w:r>
      <w:r>
        <w:t xml:space="preserve"> izpildi, nepieciešama tabula, kurā glabājas katrai</w:t>
      </w:r>
      <w:r w:rsidR="00054FE3">
        <w:t xml:space="preserve"> reāli</w:t>
      </w:r>
      <w:r>
        <w:t xml:space="preserve"> notikušai izmaiņai atbilstošais adaptācijas scenārijs. </w:t>
      </w:r>
    </w:p>
    <w:p w14:paraId="70DAFFFF" w14:textId="382BAC2F" w:rsidR="00492B61" w:rsidRPr="00492B61" w:rsidRDefault="00D805F4" w:rsidP="00492B61">
      <w:pPr>
        <w:pStyle w:val="tabulasvirsraksts"/>
        <w:jc w:val="right"/>
        <w:rPr>
          <w:b w:val="0"/>
          <w:i/>
          <w:iCs/>
          <w:sz w:val="28"/>
          <w:szCs w:val="36"/>
        </w:rPr>
      </w:pPr>
      <w:bookmarkStart w:id="470" w:name="_Ref38444014"/>
      <w:r>
        <w:rPr>
          <w:b w:val="0"/>
          <w:i/>
          <w:iCs/>
          <w:sz w:val="24"/>
          <w:szCs w:val="32"/>
        </w:rPr>
        <w:t>3</w:t>
      </w:r>
      <w:r w:rsidR="00492B61" w:rsidRPr="00492B61">
        <w:rPr>
          <w:b w:val="0"/>
          <w:i/>
          <w:iCs/>
          <w:sz w:val="28"/>
          <w:szCs w:val="36"/>
        </w:rPr>
        <w:t>.</w:t>
      </w:r>
      <w:bookmarkEnd w:id="470"/>
      <w:r>
        <w:rPr>
          <w:b w:val="0"/>
          <w:i/>
          <w:iCs/>
          <w:sz w:val="24"/>
          <w:szCs w:val="32"/>
        </w:rPr>
        <w:t>3</w:t>
      </w:r>
      <w:r w:rsidR="00492B61" w:rsidRPr="00492B61">
        <w:rPr>
          <w:b w:val="0"/>
          <w:i/>
          <w:iCs/>
          <w:sz w:val="28"/>
          <w:szCs w:val="36"/>
        </w:rPr>
        <w:t xml:space="preserve">. </w:t>
      </w:r>
      <w:r w:rsidR="00492B61" w:rsidRPr="00492B61">
        <w:rPr>
          <w:b w:val="0"/>
          <w:i/>
          <w:iCs/>
          <w:sz w:val="24"/>
          <w:szCs w:val="32"/>
        </w:rPr>
        <w:t>tabula</w:t>
      </w:r>
    </w:p>
    <w:p w14:paraId="1C9BCF34" w14:textId="5ED11437" w:rsidR="00492B61" w:rsidRPr="00E86A29" w:rsidRDefault="00492B61" w:rsidP="00492B61">
      <w:pPr>
        <w:pStyle w:val="tabulasvirsraksts"/>
        <w:jc w:val="right"/>
        <w:rPr>
          <w:i/>
          <w:iCs/>
        </w:rPr>
      </w:pPr>
      <w:r>
        <w:t xml:space="preserve">Datu bāzes tabula </w:t>
      </w:r>
      <w:r>
        <w:rPr>
          <w:i/>
          <w:iCs/>
        </w:rPr>
        <w:t>ChangeAdaptationProcess</w:t>
      </w:r>
    </w:p>
    <w:p w14:paraId="2068B138" w14:textId="77777777" w:rsidR="00492B61" w:rsidRPr="00E86A29" w:rsidRDefault="00492B61" w:rsidP="00492B61">
      <w:pPr>
        <w:pStyle w:val="tabulasvirsraksts"/>
      </w:pPr>
      <w:r w:rsidRPr="00E86A29">
        <w:t xml:space="preserve"> </w:t>
      </w:r>
    </w:p>
    <w:tbl>
      <w:tblPr>
        <w:tblStyle w:val="TableGrid"/>
        <w:tblW w:w="0" w:type="auto"/>
        <w:tblLook w:val="04A0" w:firstRow="1" w:lastRow="0" w:firstColumn="1" w:lastColumn="0" w:noHBand="0" w:noVBand="1"/>
      </w:tblPr>
      <w:tblGrid>
        <w:gridCol w:w="2478"/>
        <w:gridCol w:w="2262"/>
        <w:gridCol w:w="2237"/>
        <w:gridCol w:w="2265"/>
      </w:tblGrid>
      <w:tr w:rsidR="00492B61" w:rsidRPr="00FC741B" w14:paraId="09E7151C" w14:textId="77777777" w:rsidTr="00986EE7">
        <w:tc>
          <w:tcPr>
            <w:tcW w:w="2478" w:type="dxa"/>
            <w:shd w:val="clear" w:color="auto" w:fill="D9D9D9" w:themeFill="background1" w:themeFillShade="D9"/>
          </w:tcPr>
          <w:p w14:paraId="6B637514" w14:textId="77777777" w:rsidR="00492B61" w:rsidRPr="00FC741B" w:rsidRDefault="00492B61" w:rsidP="00F0549C">
            <w:pPr>
              <w:pStyle w:val="Teksts"/>
              <w:ind w:firstLine="0"/>
              <w:jc w:val="center"/>
              <w:rPr>
                <w:b/>
                <w:bCs/>
                <w:sz w:val="22"/>
                <w:szCs w:val="22"/>
              </w:rPr>
            </w:pPr>
            <w:r w:rsidRPr="00FC741B">
              <w:rPr>
                <w:b/>
                <w:bCs/>
                <w:sz w:val="22"/>
                <w:szCs w:val="22"/>
              </w:rPr>
              <w:t>Kolonnas nosaukums</w:t>
            </w:r>
          </w:p>
        </w:tc>
        <w:tc>
          <w:tcPr>
            <w:tcW w:w="2262" w:type="dxa"/>
            <w:shd w:val="clear" w:color="auto" w:fill="D9D9D9" w:themeFill="background1" w:themeFillShade="D9"/>
          </w:tcPr>
          <w:p w14:paraId="618F61E5" w14:textId="77777777" w:rsidR="00492B61" w:rsidRPr="00FC741B" w:rsidRDefault="00492B61" w:rsidP="00F0549C">
            <w:pPr>
              <w:pStyle w:val="Teksts"/>
              <w:ind w:firstLine="0"/>
              <w:jc w:val="center"/>
              <w:rPr>
                <w:b/>
                <w:bCs/>
                <w:sz w:val="22"/>
                <w:szCs w:val="22"/>
              </w:rPr>
            </w:pPr>
            <w:r w:rsidRPr="00FC741B">
              <w:rPr>
                <w:b/>
                <w:bCs/>
                <w:sz w:val="22"/>
                <w:szCs w:val="22"/>
              </w:rPr>
              <w:t>Datu tips</w:t>
            </w:r>
          </w:p>
        </w:tc>
        <w:tc>
          <w:tcPr>
            <w:tcW w:w="2237" w:type="dxa"/>
            <w:shd w:val="clear" w:color="auto" w:fill="D9D9D9" w:themeFill="background1" w:themeFillShade="D9"/>
          </w:tcPr>
          <w:p w14:paraId="54AB821B" w14:textId="77777777" w:rsidR="00492B61" w:rsidRPr="00FC741B" w:rsidRDefault="00492B61" w:rsidP="00F0549C">
            <w:pPr>
              <w:pStyle w:val="Teksts"/>
              <w:ind w:firstLine="0"/>
              <w:jc w:val="center"/>
              <w:rPr>
                <w:b/>
                <w:bCs/>
                <w:sz w:val="22"/>
                <w:szCs w:val="22"/>
              </w:rPr>
            </w:pPr>
            <w:r>
              <w:rPr>
                <w:b/>
                <w:bCs/>
                <w:sz w:val="22"/>
                <w:szCs w:val="22"/>
              </w:rPr>
              <w:t>Obligāts</w:t>
            </w:r>
          </w:p>
        </w:tc>
        <w:tc>
          <w:tcPr>
            <w:tcW w:w="2265" w:type="dxa"/>
            <w:shd w:val="clear" w:color="auto" w:fill="D9D9D9" w:themeFill="background1" w:themeFillShade="D9"/>
          </w:tcPr>
          <w:p w14:paraId="52AB1F92" w14:textId="77777777" w:rsidR="00492B61" w:rsidRPr="00FC741B" w:rsidRDefault="00492B61" w:rsidP="00F0549C">
            <w:pPr>
              <w:pStyle w:val="Teksts"/>
              <w:ind w:firstLine="0"/>
              <w:jc w:val="center"/>
              <w:rPr>
                <w:b/>
                <w:bCs/>
                <w:sz w:val="22"/>
                <w:szCs w:val="22"/>
              </w:rPr>
            </w:pPr>
            <w:r w:rsidRPr="00FC741B">
              <w:rPr>
                <w:b/>
                <w:bCs/>
                <w:sz w:val="22"/>
                <w:szCs w:val="22"/>
              </w:rPr>
              <w:t>Ierobežojums</w:t>
            </w:r>
          </w:p>
        </w:tc>
      </w:tr>
      <w:tr w:rsidR="00986EE7" w:rsidRPr="00FC741B" w14:paraId="0823EB64" w14:textId="77777777" w:rsidTr="00986EE7">
        <w:tc>
          <w:tcPr>
            <w:tcW w:w="2478" w:type="dxa"/>
          </w:tcPr>
          <w:p w14:paraId="01218A53" w14:textId="314A5807" w:rsidR="00986EE7" w:rsidRPr="00FC741B" w:rsidRDefault="00986EE7" w:rsidP="00986EE7">
            <w:pPr>
              <w:pStyle w:val="Teksts"/>
              <w:ind w:firstLine="0"/>
              <w:rPr>
                <w:sz w:val="22"/>
                <w:szCs w:val="22"/>
              </w:rPr>
            </w:pPr>
            <w:r>
              <w:rPr>
                <w:sz w:val="22"/>
                <w:szCs w:val="22"/>
              </w:rPr>
              <w:t>CAP_ID</w:t>
            </w:r>
          </w:p>
        </w:tc>
        <w:tc>
          <w:tcPr>
            <w:tcW w:w="2262" w:type="dxa"/>
          </w:tcPr>
          <w:p w14:paraId="7EC439A3" w14:textId="75D29640" w:rsidR="00986EE7" w:rsidRPr="00FC741B" w:rsidRDefault="00986EE7" w:rsidP="00986EE7">
            <w:pPr>
              <w:pStyle w:val="Teksts"/>
              <w:ind w:firstLine="0"/>
              <w:rPr>
                <w:sz w:val="22"/>
                <w:szCs w:val="22"/>
              </w:rPr>
            </w:pPr>
            <w:r>
              <w:rPr>
                <w:sz w:val="22"/>
                <w:szCs w:val="22"/>
              </w:rPr>
              <w:t>number(10,0)</w:t>
            </w:r>
          </w:p>
        </w:tc>
        <w:tc>
          <w:tcPr>
            <w:tcW w:w="2237" w:type="dxa"/>
          </w:tcPr>
          <w:p w14:paraId="48E417DA" w14:textId="5B381ABB" w:rsidR="00986EE7" w:rsidRPr="00FC741B" w:rsidRDefault="00986EE7" w:rsidP="00986EE7">
            <w:pPr>
              <w:pStyle w:val="Teksts"/>
              <w:ind w:firstLine="0"/>
              <w:jc w:val="center"/>
              <w:rPr>
                <w:sz w:val="22"/>
                <w:szCs w:val="22"/>
              </w:rPr>
            </w:pPr>
            <w:r>
              <w:rPr>
                <w:sz w:val="22"/>
                <w:szCs w:val="22"/>
              </w:rPr>
              <w:t>Jā</w:t>
            </w:r>
          </w:p>
        </w:tc>
        <w:tc>
          <w:tcPr>
            <w:tcW w:w="2265" w:type="dxa"/>
          </w:tcPr>
          <w:p w14:paraId="7173F250" w14:textId="66A8BC85" w:rsidR="00986EE7" w:rsidRPr="00FC741B" w:rsidRDefault="00986EE7" w:rsidP="00986EE7">
            <w:pPr>
              <w:pStyle w:val="Teksts"/>
              <w:ind w:firstLine="0"/>
              <w:rPr>
                <w:sz w:val="22"/>
                <w:szCs w:val="22"/>
              </w:rPr>
            </w:pPr>
            <w:r>
              <w:rPr>
                <w:sz w:val="22"/>
                <w:szCs w:val="22"/>
              </w:rPr>
              <w:t>Primārā atslēga</w:t>
            </w:r>
          </w:p>
        </w:tc>
      </w:tr>
      <w:tr w:rsidR="00986EE7" w:rsidRPr="00FC741B" w14:paraId="53E10D8D" w14:textId="77777777" w:rsidTr="00986EE7">
        <w:tc>
          <w:tcPr>
            <w:tcW w:w="2478" w:type="dxa"/>
          </w:tcPr>
          <w:p w14:paraId="650A0669" w14:textId="79128FC7" w:rsidR="00986EE7" w:rsidRPr="00FC741B" w:rsidRDefault="00986EE7" w:rsidP="00986EE7">
            <w:pPr>
              <w:pStyle w:val="Teksts"/>
              <w:ind w:firstLine="0"/>
              <w:rPr>
                <w:sz w:val="22"/>
                <w:szCs w:val="22"/>
              </w:rPr>
            </w:pPr>
            <w:r>
              <w:rPr>
                <w:sz w:val="22"/>
                <w:szCs w:val="22"/>
              </w:rPr>
              <w:t>CAP_SCENARIO_ID</w:t>
            </w:r>
          </w:p>
        </w:tc>
        <w:tc>
          <w:tcPr>
            <w:tcW w:w="2262" w:type="dxa"/>
          </w:tcPr>
          <w:p w14:paraId="4CA4D4FE" w14:textId="45C1B09D" w:rsidR="00986EE7" w:rsidRPr="00FC741B" w:rsidRDefault="00986EE7" w:rsidP="00986EE7">
            <w:pPr>
              <w:pStyle w:val="Teksts"/>
              <w:ind w:firstLine="0"/>
              <w:rPr>
                <w:sz w:val="22"/>
                <w:szCs w:val="22"/>
              </w:rPr>
            </w:pPr>
            <w:r>
              <w:rPr>
                <w:sz w:val="22"/>
                <w:szCs w:val="22"/>
              </w:rPr>
              <w:t>number(10,0)</w:t>
            </w:r>
          </w:p>
        </w:tc>
        <w:tc>
          <w:tcPr>
            <w:tcW w:w="2237" w:type="dxa"/>
          </w:tcPr>
          <w:p w14:paraId="6A8BEEDC" w14:textId="1266603D" w:rsidR="00986EE7" w:rsidRPr="00FC741B" w:rsidRDefault="00986EE7" w:rsidP="00986EE7">
            <w:pPr>
              <w:pStyle w:val="Teksts"/>
              <w:ind w:firstLine="0"/>
              <w:jc w:val="center"/>
              <w:rPr>
                <w:sz w:val="22"/>
                <w:szCs w:val="22"/>
              </w:rPr>
            </w:pPr>
            <w:r>
              <w:rPr>
                <w:sz w:val="22"/>
                <w:szCs w:val="22"/>
              </w:rPr>
              <w:t>Jā</w:t>
            </w:r>
          </w:p>
        </w:tc>
        <w:tc>
          <w:tcPr>
            <w:tcW w:w="2265" w:type="dxa"/>
          </w:tcPr>
          <w:p w14:paraId="15575EEB" w14:textId="1400B8D0" w:rsidR="00986EE7" w:rsidRPr="00FC741B" w:rsidRDefault="00986EE7" w:rsidP="00986EE7">
            <w:pPr>
              <w:pStyle w:val="Teksts"/>
              <w:ind w:firstLine="0"/>
              <w:rPr>
                <w:sz w:val="22"/>
                <w:szCs w:val="22"/>
              </w:rPr>
            </w:pPr>
            <w:r>
              <w:rPr>
                <w:sz w:val="22"/>
                <w:szCs w:val="22"/>
              </w:rPr>
              <w:t>Ārējā atslēga</w:t>
            </w:r>
          </w:p>
        </w:tc>
      </w:tr>
      <w:tr w:rsidR="00986EE7" w:rsidRPr="00FC741B" w14:paraId="0072318D" w14:textId="77777777" w:rsidTr="00986EE7">
        <w:tc>
          <w:tcPr>
            <w:tcW w:w="2478" w:type="dxa"/>
          </w:tcPr>
          <w:p w14:paraId="1147DEE2" w14:textId="19D86B63" w:rsidR="00986EE7" w:rsidRDefault="00986EE7" w:rsidP="00986EE7">
            <w:pPr>
              <w:pStyle w:val="Teksts"/>
              <w:ind w:firstLine="0"/>
              <w:rPr>
                <w:sz w:val="22"/>
                <w:szCs w:val="22"/>
              </w:rPr>
            </w:pPr>
            <w:r>
              <w:rPr>
                <w:sz w:val="22"/>
                <w:szCs w:val="22"/>
              </w:rPr>
              <w:t>CAP_DATETIME</w:t>
            </w:r>
          </w:p>
        </w:tc>
        <w:tc>
          <w:tcPr>
            <w:tcW w:w="2262" w:type="dxa"/>
          </w:tcPr>
          <w:p w14:paraId="0D3E4957" w14:textId="342740AB" w:rsidR="00986EE7" w:rsidRPr="00FC741B" w:rsidRDefault="00986EE7" w:rsidP="00986EE7">
            <w:pPr>
              <w:pStyle w:val="Teksts"/>
              <w:ind w:firstLine="0"/>
              <w:rPr>
                <w:sz w:val="22"/>
                <w:szCs w:val="22"/>
              </w:rPr>
            </w:pPr>
            <w:r>
              <w:rPr>
                <w:sz w:val="22"/>
                <w:szCs w:val="22"/>
              </w:rPr>
              <w:t>timestamp(6)</w:t>
            </w:r>
          </w:p>
        </w:tc>
        <w:tc>
          <w:tcPr>
            <w:tcW w:w="2237" w:type="dxa"/>
          </w:tcPr>
          <w:p w14:paraId="29903BCA" w14:textId="7C86B1A3" w:rsidR="00986EE7" w:rsidRPr="00FC741B" w:rsidRDefault="00986EE7" w:rsidP="00986EE7">
            <w:pPr>
              <w:pStyle w:val="Teksts"/>
              <w:ind w:firstLine="0"/>
              <w:jc w:val="center"/>
              <w:rPr>
                <w:sz w:val="22"/>
                <w:szCs w:val="22"/>
              </w:rPr>
            </w:pPr>
            <w:r>
              <w:rPr>
                <w:sz w:val="22"/>
                <w:szCs w:val="22"/>
              </w:rPr>
              <w:t>Jā</w:t>
            </w:r>
          </w:p>
        </w:tc>
        <w:tc>
          <w:tcPr>
            <w:tcW w:w="2265" w:type="dxa"/>
          </w:tcPr>
          <w:p w14:paraId="1D527C2B" w14:textId="367B855D" w:rsidR="00986EE7" w:rsidRPr="00FC741B" w:rsidRDefault="00986EE7" w:rsidP="00986EE7">
            <w:pPr>
              <w:pStyle w:val="Teksts"/>
              <w:ind w:firstLine="0"/>
              <w:rPr>
                <w:sz w:val="22"/>
                <w:szCs w:val="22"/>
              </w:rPr>
            </w:pPr>
            <w:r>
              <w:rPr>
                <w:sz w:val="22"/>
                <w:szCs w:val="22"/>
              </w:rPr>
              <w:t>Nav</w:t>
            </w:r>
          </w:p>
        </w:tc>
      </w:tr>
      <w:tr w:rsidR="00986EE7" w:rsidRPr="00FC741B" w14:paraId="4E95F320" w14:textId="77777777" w:rsidTr="00986EE7">
        <w:tc>
          <w:tcPr>
            <w:tcW w:w="2478" w:type="dxa"/>
          </w:tcPr>
          <w:p w14:paraId="4979D115" w14:textId="47198827" w:rsidR="00986EE7" w:rsidRDefault="00986EE7" w:rsidP="00986EE7">
            <w:pPr>
              <w:pStyle w:val="Teksts"/>
              <w:ind w:firstLine="0"/>
              <w:rPr>
                <w:sz w:val="22"/>
                <w:szCs w:val="22"/>
              </w:rPr>
            </w:pPr>
            <w:r>
              <w:rPr>
                <w:sz w:val="22"/>
                <w:szCs w:val="22"/>
              </w:rPr>
              <w:t>CAP_AUTHOR_ID</w:t>
            </w:r>
          </w:p>
        </w:tc>
        <w:tc>
          <w:tcPr>
            <w:tcW w:w="2262" w:type="dxa"/>
          </w:tcPr>
          <w:p w14:paraId="61570199" w14:textId="508C7422" w:rsidR="00986EE7" w:rsidRPr="00FC741B" w:rsidRDefault="00986EE7" w:rsidP="00986EE7">
            <w:pPr>
              <w:pStyle w:val="Teksts"/>
              <w:ind w:firstLine="0"/>
              <w:rPr>
                <w:sz w:val="22"/>
                <w:szCs w:val="22"/>
              </w:rPr>
            </w:pPr>
            <w:r>
              <w:rPr>
                <w:sz w:val="22"/>
                <w:szCs w:val="22"/>
              </w:rPr>
              <w:t>number(10,0)</w:t>
            </w:r>
          </w:p>
        </w:tc>
        <w:tc>
          <w:tcPr>
            <w:tcW w:w="2237" w:type="dxa"/>
          </w:tcPr>
          <w:p w14:paraId="61E524CB" w14:textId="2F5D62E0" w:rsidR="00986EE7" w:rsidRPr="00FC741B" w:rsidRDefault="00986EE7" w:rsidP="00986EE7">
            <w:pPr>
              <w:pStyle w:val="Teksts"/>
              <w:ind w:firstLine="0"/>
              <w:jc w:val="center"/>
              <w:rPr>
                <w:sz w:val="22"/>
                <w:szCs w:val="22"/>
              </w:rPr>
            </w:pPr>
            <w:r>
              <w:rPr>
                <w:sz w:val="22"/>
                <w:szCs w:val="22"/>
              </w:rPr>
              <w:t>Jā</w:t>
            </w:r>
          </w:p>
        </w:tc>
        <w:tc>
          <w:tcPr>
            <w:tcW w:w="2265" w:type="dxa"/>
          </w:tcPr>
          <w:p w14:paraId="2EC17443" w14:textId="60D303FB" w:rsidR="00986EE7" w:rsidRPr="00FC741B" w:rsidRDefault="00986EE7" w:rsidP="00986EE7">
            <w:pPr>
              <w:pStyle w:val="Teksts"/>
              <w:ind w:firstLine="0"/>
              <w:rPr>
                <w:sz w:val="22"/>
                <w:szCs w:val="22"/>
              </w:rPr>
            </w:pPr>
            <w:r>
              <w:rPr>
                <w:sz w:val="22"/>
                <w:szCs w:val="22"/>
              </w:rPr>
              <w:t>Ārējā atslēga</w:t>
            </w:r>
          </w:p>
        </w:tc>
      </w:tr>
      <w:tr w:rsidR="00986EE7" w:rsidRPr="00FC741B" w14:paraId="5648D3E8" w14:textId="77777777" w:rsidTr="00986EE7">
        <w:tc>
          <w:tcPr>
            <w:tcW w:w="2478" w:type="dxa"/>
          </w:tcPr>
          <w:p w14:paraId="7BD1AC31" w14:textId="510D4D31" w:rsidR="00986EE7" w:rsidRPr="00FC741B" w:rsidRDefault="00986EE7" w:rsidP="00986EE7">
            <w:pPr>
              <w:pStyle w:val="Teksts"/>
              <w:ind w:firstLine="0"/>
              <w:rPr>
                <w:sz w:val="22"/>
                <w:szCs w:val="22"/>
              </w:rPr>
            </w:pPr>
            <w:r>
              <w:rPr>
                <w:sz w:val="22"/>
                <w:szCs w:val="22"/>
              </w:rPr>
              <w:t>CAP_STATUSTYPE_ID</w:t>
            </w:r>
          </w:p>
        </w:tc>
        <w:tc>
          <w:tcPr>
            <w:tcW w:w="2262" w:type="dxa"/>
          </w:tcPr>
          <w:p w14:paraId="35C7C911" w14:textId="5045A4F1" w:rsidR="00986EE7" w:rsidRPr="00FC741B" w:rsidRDefault="00986EE7" w:rsidP="00986EE7">
            <w:pPr>
              <w:pStyle w:val="Teksts"/>
              <w:ind w:firstLine="0"/>
              <w:rPr>
                <w:sz w:val="22"/>
                <w:szCs w:val="22"/>
              </w:rPr>
            </w:pPr>
            <w:r>
              <w:rPr>
                <w:sz w:val="22"/>
                <w:szCs w:val="22"/>
              </w:rPr>
              <w:t>varchar2(10 byte)</w:t>
            </w:r>
          </w:p>
        </w:tc>
        <w:tc>
          <w:tcPr>
            <w:tcW w:w="2237" w:type="dxa"/>
          </w:tcPr>
          <w:p w14:paraId="4C794EFE" w14:textId="2CA6E96B" w:rsidR="00986EE7" w:rsidRPr="00FC741B" w:rsidRDefault="00986EE7" w:rsidP="00986EE7">
            <w:pPr>
              <w:pStyle w:val="Teksts"/>
              <w:ind w:firstLine="0"/>
              <w:jc w:val="center"/>
              <w:rPr>
                <w:sz w:val="22"/>
                <w:szCs w:val="22"/>
              </w:rPr>
            </w:pPr>
            <w:r>
              <w:rPr>
                <w:sz w:val="22"/>
                <w:szCs w:val="22"/>
              </w:rPr>
              <w:t>Jā</w:t>
            </w:r>
          </w:p>
        </w:tc>
        <w:tc>
          <w:tcPr>
            <w:tcW w:w="2265" w:type="dxa"/>
          </w:tcPr>
          <w:p w14:paraId="64D83A7E" w14:textId="03DE2A66" w:rsidR="00986EE7" w:rsidRPr="00FC741B" w:rsidRDefault="00986EE7" w:rsidP="00986EE7">
            <w:pPr>
              <w:pStyle w:val="Teksts"/>
              <w:ind w:firstLine="0"/>
              <w:rPr>
                <w:sz w:val="22"/>
                <w:szCs w:val="22"/>
              </w:rPr>
            </w:pPr>
            <w:r>
              <w:rPr>
                <w:sz w:val="22"/>
                <w:szCs w:val="22"/>
              </w:rPr>
              <w:t>Ārējā atslēga</w:t>
            </w:r>
          </w:p>
        </w:tc>
      </w:tr>
      <w:tr w:rsidR="00986EE7" w:rsidRPr="00FC741B" w14:paraId="15058F7F" w14:textId="77777777" w:rsidTr="00986EE7">
        <w:tc>
          <w:tcPr>
            <w:tcW w:w="2478" w:type="dxa"/>
          </w:tcPr>
          <w:p w14:paraId="42F646D8" w14:textId="01CFC595" w:rsidR="00986EE7" w:rsidRPr="00FC741B" w:rsidRDefault="00986EE7" w:rsidP="00986EE7">
            <w:pPr>
              <w:pStyle w:val="Teksts"/>
              <w:ind w:firstLine="0"/>
              <w:rPr>
                <w:sz w:val="22"/>
                <w:szCs w:val="22"/>
              </w:rPr>
            </w:pPr>
            <w:r>
              <w:rPr>
                <w:sz w:val="22"/>
                <w:szCs w:val="22"/>
              </w:rPr>
              <w:t>CAP_CHANGE_ID</w:t>
            </w:r>
          </w:p>
        </w:tc>
        <w:tc>
          <w:tcPr>
            <w:tcW w:w="2262" w:type="dxa"/>
          </w:tcPr>
          <w:p w14:paraId="7D08A4F5" w14:textId="6C9587D5" w:rsidR="00986EE7" w:rsidRPr="00FC741B" w:rsidRDefault="00986EE7" w:rsidP="00986EE7">
            <w:pPr>
              <w:pStyle w:val="Teksts"/>
              <w:ind w:firstLine="0"/>
              <w:rPr>
                <w:sz w:val="22"/>
                <w:szCs w:val="22"/>
              </w:rPr>
            </w:pPr>
            <w:r>
              <w:rPr>
                <w:sz w:val="22"/>
                <w:szCs w:val="22"/>
              </w:rPr>
              <w:t>number(10,0)</w:t>
            </w:r>
          </w:p>
        </w:tc>
        <w:tc>
          <w:tcPr>
            <w:tcW w:w="2237" w:type="dxa"/>
          </w:tcPr>
          <w:p w14:paraId="4FAD38B3" w14:textId="1A5570A3" w:rsidR="00986EE7" w:rsidRPr="00FC741B" w:rsidRDefault="00986EE7" w:rsidP="00986EE7">
            <w:pPr>
              <w:pStyle w:val="Teksts"/>
              <w:ind w:firstLine="0"/>
              <w:jc w:val="center"/>
              <w:rPr>
                <w:sz w:val="22"/>
                <w:szCs w:val="22"/>
              </w:rPr>
            </w:pPr>
            <w:r>
              <w:rPr>
                <w:sz w:val="22"/>
                <w:szCs w:val="22"/>
              </w:rPr>
              <w:t>Jā</w:t>
            </w:r>
          </w:p>
        </w:tc>
        <w:tc>
          <w:tcPr>
            <w:tcW w:w="2265" w:type="dxa"/>
          </w:tcPr>
          <w:p w14:paraId="436501DF" w14:textId="76B2A01F" w:rsidR="00986EE7" w:rsidRPr="00FC741B" w:rsidRDefault="00986EE7" w:rsidP="00986EE7">
            <w:pPr>
              <w:pStyle w:val="Teksts"/>
              <w:ind w:firstLine="0"/>
              <w:rPr>
                <w:sz w:val="22"/>
                <w:szCs w:val="22"/>
              </w:rPr>
            </w:pPr>
            <w:r>
              <w:rPr>
                <w:sz w:val="22"/>
                <w:szCs w:val="22"/>
              </w:rPr>
              <w:t>Ārējā atslēga</w:t>
            </w:r>
          </w:p>
        </w:tc>
      </w:tr>
    </w:tbl>
    <w:p w14:paraId="61DCDB6E" w14:textId="77777777" w:rsidR="00492B61" w:rsidRDefault="00492B61" w:rsidP="00492B61">
      <w:pPr>
        <w:pStyle w:val="Teksts"/>
        <w:ind w:firstLine="0"/>
      </w:pPr>
    </w:p>
    <w:p w14:paraId="10307AC9" w14:textId="315F7AC5" w:rsidR="00532A79" w:rsidRDefault="008949B9" w:rsidP="00532A79">
      <w:pPr>
        <w:pStyle w:val="Teksts"/>
      </w:pPr>
      <w:r>
        <w:t xml:space="preserve">Tabula </w:t>
      </w:r>
      <w:r>
        <w:rPr>
          <w:i/>
          <w:iCs/>
        </w:rPr>
        <w:t>ChangeAdaptationProcess</w:t>
      </w:r>
      <w:r>
        <w:t xml:space="preserve"> </w:t>
      </w:r>
      <w:r w:rsidR="00492B61">
        <w:t xml:space="preserve">(tabulas aprakstu skat. tabulā </w:t>
      </w:r>
      <w:r w:rsidR="00492B61" w:rsidRPr="00492B61">
        <w:fldChar w:fldCharType="begin"/>
      </w:r>
      <w:r w:rsidR="00492B61" w:rsidRPr="00492B61">
        <w:instrText xml:space="preserve"> REF _Ref38444014 \h  \* MERGEFORMAT </w:instrText>
      </w:r>
      <w:r w:rsidR="00492B61" w:rsidRPr="00492B61">
        <w:fldChar w:fldCharType="separate"/>
      </w:r>
      <w:r w:rsidR="00D805F4" w:rsidRPr="00D805F4">
        <w:rPr>
          <w:szCs w:val="32"/>
        </w:rPr>
        <w:t>3.</w:t>
      </w:r>
      <w:r w:rsidR="00492B61" w:rsidRPr="00492B61">
        <w:fldChar w:fldCharType="end"/>
      </w:r>
      <w:r w:rsidR="00D805F4">
        <w:t>3</w:t>
      </w:r>
      <w:r w:rsidR="00492B61" w:rsidRPr="00492B61">
        <w:t>.</w:t>
      </w:r>
      <w:r w:rsidR="00492B61">
        <w:t xml:space="preserve">) </w:t>
      </w:r>
      <w:r>
        <w:t xml:space="preserve">glabā arējo atslēgu uz tabulu </w:t>
      </w:r>
      <w:r>
        <w:rPr>
          <w:i/>
          <w:iCs/>
        </w:rPr>
        <w:t>ChangeAdaptationScenario</w:t>
      </w:r>
      <w:r>
        <w:t xml:space="preserve">, kas nodrošina katras operācijas atšķiramību, kā arī ārējo atslēgu uz tabulu </w:t>
      </w:r>
      <w:r>
        <w:rPr>
          <w:i/>
          <w:iCs/>
        </w:rPr>
        <w:t xml:space="preserve">Change, </w:t>
      </w:r>
      <w:r>
        <w:t xml:space="preserve">lai identificētu, kura no izmaiņām tiek adaptēta. Lai sekotu līdzi izmaiņu adaptācijas procesam, tiek glabāts arī izpildāmās </w:t>
      </w:r>
      <w:r w:rsidR="00054FE3">
        <w:t>darbības</w:t>
      </w:r>
      <w:r>
        <w:t xml:space="preserve"> statuss (</w:t>
      </w:r>
      <w:r w:rsidR="00054FE3">
        <w:t>darbība</w:t>
      </w:r>
      <w:r>
        <w:t xml:space="preserve"> ir vai nav </w:t>
      </w:r>
      <w:r w:rsidR="00054FE3">
        <w:t>izpildīta</w:t>
      </w:r>
      <w:r>
        <w:t>)</w:t>
      </w:r>
      <w:r w:rsidR="00532A79">
        <w:t xml:space="preserve">, kā arī datums, laiks un lietotājs, kurš piedalījies šīs </w:t>
      </w:r>
      <w:r w:rsidR="00054FE3">
        <w:t>darbības izpildē.</w:t>
      </w:r>
    </w:p>
    <w:p w14:paraId="3F4A580E" w14:textId="77777777" w:rsidR="00ED448C" w:rsidRDefault="00ED448C" w:rsidP="00532A79">
      <w:pPr>
        <w:pStyle w:val="Teksts"/>
      </w:pPr>
    </w:p>
    <w:p w14:paraId="24F2C818" w14:textId="36C9EC95" w:rsidR="008949B9" w:rsidRPr="008949B9" w:rsidRDefault="00532A79" w:rsidP="00276DA8">
      <w:pPr>
        <w:pStyle w:val="apak-apaknodvirsr"/>
        <w:numPr>
          <w:ilvl w:val="2"/>
          <w:numId w:val="1"/>
        </w:numPr>
        <w:ind w:left="1843"/>
      </w:pPr>
      <w:bookmarkStart w:id="471" w:name="_Ref38617328"/>
      <w:bookmarkStart w:id="472" w:name="_Toc41169710"/>
      <w:r>
        <w:lastRenderedPageBreak/>
        <w:t>Izmaiņu adaptācijas scenāriju zarošanās nosacījumi</w:t>
      </w:r>
      <w:bookmarkEnd w:id="471"/>
      <w:bookmarkEnd w:id="472"/>
      <w:r w:rsidR="008949B9">
        <w:t xml:space="preserve"> </w:t>
      </w:r>
    </w:p>
    <w:p w14:paraId="0144D3F6" w14:textId="50924AAC" w:rsidR="00C63AB9" w:rsidRDefault="00532A79" w:rsidP="00DE5534">
      <w:pPr>
        <w:pStyle w:val="Teksts"/>
      </w:pPr>
      <w:r>
        <w:t xml:space="preserve">Neskatoties uz to, ka izmaiņas tips ir nosakāms jau pie </w:t>
      </w:r>
      <w:r w:rsidR="00A140DD">
        <w:t>tās</w:t>
      </w:r>
      <w:r>
        <w:t xml:space="preserve"> rašanās, tas </w:t>
      </w:r>
      <w:r w:rsidR="00A140DD">
        <w:t>negarantē</w:t>
      </w:r>
      <w:r>
        <w:t xml:space="preserve"> viennozīmīga izmaiņas adaptācijas scenārija esamību. Ir dažādi nosacījumi, kuru izpildes rezultātā scenārijs var zaroties. </w:t>
      </w:r>
      <w:r w:rsidR="00A140DD">
        <w:t>Tie var būt</w:t>
      </w:r>
      <w:r>
        <w:t xml:space="preserve"> gan automātiski izpildāmi (šajā gadījumā sistēma pati nosaka, pa kuru no scenārija ceļiem nepieciešams virzīties), gan manuāli </w:t>
      </w:r>
      <w:r w:rsidR="00A140DD">
        <w:t>apstrādājami</w:t>
      </w:r>
      <w:r>
        <w:t xml:space="preserve"> (šajā gadījumā izstrādātājam nepieciešams izvērtēt konkrēto situāciju</w:t>
      </w:r>
      <w:r w:rsidR="00A140DD">
        <w:t xml:space="preserve"> un</w:t>
      </w:r>
      <w:r>
        <w:t xml:space="preserve"> </w:t>
      </w:r>
      <w:r w:rsidR="00A140DD">
        <w:t>pieņemt</w:t>
      </w:r>
      <w:r>
        <w:t xml:space="preserve"> lēmumu). </w:t>
      </w:r>
    </w:p>
    <w:p w14:paraId="09E74034" w14:textId="50038066" w:rsidR="00C63AB9" w:rsidRPr="00C63AB9" w:rsidRDefault="00D805F4" w:rsidP="00C63AB9">
      <w:pPr>
        <w:pStyle w:val="tabulasvirsraksts"/>
        <w:jc w:val="right"/>
        <w:rPr>
          <w:b w:val="0"/>
          <w:bCs/>
          <w:i/>
          <w:iCs/>
          <w:sz w:val="28"/>
          <w:szCs w:val="36"/>
        </w:rPr>
      </w:pPr>
      <w:bookmarkStart w:id="473" w:name="_Ref38444648"/>
      <w:r>
        <w:rPr>
          <w:b w:val="0"/>
          <w:bCs/>
          <w:i/>
          <w:iCs/>
          <w:sz w:val="24"/>
          <w:szCs w:val="32"/>
        </w:rPr>
        <w:t>3</w:t>
      </w:r>
      <w:r w:rsidR="00C63AB9" w:rsidRPr="00C63AB9">
        <w:rPr>
          <w:b w:val="0"/>
          <w:bCs/>
          <w:i/>
          <w:iCs/>
          <w:sz w:val="24"/>
          <w:szCs w:val="32"/>
        </w:rPr>
        <w:t>.</w:t>
      </w:r>
      <w:bookmarkEnd w:id="473"/>
      <w:r>
        <w:rPr>
          <w:b w:val="0"/>
          <w:bCs/>
          <w:i/>
          <w:iCs/>
          <w:sz w:val="24"/>
          <w:szCs w:val="32"/>
        </w:rPr>
        <w:t>4</w:t>
      </w:r>
      <w:r w:rsidR="00C63AB9" w:rsidRPr="00C63AB9">
        <w:rPr>
          <w:b w:val="0"/>
          <w:bCs/>
          <w:i/>
          <w:iCs/>
          <w:sz w:val="24"/>
          <w:szCs w:val="32"/>
        </w:rPr>
        <w:t>. tabula</w:t>
      </w:r>
    </w:p>
    <w:p w14:paraId="0796B41B" w14:textId="2A77688A" w:rsidR="00C63AB9" w:rsidRPr="00E86A29" w:rsidRDefault="00C63AB9" w:rsidP="00C63AB9">
      <w:pPr>
        <w:pStyle w:val="tabulasvirsraksts"/>
        <w:jc w:val="right"/>
        <w:rPr>
          <w:i/>
          <w:iCs/>
        </w:rPr>
      </w:pPr>
      <w:r>
        <w:t xml:space="preserve">Datu bāzes tabula </w:t>
      </w:r>
      <w:r>
        <w:rPr>
          <w:i/>
          <w:iCs/>
        </w:rPr>
        <w:t>ChangeAdaptationCondition</w:t>
      </w:r>
    </w:p>
    <w:p w14:paraId="3B881F8A" w14:textId="77777777" w:rsidR="00C63AB9" w:rsidRPr="00E86A29" w:rsidRDefault="00C63AB9" w:rsidP="00C63AB9">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C63AB9" w:rsidRPr="00FC741B" w14:paraId="43399428" w14:textId="77777777" w:rsidTr="00C63AB9">
        <w:tc>
          <w:tcPr>
            <w:tcW w:w="2893" w:type="dxa"/>
            <w:shd w:val="clear" w:color="auto" w:fill="D9D9D9" w:themeFill="background1" w:themeFillShade="D9"/>
          </w:tcPr>
          <w:p w14:paraId="702EBFA8" w14:textId="77777777" w:rsidR="00C63AB9" w:rsidRPr="00FC741B" w:rsidRDefault="00C63AB9"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4C7B77A8" w14:textId="77777777" w:rsidR="00C63AB9" w:rsidRPr="00FC741B" w:rsidRDefault="00C63AB9"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37AA49F7" w14:textId="77777777" w:rsidR="00C63AB9" w:rsidRPr="00FC741B" w:rsidRDefault="00C63AB9"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1AE44BB8" w14:textId="77777777" w:rsidR="00C63AB9" w:rsidRPr="00FC741B" w:rsidRDefault="00C63AB9" w:rsidP="00F0549C">
            <w:pPr>
              <w:pStyle w:val="Teksts"/>
              <w:ind w:firstLine="0"/>
              <w:jc w:val="center"/>
              <w:rPr>
                <w:b/>
                <w:bCs/>
                <w:sz w:val="22"/>
                <w:szCs w:val="22"/>
              </w:rPr>
            </w:pPr>
            <w:r w:rsidRPr="00FC741B">
              <w:rPr>
                <w:b/>
                <w:bCs/>
                <w:sz w:val="22"/>
                <w:szCs w:val="22"/>
              </w:rPr>
              <w:t>Ierobežojums</w:t>
            </w:r>
          </w:p>
        </w:tc>
      </w:tr>
      <w:tr w:rsidR="00C63AB9" w:rsidRPr="00FC741B" w14:paraId="465E1923" w14:textId="77777777" w:rsidTr="00C63AB9">
        <w:tc>
          <w:tcPr>
            <w:tcW w:w="2893" w:type="dxa"/>
          </w:tcPr>
          <w:p w14:paraId="12F592DC" w14:textId="1C7A3A9D" w:rsidR="00C63AB9" w:rsidRPr="00FC741B" w:rsidRDefault="00C63AB9" w:rsidP="00F0549C">
            <w:pPr>
              <w:pStyle w:val="Teksts"/>
              <w:ind w:firstLine="0"/>
              <w:rPr>
                <w:sz w:val="22"/>
                <w:szCs w:val="22"/>
              </w:rPr>
            </w:pPr>
            <w:r>
              <w:rPr>
                <w:sz w:val="22"/>
                <w:szCs w:val="22"/>
              </w:rPr>
              <w:t>CAC_ID</w:t>
            </w:r>
          </w:p>
        </w:tc>
        <w:tc>
          <w:tcPr>
            <w:tcW w:w="2056" w:type="dxa"/>
          </w:tcPr>
          <w:p w14:paraId="720FAA9B" w14:textId="455DD8AB" w:rsidR="00C63AB9" w:rsidRPr="00FC741B" w:rsidRDefault="00986EE7" w:rsidP="00F0549C">
            <w:pPr>
              <w:pStyle w:val="Teksts"/>
              <w:ind w:firstLine="0"/>
              <w:rPr>
                <w:sz w:val="22"/>
                <w:szCs w:val="22"/>
              </w:rPr>
            </w:pPr>
            <w:r>
              <w:rPr>
                <w:sz w:val="22"/>
                <w:szCs w:val="22"/>
              </w:rPr>
              <w:t>number(10,0)</w:t>
            </w:r>
          </w:p>
        </w:tc>
        <w:tc>
          <w:tcPr>
            <w:tcW w:w="2108" w:type="dxa"/>
          </w:tcPr>
          <w:p w14:paraId="5E10EE59" w14:textId="6392DB68" w:rsidR="00C63AB9" w:rsidRPr="00FC741B" w:rsidRDefault="00986EE7" w:rsidP="00A63588">
            <w:pPr>
              <w:pStyle w:val="Teksts"/>
              <w:ind w:firstLine="0"/>
              <w:jc w:val="center"/>
              <w:rPr>
                <w:sz w:val="22"/>
                <w:szCs w:val="22"/>
              </w:rPr>
            </w:pPr>
            <w:r>
              <w:rPr>
                <w:sz w:val="22"/>
                <w:szCs w:val="22"/>
              </w:rPr>
              <w:t>Jā</w:t>
            </w:r>
          </w:p>
        </w:tc>
        <w:tc>
          <w:tcPr>
            <w:tcW w:w="2185" w:type="dxa"/>
          </w:tcPr>
          <w:p w14:paraId="4A94B7DB" w14:textId="5C6E6999" w:rsidR="00C63AB9" w:rsidRPr="00FC741B" w:rsidRDefault="00986EE7" w:rsidP="00F0549C">
            <w:pPr>
              <w:pStyle w:val="Teksts"/>
              <w:ind w:firstLine="0"/>
              <w:rPr>
                <w:sz w:val="22"/>
                <w:szCs w:val="22"/>
              </w:rPr>
            </w:pPr>
            <w:r>
              <w:rPr>
                <w:sz w:val="22"/>
                <w:szCs w:val="22"/>
              </w:rPr>
              <w:t>Primārā atslēga</w:t>
            </w:r>
          </w:p>
        </w:tc>
      </w:tr>
      <w:tr w:rsidR="00C63AB9" w:rsidRPr="00FC741B" w14:paraId="175B06DE" w14:textId="77777777" w:rsidTr="00C63AB9">
        <w:tc>
          <w:tcPr>
            <w:tcW w:w="2893" w:type="dxa"/>
          </w:tcPr>
          <w:p w14:paraId="22F71F9F" w14:textId="553E63E9" w:rsidR="00C63AB9" w:rsidRPr="00FC741B" w:rsidRDefault="00C63AB9" w:rsidP="00F0549C">
            <w:pPr>
              <w:pStyle w:val="Teksts"/>
              <w:ind w:firstLine="0"/>
              <w:rPr>
                <w:sz w:val="22"/>
                <w:szCs w:val="22"/>
              </w:rPr>
            </w:pPr>
            <w:r>
              <w:rPr>
                <w:sz w:val="22"/>
                <w:szCs w:val="22"/>
              </w:rPr>
              <w:t>CAC_CONDITON</w:t>
            </w:r>
          </w:p>
        </w:tc>
        <w:tc>
          <w:tcPr>
            <w:tcW w:w="2056" w:type="dxa"/>
          </w:tcPr>
          <w:p w14:paraId="7D84CA4F" w14:textId="50E46315" w:rsidR="00C63AB9" w:rsidRPr="00FC741B" w:rsidRDefault="00986EE7" w:rsidP="00F0549C">
            <w:pPr>
              <w:pStyle w:val="Teksts"/>
              <w:ind w:firstLine="0"/>
              <w:rPr>
                <w:sz w:val="22"/>
                <w:szCs w:val="22"/>
              </w:rPr>
            </w:pPr>
            <w:r>
              <w:rPr>
                <w:sz w:val="22"/>
                <w:szCs w:val="22"/>
              </w:rPr>
              <w:t>varchar2(4000 byte)</w:t>
            </w:r>
          </w:p>
        </w:tc>
        <w:tc>
          <w:tcPr>
            <w:tcW w:w="2108" w:type="dxa"/>
          </w:tcPr>
          <w:p w14:paraId="6A5237B3" w14:textId="3A6ADA2E" w:rsidR="00C63AB9" w:rsidRPr="00FC741B" w:rsidRDefault="00986EE7" w:rsidP="00A63588">
            <w:pPr>
              <w:pStyle w:val="Teksts"/>
              <w:ind w:firstLine="0"/>
              <w:jc w:val="center"/>
              <w:rPr>
                <w:sz w:val="22"/>
                <w:szCs w:val="22"/>
              </w:rPr>
            </w:pPr>
            <w:r>
              <w:rPr>
                <w:sz w:val="22"/>
                <w:szCs w:val="22"/>
              </w:rPr>
              <w:t>Jā</w:t>
            </w:r>
          </w:p>
        </w:tc>
        <w:tc>
          <w:tcPr>
            <w:tcW w:w="2185" w:type="dxa"/>
          </w:tcPr>
          <w:p w14:paraId="6F2FC9BB" w14:textId="745187EB" w:rsidR="00C63AB9" w:rsidRPr="00FC741B" w:rsidRDefault="00986EE7" w:rsidP="00F0549C">
            <w:pPr>
              <w:pStyle w:val="Teksts"/>
              <w:ind w:firstLine="0"/>
              <w:rPr>
                <w:sz w:val="22"/>
                <w:szCs w:val="22"/>
              </w:rPr>
            </w:pPr>
            <w:r>
              <w:rPr>
                <w:sz w:val="22"/>
                <w:szCs w:val="22"/>
              </w:rPr>
              <w:t>Nav</w:t>
            </w:r>
          </w:p>
        </w:tc>
      </w:tr>
      <w:tr w:rsidR="00C63AB9" w:rsidRPr="00FC741B" w14:paraId="3C19C17A" w14:textId="77777777" w:rsidTr="00C63AB9">
        <w:tc>
          <w:tcPr>
            <w:tcW w:w="2893" w:type="dxa"/>
          </w:tcPr>
          <w:p w14:paraId="1A2336E9" w14:textId="7958DF84" w:rsidR="00C63AB9" w:rsidRDefault="00C63AB9" w:rsidP="00F0549C">
            <w:pPr>
              <w:pStyle w:val="Teksts"/>
              <w:ind w:firstLine="0"/>
              <w:rPr>
                <w:sz w:val="22"/>
                <w:szCs w:val="22"/>
              </w:rPr>
            </w:pPr>
            <w:r>
              <w:rPr>
                <w:sz w:val="22"/>
                <w:szCs w:val="22"/>
              </w:rPr>
              <w:t>CAC_CONDITIONTYPE_ID</w:t>
            </w:r>
          </w:p>
        </w:tc>
        <w:tc>
          <w:tcPr>
            <w:tcW w:w="2056" w:type="dxa"/>
          </w:tcPr>
          <w:p w14:paraId="53FE4E54" w14:textId="3C4DE154" w:rsidR="00C63AB9" w:rsidRPr="00FC741B" w:rsidRDefault="00986EE7" w:rsidP="00F0549C">
            <w:pPr>
              <w:pStyle w:val="Teksts"/>
              <w:ind w:firstLine="0"/>
              <w:rPr>
                <w:sz w:val="22"/>
                <w:szCs w:val="22"/>
              </w:rPr>
            </w:pPr>
            <w:r>
              <w:rPr>
                <w:sz w:val="22"/>
                <w:szCs w:val="22"/>
              </w:rPr>
              <w:t>number(10,0)</w:t>
            </w:r>
          </w:p>
        </w:tc>
        <w:tc>
          <w:tcPr>
            <w:tcW w:w="2108" w:type="dxa"/>
          </w:tcPr>
          <w:p w14:paraId="5E0FC382" w14:textId="4827EE13" w:rsidR="00C63AB9" w:rsidRPr="00FC741B" w:rsidRDefault="00986EE7" w:rsidP="00A63588">
            <w:pPr>
              <w:pStyle w:val="Teksts"/>
              <w:ind w:firstLine="0"/>
              <w:jc w:val="center"/>
              <w:rPr>
                <w:sz w:val="22"/>
                <w:szCs w:val="22"/>
              </w:rPr>
            </w:pPr>
            <w:r>
              <w:rPr>
                <w:sz w:val="22"/>
                <w:szCs w:val="22"/>
              </w:rPr>
              <w:t>Jā</w:t>
            </w:r>
          </w:p>
        </w:tc>
        <w:tc>
          <w:tcPr>
            <w:tcW w:w="2185" w:type="dxa"/>
          </w:tcPr>
          <w:p w14:paraId="1DCC27A6" w14:textId="624BC5BF" w:rsidR="00C63AB9" w:rsidRPr="00FC741B" w:rsidRDefault="00986EE7" w:rsidP="00F0549C">
            <w:pPr>
              <w:pStyle w:val="Teksts"/>
              <w:ind w:firstLine="0"/>
              <w:rPr>
                <w:sz w:val="22"/>
                <w:szCs w:val="22"/>
              </w:rPr>
            </w:pPr>
            <w:r>
              <w:rPr>
                <w:sz w:val="22"/>
                <w:szCs w:val="22"/>
              </w:rPr>
              <w:t>Ārējā atslēga</w:t>
            </w:r>
          </w:p>
        </w:tc>
      </w:tr>
    </w:tbl>
    <w:p w14:paraId="13A707E9" w14:textId="77777777" w:rsidR="00C63AB9" w:rsidRDefault="00C63AB9" w:rsidP="00C63AB9">
      <w:pPr>
        <w:pStyle w:val="Teksts"/>
        <w:ind w:firstLine="0"/>
      </w:pPr>
    </w:p>
    <w:p w14:paraId="696747B0" w14:textId="05693722" w:rsidR="00F03730" w:rsidRDefault="00532A79" w:rsidP="00DE5534">
      <w:pPr>
        <w:pStyle w:val="Teksts"/>
      </w:pPr>
      <w:r>
        <w:t xml:space="preserve">Tāpat kā </w:t>
      </w:r>
      <w:r w:rsidR="001E13C4">
        <w:t>darbības</w:t>
      </w:r>
      <w:r>
        <w:t xml:space="preserve">, arī nosacījumi dažādu tipu izmaiņu adaptāciju veikšanā pārklājas, līdz ar to </w:t>
      </w:r>
      <w:r w:rsidR="001E13C4">
        <w:t>tie</w:t>
      </w:r>
      <w:r>
        <w:t xml:space="preserve"> tiek glabāti atsevišķā tabulā </w:t>
      </w:r>
      <w:r>
        <w:rPr>
          <w:i/>
          <w:iCs/>
        </w:rPr>
        <w:t>ChangeAdaptationCondition</w:t>
      </w:r>
      <w:r w:rsidR="00C63AB9">
        <w:rPr>
          <w:i/>
          <w:iCs/>
        </w:rPr>
        <w:t xml:space="preserve"> </w:t>
      </w:r>
      <w:r w:rsidR="00C63AB9">
        <w:t xml:space="preserve">(tabulas aprakstu skat. tabulā </w:t>
      </w:r>
      <w:r w:rsidR="00C63AB9" w:rsidRPr="00C63AB9">
        <w:fldChar w:fldCharType="begin"/>
      </w:r>
      <w:r w:rsidR="00C63AB9" w:rsidRPr="00C63AB9">
        <w:instrText xml:space="preserve"> REF _Ref38444648 \h  \* MERGEFORMAT </w:instrText>
      </w:r>
      <w:r w:rsidR="00C63AB9" w:rsidRPr="00C63AB9">
        <w:fldChar w:fldCharType="separate"/>
      </w:r>
      <w:r w:rsidR="00D805F4" w:rsidRPr="00D805F4">
        <w:rPr>
          <w:szCs w:val="32"/>
        </w:rPr>
        <w:t>3.</w:t>
      </w:r>
      <w:r w:rsidR="00C63AB9" w:rsidRPr="00C63AB9">
        <w:fldChar w:fldCharType="end"/>
      </w:r>
      <w:r w:rsidR="00D805F4">
        <w:t>4</w:t>
      </w:r>
      <w:r w:rsidR="00C63AB9" w:rsidRPr="00C63AB9">
        <w:t>.</w:t>
      </w:r>
      <w:r w:rsidR="00C63AB9">
        <w:t>)</w:t>
      </w:r>
      <w:r>
        <w:t>. Katram ierakstam tiek glabāts nosacījuma tips (</w:t>
      </w:r>
      <w:r w:rsidR="00C63AB9">
        <w:t xml:space="preserve">nosacījums ir </w:t>
      </w:r>
      <w:r>
        <w:t xml:space="preserve">manuāli vai automātiski izpildāms), kā arī pats nosacījums – ja </w:t>
      </w:r>
      <w:r w:rsidR="001E13C4">
        <w:t>tas</w:t>
      </w:r>
      <w:r>
        <w:t xml:space="preserve"> ir manuāli izpildāms, </w:t>
      </w:r>
      <w:r w:rsidR="001E13C4">
        <w:t>tiek glabāts</w:t>
      </w:r>
      <w:r>
        <w:t xml:space="preserve"> tekstuāls apraksts, kas jāizvērtē </w:t>
      </w:r>
      <w:r w:rsidR="00C63AB9">
        <w:t xml:space="preserve">pašam </w:t>
      </w:r>
      <w:r>
        <w:t>izstrādātājam</w:t>
      </w:r>
      <w:r w:rsidR="001E13C4">
        <w:t>. Ja nosacījums</w:t>
      </w:r>
      <w:r>
        <w:t xml:space="preserve"> ir automātiski izpildāms, tiek glabāts </w:t>
      </w:r>
      <w:r w:rsidR="001E13C4">
        <w:t xml:space="preserve">izpildāmās </w:t>
      </w:r>
      <w:r>
        <w:t>funkcijas nosaukums</w:t>
      </w:r>
      <w:r w:rsidR="001E13C4">
        <w:t>.</w:t>
      </w:r>
    </w:p>
    <w:p w14:paraId="0C81376A" w14:textId="1084994D" w:rsidR="009C2848" w:rsidRPr="009C2848" w:rsidRDefault="00D805F4" w:rsidP="009C2848">
      <w:pPr>
        <w:pStyle w:val="tabulasvirsraksts"/>
        <w:jc w:val="right"/>
        <w:rPr>
          <w:b w:val="0"/>
          <w:bCs/>
          <w:i/>
          <w:iCs/>
          <w:sz w:val="32"/>
          <w:szCs w:val="40"/>
        </w:rPr>
      </w:pPr>
      <w:bookmarkStart w:id="474" w:name="_Ref38446981"/>
      <w:r>
        <w:rPr>
          <w:b w:val="0"/>
          <w:bCs/>
          <w:i/>
          <w:iCs/>
          <w:sz w:val="24"/>
          <w:szCs w:val="32"/>
        </w:rPr>
        <w:t>3</w:t>
      </w:r>
      <w:r w:rsidR="009C2848" w:rsidRPr="009C2848">
        <w:rPr>
          <w:b w:val="0"/>
          <w:bCs/>
          <w:i/>
          <w:iCs/>
          <w:sz w:val="24"/>
          <w:szCs w:val="32"/>
        </w:rPr>
        <w:t>.</w:t>
      </w:r>
      <w:bookmarkEnd w:id="474"/>
      <w:r>
        <w:rPr>
          <w:b w:val="0"/>
          <w:bCs/>
          <w:i/>
          <w:iCs/>
          <w:sz w:val="24"/>
          <w:szCs w:val="32"/>
        </w:rPr>
        <w:t>5</w:t>
      </w:r>
      <w:r w:rsidR="009C2848" w:rsidRPr="009C2848">
        <w:rPr>
          <w:b w:val="0"/>
          <w:bCs/>
          <w:i/>
          <w:iCs/>
          <w:sz w:val="24"/>
          <w:szCs w:val="32"/>
        </w:rPr>
        <w:t>. tabula</w:t>
      </w:r>
    </w:p>
    <w:p w14:paraId="5437A118" w14:textId="58545D8B" w:rsidR="009C2848" w:rsidRPr="00E86A29" w:rsidRDefault="009C2848" w:rsidP="009C2848">
      <w:pPr>
        <w:pStyle w:val="tabulasvirsraksts"/>
        <w:jc w:val="right"/>
        <w:rPr>
          <w:i/>
          <w:iCs/>
        </w:rPr>
      </w:pPr>
      <w:r>
        <w:t xml:space="preserve">Datu bāzes tabula </w:t>
      </w:r>
      <w:r>
        <w:rPr>
          <w:i/>
          <w:iCs/>
        </w:rPr>
        <w:t>CA_ConditionMapping</w:t>
      </w:r>
    </w:p>
    <w:p w14:paraId="752BE969"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9C2848" w:rsidRPr="00FC741B" w14:paraId="0C6C11CF" w14:textId="77777777" w:rsidTr="00F0549C">
        <w:tc>
          <w:tcPr>
            <w:tcW w:w="2893" w:type="dxa"/>
            <w:shd w:val="clear" w:color="auto" w:fill="D9D9D9" w:themeFill="background1" w:themeFillShade="D9"/>
          </w:tcPr>
          <w:p w14:paraId="30A65D3A"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79534C1D"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0B9BF0C5" w14:textId="77777777" w:rsidR="009C2848" w:rsidRPr="00FC741B" w:rsidRDefault="009C2848"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78706F55"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A63588" w:rsidRPr="00FC741B" w14:paraId="0AEDF609" w14:textId="77777777" w:rsidTr="00F0549C">
        <w:tc>
          <w:tcPr>
            <w:tcW w:w="2893" w:type="dxa"/>
          </w:tcPr>
          <w:p w14:paraId="28F3E47A" w14:textId="0C0037E4" w:rsidR="00A63588" w:rsidRPr="00FC741B" w:rsidRDefault="00A63588" w:rsidP="00A63588">
            <w:pPr>
              <w:pStyle w:val="Teksts"/>
              <w:ind w:firstLine="0"/>
              <w:rPr>
                <w:sz w:val="22"/>
                <w:szCs w:val="22"/>
              </w:rPr>
            </w:pPr>
            <w:r>
              <w:rPr>
                <w:sz w:val="22"/>
                <w:szCs w:val="22"/>
              </w:rPr>
              <w:t>CACM_ID</w:t>
            </w:r>
          </w:p>
        </w:tc>
        <w:tc>
          <w:tcPr>
            <w:tcW w:w="2056" w:type="dxa"/>
          </w:tcPr>
          <w:p w14:paraId="2F90F197" w14:textId="207B6F83" w:rsidR="00A63588" w:rsidRPr="00FC741B" w:rsidRDefault="00A63588" w:rsidP="00A63588">
            <w:pPr>
              <w:pStyle w:val="Teksts"/>
              <w:ind w:firstLine="0"/>
              <w:rPr>
                <w:sz w:val="22"/>
                <w:szCs w:val="22"/>
              </w:rPr>
            </w:pPr>
            <w:r>
              <w:rPr>
                <w:sz w:val="22"/>
                <w:szCs w:val="22"/>
              </w:rPr>
              <w:t>number(10,0)</w:t>
            </w:r>
          </w:p>
        </w:tc>
        <w:tc>
          <w:tcPr>
            <w:tcW w:w="2108" w:type="dxa"/>
          </w:tcPr>
          <w:p w14:paraId="6690FC74" w14:textId="294B6C21" w:rsidR="00A63588" w:rsidRPr="00FC741B" w:rsidRDefault="00A63588" w:rsidP="00A63588">
            <w:pPr>
              <w:pStyle w:val="Teksts"/>
              <w:ind w:firstLine="0"/>
              <w:jc w:val="center"/>
              <w:rPr>
                <w:sz w:val="22"/>
                <w:szCs w:val="22"/>
              </w:rPr>
            </w:pPr>
            <w:r>
              <w:rPr>
                <w:sz w:val="22"/>
                <w:szCs w:val="22"/>
              </w:rPr>
              <w:t>Jā</w:t>
            </w:r>
          </w:p>
        </w:tc>
        <w:tc>
          <w:tcPr>
            <w:tcW w:w="2185" w:type="dxa"/>
          </w:tcPr>
          <w:p w14:paraId="6331DCBC" w14:textId="32E7C541" w:rsidR="00A63588" w:rsidRPr="00FC741B" w:rsidRDefault="00A63588" w:rsidP="00A63588">
            <w:pPr>
              <w:pStyle w:val="Teksts"/>
              <w:ind w:firstLine="0"/>
              <w:rPr>
                <w:sz w:val="22"/>
                <w:szCs w:val="22"/>
              </w:rPr>
            </w:pPr>
            <w:r>
              <w:rPr>
                <w:sz w:val="22"/>
                <w:szCs w:val="22"/>
              </w:rPr>
              <w:t>Primārā atslēga</w:t>
            </w:r>
          </w:p>
        </w:tc>
      </w:tr>
      <w:tr w:rsidR="00A63588" w:rsidRPr="00FC741B" w14:paraId="65066A8A" w14:textId="77777777" w:rsidTr="00F0549C">
        <w:tc>
          <w:tcPr>
            <w:tcW w:w="2893" w:type="dxa"/>
          </w:tcPr>
          <w:p w14:paraId="660473A9" w14:textId="1B2BFD56" w:rsidR="00A63588" w:rsidRPr="00FC741B" w:rsidRDefault="00A63588" w:rsidP="00A63588">
            <w:pPr>
              <w:pStyle w:val="Teksts"/>
              <w:ind w:firstLine="0"/>
              <w:rPr>
                <w:sz w:val="22"/>
                <w:szCs w:val="22"/>
              </w:rPr>
            </w:pPr>
            <w:r>
              <w:rPr>
                <w:sz w:val="22"/>
                <w:szCs w:val="22"/>
              </w:rPr>
              <w:t>CACM_SCENARIO_ID</w:t>
            </w:r>
          </w:p>
        </w:tc>
        <w:tc>
          <w:tcPr>
            <w:tcW w:w="2056" w:type="dxa"/>
          </w:tcPr>
          <w:p w14:paraId="53D603AB" w14:textId="318FB5CE" w:rsidR="00A63588" w:rsidRPr="00FC741B" w:rsidRDefault="00A63588" w:rsidP="00A63588">
            <w:pPr>
              <w:pStyle w:val="Teksts"/>
              <w:ind w:firstLine="0"/>
              <w:rPr>
                <w:sz w:val="22"/>
                <w:szCs w:val="22"/>
              </w:rPr>
            </w:pPr>
            <w:r>
              <w:rPr>
                <w:sz w:val="22"/>
                <w:szCs w:val="22"/>
              </w:rPr>
              <w:t>number(10,0)</w:t>
            </w:r>
          </w:p>
        </w:tc>
        <w:tc>
          <w:tcPr>
            <w:tcW w:w="2108" w:type="dxa"/>
          </w:tcPr>
          <w:p w14:paraId="545798D4" w14:textId="4D8001C2" w:rsidR="00A63588" w:rsidRPr="00FC741B" w:rsidRDefault="00A63588" w:rsidP="00A63588">
            <w:pPr>
              <w:pStyle w:val="Teksts"/>
              <w:ind w:firstLine="0"/>
              <w:jc w:val="center"/>
              <w:rPr>
                <w:sz w:val="22"/>
                <w:szCs w:val="22"/>
              </w:rPr>
            </w:pPr>
            <w:r>
              <w:rPr>
                <w:sz w:val="22"/>
                <w:szCs w:val="22"/>
              </w:rPr>
              <w:t>Jā</w:t>
            </w:r>
          </w:p>
        </w:tc>
        <w:tc>
          <w:tcPr>
            <w:tcW w:w="2185" w:type="dxa"/>
          </w:tcPr>
          <w:p w14:paraId="3F8ED176" w14:textId="0F2C0C8C" w:rsidR="00A63588" w:rsidRPr="00FC741B" w:rsidRDefault="00A63588" w:rsidP="00A63588">
            <w:pPr>
              <w:pStyle w:val="Teksts"/>
              <w:ind w:firstLine="0"/>
              <w:rPr>
                <w:sz w:val="22"/>
                <w:szCs w:val="22"/>
              </w:rPr>
            </w:pPr>
            <w:r>
              <w:rPr>
                <w:sz w:val="22"/>
                <w:szCs w:val="22"/>
              </w:rPr>
              <w:t>Ārējā atslēga</w:t>
            </w:r>
          </w:p>
        </w:tc>
      </w:tr>
      <w:tr w:rsidR="00A63588" w:rsidRPr="00FC741B" w14:paraId="7548E8A9" w14:textId="77777777" w:rsidTr="00F0549C">
        <w:tc>
          <w:tcPr>
            <w:tcW w:w="2893" w:type="dxa"/>
          </w:tcPr>
          <w:p w14:paraId="423225B2" w14:textId="659D3604" w:rsidR="00A63588" w:rsidRDefault="00A63588" w:rsidP="00A63588">
            <w:pPr>
              <w:pStyle w:val="Teksts"/>
              <w:ind w:firstLine="0"/>
              <w:rPr>
                <w:sz w:val="22"/>
                <w:szCs w:val="22"/>
              </w:rPr>
            </w:pPr>
            <w:r>
              <w:rPr>
                <w:sz w:val="22"/>
                <w:szCs w:val="22"/>
              </w:rPr>
              <w:t>CACM_CONDITION_ID</w:t>
            </w:r>
          </w:p>
        </w:tc>
        <w:tc>
          <w:tcPr>
            <w:tcW w:w="2056" w:type="dxa"/>
          </w:tcPr>
          <w:p w14:paraId="18DCF748" w14:textId="622E3BA7" w:rsidR="00A63588" w:rsidRPr="00FC741B" w:rsidRDefault="00A63588" w:rsidP="00A63588">
            <w:pPr>
              <w:pStyle w:val="Teksts"/>
              <w:ind w:firstLine="0"/>
              <w:rPr>
                <w:sz w:val="22"/>
                <w:szCs w:val="22"/>
              </w:rPr>
            </w:pPr>
            <w:r>
              <w:rPr>
                <w:sz w:val="22"/>
                <w:szCs w:val="22"/>
              </w:rPr>
              <w:t>number(10,0)</w:t>
            </w:r>
          </w:p>
        </w:tc>
        <w:tc>
          <w:tcPr>
            <w:tcW w:w="2108" w:type="dxa"/>
          </w:tcPr>
          <w:p w14:paraId="700741EC" w14:textId="4C06B52F" w:rsidR="00A63588" w:rsidRPr="00FC741B" w:rsidRDefault="00A63588" w:rsidP="00A63588">
            <w:pPr>
              <w:pStyle w:val="Teksts"/>
              <w:ind w:firstLine="0"/>
              <w:jc w:val="center"/>
              <w:rPr>
                <w:sz w:val="22"/>
                <w:szCs w:val="22"/>
              </w:rPr>
            </w:pPr>
            <w:r>
              <w:rPr>
                <w:sz w:val="22"/>
                <w:szCs w:val="22"/>
              </w:rPr>
              <w:t>Jā</w:t>
            </w:r>
          </w:p>
        </w:tc>
        <w:tc>
          <w:tcPr>
            <w:tcW w:w="2185" w:type="dxa"/>
          </w:tcPr>
          <w:p w14:paraId="6178E07C" w14:textId="2426AB74" w:rsidR="00A63588" w:rsidRPr="00FC741B" w:rsidRDefault="00A63588" w:rsidP="00A63588">
            <w:pPr>
              <w:pStyle w:val="Teksts"/>
              <w:ind w:firstLine="0"/>
              <w:rPr>
                <w:sz w:val="22"/>
                <w:szCs w:val="22"/>
              </w:rPr>
            </w:pPr>
            <w:r>
              <w:rPr>
                <w:sz w:val="22"/>
                <w:szCs w:val="22"/>
              </w:rPr>
              <w:t>Ārējā atslēga</w:t>
            </w:r>
          </w:p>
        </w:tc>
      </w:tr>
    </w:tbl>
    <w:p w14:paraId="02BE56BA" w14:textId="77777777" w:rsidR="009C2848" w:rsidRDefault="009C2848" w:rsidP="009C2848">
      <w:pPr>
        <w:pStyle w:val="Teksts"/>
        <w:ind w:firstLine="0"/>
      </w:pPr>
    </w:p>
    <w:p w14:paraId="37C7D347" w14:textId="27A1DA4E" w:rsidR="00532A79" w:rsidRDefault="00532A79" w:rsidP="00DE5534">
      <w:pPr>
        <w:pStyle w:val="Teksts"/>
      </w:pPr>
      <w:r>
        <w:t xml:space="preserve">Tā kā katrai no scenārija ietvaros izpildāmajām </w:t>
      </w:r>
      <w:r w:rsidR="001E13C4">
        <w:t>darbībām</w:t>
      </w:r>
      <w:r w:rsidR="00E6717D">
        <w:t xml:space="preserve"> var būt vairāki nosacījumi, t</w:t>
      </w:r>
      <w:r>
        <w:t xml:space="preserve">abula </w:t>
      </w:r>
      <w:r>
        <w:rPr>
          <w:i/>
          <w:iCs/>
        </w:rPr>
        <w:t>CA_ConditionMapping</w:t>
      </w:r>
      <w:r>
        <w:t xml:space="preserve"> </w:t>
      </w:r>
      <w:r w:rsidR="009C2848">
        <w:t xml:space="preserve">(tabulas aprakstu skat. tabulā </w:t>
      </w:r>
      <w:r w:rsidR="009C2848" w:rsidRPr="009C2848">
        <w:fldChar w:fldCharType="begin"/>
      </w:r>
      <w:r w:rsidR="009C2848" w:rsidRPr="009C2848">
        <w:instrText xml:space="preserve"> REF _Ref38446981 \h  \* MERGEFORMAT </w:instrText>
      </w:r>
      <w:r w:rsidR="009C2848" w:rsidRPr="009C2848">
        <w:fldChar w:fldCharType="separate"/>
      </w:r>
      <w:r w:rsidR="00D805F4" w:rsidRPr="00D805F4">
        <w:rPr>
          <w:szCs w:val="32"/>
        </w:rPr>
        <w:t>3.</w:t>
      </w:r>
      <w:r w:rsidR="009C2848" w:rsidRPr="009C2848">
        <w:fldChar w:fldCharType="end"/>
      </w:r>
      <w:r w:rsidR="00D805F4">
        <w:t>5</w:t>
      </w:r>
      <w:r w:rsidR="009C2848" w:rsidRPr="009C2848">
        <w:t>.</w:t>
      </w:r>
      <w:r w:rsidR="009C2848">
        <w:t xml:space="preserve">) </w:t>
      </w:r>
      <w:r>
        <w:t xml:space="preserve">tiek izmantota, lai nodrošinātu N:N saiti starp tabulām </w:t>
      </w:r>
      <w:r>
        <w:rPr>
          <w:i/>
          <w:iCs/>
        </w:rPr>
        <w:t>ChangeAdaptationCondition</w:t>
      </w:r>
      <w:r w:rsidR="00E6717D">
        <w:rPr>
          <w:i/>
          <w:iCs/>
        </w:rPr>
        <w:t xml:space="preserve"> </w:t>
      </w:r>
      <w:r w:rsidR="00E6717D">
        <w:t xml:space="preserve">un </w:t>
      </w:r>
      <w:r w:rsidR="00E6717D">
        <w:rPr>
          <w:i/>
          <w:iCs/>
        </w:rPr>
        <w:t>ChangeAdaptationScenario</w:t>
      </w:r>
      <w:r w:rsidR="00E6717D">
        <w:t>.</w:t>
      </w:r>
    </w:p>
    <w:p w14:paraId="5199D4CC" w14:textId="522C48F1" w:rsidR="009C2848" w:rsidRDefault="00E6717D" w:rsidP="00DE5534">
      <w:pPr>
        <w:pStyle w:val="Teksts"/>
      </w:pPr>
      <w:r>
        <w:t xml:space="preserve">Automātiski izpildāmos nosacījumus iespējams pārbaudīt pirms katras </w:t>
      </w:r>
      <w:r w:rsidR="001E13C4">
        <w:t>darbības</w:t>
      </w:r>
      <w:r>
        <w:t xml:space="preserve"> veikšanas un tam nav nepieciešama izstrādātāja iejaukšanās, līdz ar to iespējams automātiski virzīties pa kādu no scenārijā paredzētajiem ceļiem. Tomēr, veicot manuālu nosacījuma apstrādi</w:t>
      </w:r>
      <w:r w:rsidR="001E13C4">
        <w:t xml:space="preserve"> (izstrādātājs pieņem lēmumu par turpmāko scenārija gaitu)</w:t>
      </w:r>
      <w:r>
        <w:t xml:space="preserve">, nepieciešams glabāt </w:t>
      </w:r>
      <w:r>
        <w:lastRenderedPageBreak/>
        <w:t xml:space="preserve">informāciju par to, kādu lēmumu ir </w:t>
      </w:r>
      <w:r w:rsidR="001E13C4">
        <w:t>pieņēmis</w:t>
      </w:r>
      <w:r>
        <w:t xml:space="preserve"> izstrādātāj</w:t>
      </w:r>
      <w:r w:rsidR="001E13C4">
        <w:t>s</w:t>
      </w:r>
      <w:r>
        <w:t xml:space="preserve">, lai šis lēmums </w:t>
      </w:r>
      <w:r w:rsidR="001E13C4">
        <w:t>tiktu ņemts vērā</w:t>
      </w:r>
      <w:r>
        <w:t xml:space="preserve"> visā izmaiņas adaptācijas procesā. </w:t>
      </w:r>
    </w:p>
    <w:p w14:paraId="0C6108DE" w14:textId="610552E0" w:rsidR="009C2848" w:rsidRPr="009C2848" w:rsidRDefault="00D805F4" w:rsidP="009C2848">
      <w:pPr>
        <w:pStyle w:val="tabulasvirsraksts"/>
        <w:jc w:val="right"/>
        <w:rPr>
          <w:b w:val="0"/>
          <w:bCs/>
          <w:i/>
          <w:iCs/>
          <w:sz w:val="32"/>
          <w:szCs w:val="40"/>
        </w:rPr>
      </w:pPr>
      <w:bookmarkStart w:id="475" w:name="_Ref38447346"/>
      <w:r>
        <w:rPr>
          <w:b w:val="0"/>
          <w:bCs/>
          <w:i/>
          <w:iCs/>
          <w:sz w:val="24"/>
          <w:szCs w:val="32"/>
        </w:rPr>
        <w:t>3</w:t>
      </w:r>
      <w:r w:rsidR="009C2848" w:rsidRPr="009C2848">
        <w:rPr>
          <w:b w:val="0"/>
          <w:bCs/>
          <w:i/>
          <w:iCs/>
          <w:sz w:val="24"/>
          <w:szCs w:val="32"/>
        </w:rPr>
        <w:t>.</w:t>
      </w:r>
      <w:bookmarkEnd w:id="475"/>
      <w:r>
        <w:rPr>
          <w:b w:val="0"/>
          <w:bCs/>
          <w:i/>
          <w:iCs/>
          <w:sz w:val="24"/>
          <w:szCs w:val="32"/>
        </w:rPr>
        <w:t>6</w:t>
      </w:r>
      <w:r w:rsidR="009C2848" w:rsidRPr="009C2848">
        <w:rPr>
          <w:b w:val="0"/>
          <w:bCs/>
          <w:i/>
          <w:iCs/>
          <w:sz w:val="24"/>
          <w:szCs w:val="32"/>
        </w:rPr>
        <w:t>. tabula</w:t>
      </w:r>
    </w:p>
    <w:p w14:paraId="019DDD0E" w14:textId="38587B98" w:rsidR="009C2848" w:rsidRPr="00E86A29" w:rsidRDefault="009C2848" w:rsidP="009C2848">
      <w:pPr>
        <w:pStyle w:val="tabulasvirsraksts"/>
        <w:jc w:val="right"/>
        <w:rPr>
          <w:i/>
          <w:iCs/>
        </w:rPr>
      </w:pPr>
      <w:r>
        <w:t xml:space="preserve">Datu bāzes tabula </w:t>
      </w:r>
      <w:r>
        <w:rPr>
          <w:i/>
          <w:iCs/>
        </w:rPr>
        <w:t>CA_ManualConditionFulfillment</w:t>
      </w:r>
    </w:p>
    <w:p w14:paraId="2036229A"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3773"/>
        <w:gridCol w:w="1824"/>
        <w:gridCol w:w="1709"/>
        <w:gridCol w:w="1936"/>
      </w:tblGrid>
      <w:tr w:rsidR="009C2848" w:rsidRPr="00FC741B" w14:paraId="460A712F" w14:textId="77777777" w:rsidTr="00DC25E6">
        <w:tc>
          <w:tcPr>
            <w:tcW w:w="3773" w:type="dxa"/>
            <w:shd w:val="clear" w:color="auto" w:fill="D9D9D9" w:themeFill="background1" w:themeFillShade="D9"/>
          </w:tcPr>
          <w:p w14:paraId="57DA307B"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1824" w:type="dxa"/>
            <w:shd w:val="clear" w:color="auto" w:fill="D9D9D9" w:themeFill="background1" w:themeFillShade="D9"/>
          </w:tcPr>
          <w:p w14:paraId="6882CF69"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1709" w:type="dxa"/>
            <w:shd w:val="clear" w:color="auto" w:fill="D9D9D9" w:themeFill="background1" w:themeFillShade="D9"/>
          </w:tcPr>
          <w:p w14:paraId="7D5BE6E0" w14:textId="77777777" w:rsidR="009C2848" w:rsidRPr="00FC741B" w:rsidRDefault="009C2848" w:rsidP="00F0549C">
            <w:pPr>
              <w:pStyle w:val="Teksts"/>
              <w:ind w:firstLine="0"/>
              <w:jc w:val="center"/>
              <w:rPr>
                <w:b/>
                <w:bCs/>
                <w:sz w:val="22"/>
                <w:szCs w:val="22"/>
              </w:rPr>
            </w:pPr>
            <w:r>
              <w:rPr>
                <w:b/>
                <w:bCs/>
                <w:sz w:val="22"/>
                <w:szCs w:val="22"/>
              </w:rPr>
              <w:t>Obligāts</w:t>
            </w:r>
          </w:p>
        </w:tc>
        <w:tc>
          <w:tcPr>
            <w:tcW w:w="1936" w:type="dxa"/>
            <w:shd w:val="clear" w:color="auto" w:fill="D9D9D9" w:themeFill="background1" w:themeFillShade="D9"/>
          </w:tcPr>
          <w:p w14:paraId="49B5299E"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DC25E6" w:rsidRPr="00FC741B" w14:paraId="1552354E" w14:textId="77777777" w:rsidTr="00DC25E6">
        <w:tc>
          <w:tcPr>
            <w:tcW w:w="3773" w:type="dxa"/>
          </w:tcPr>
          <w:p w14:paraId="19A4E94D" w14:textId="3882006E" w:rsidR="00DC25E6" w:rsidRPr="00FC741B" w:rsidRDefault="00DC25E6" w:rsidP="00DC25E6">
            <w:pPr>
              <w:pStyle w:val="Teksts"/>
              <w:ind w:firstLine="0"/>
              <w:rPr>
                <w:sz w:val="22"/>
                <w:szCs w:val="22"/>
              </w:rPr>
            </w:pPr>
            <w:r>
              <w:rPr>
                <w:sz w:val="22"/>
                <w:szCs w:val="22"/>
              </w:rPr>
              <w:t>CAMCF_ID</w:t>
            </w:r>
          </w:p>
        </w:tc>
        <w:tc>
          <w:tcPr>
            <w:tcW w:w="1824" w:type="dxa"/>
          </w:tcPr>
          <w:p w14:paraId="6696DE8D" w14:textId="7CAECED2" w:rsidR="00DC25E6" w:rsidRPr="00FC741B" w:rsidRDefault="00DC25E6" w:rsidP="00DC25E6">
            <w:pPr>
              <w:pStyle w:val="Teksts"/>
              <w:ind w:firstLine="0"/>
              <w:rPr>
                <w:sz w:val="22"/>
                <w:szCs w:val="22"/>
              </w:rPr>
            </w:pPr>
            <w:r>
              <w:rPr>
                <w:sz w:val="22"/>
                <w:szCs w:val="22"/>
              </w:rPr>
              <w:t>number(10,0)</w:t>
            </w:r>
          </w:p>
        </w:tc>
        <w:tc>
          <w:tcPr>
            <w:tcW w:w="1709" w:type="dxa"/>
          </w:tcPr>
          <w:p w14:paraId="44E4AE2D" w14:textId="7A301A5B" w:rsidR="00DC25E6" w:rsidRPr="00FC741B" w:rsidRDefault="00DC25E6" w:rsidP="00DC25E6">
            <w:pPr>
              <w:pStyle w:val="Teksts"/>
              <w:ind w:firstLine="0"/>
              <w:jc w:val="center"/>
              <w:rPr>
                <w:sz w:val="22"/>
                <w:szCs w:val="22"/>
              </w:rPr>
            </w:pPr>
            <w:r>
              <w:rPr>
                <w:sz w:val="22"/>
                <w:szCs w:val="22"/>
              </w:rPr>
              <w:t>Jā</w:t>
            </w:r>
          </w:p>
        </w:tc>
        <w:tc>
          <w:tcPr>
            <w:tcW w:w="1936" w:type="dxa"/>
          </w:tcPr>
          <w:p w14:paraId="13FABDDB" w14:textId="39B45002" w:rsidR="00DC25E6" w:rsidRPr="00FC741B" w:rsidRDefault="00DC25E6" w:rsidP="00DC25E6">
            <w:pPr>
              <w:pStyle w:val="Teksts"/>
              <w:ind w:firstLine="0"/>
              <w:rPr>
                <w:sz w:val="22"/>
                <w:szCs w:val="22"/>
              </w:rPr>
            </w:pPr>
            <w:r>
              <w:rPr>
                <w:sz w:val="22"/>
                <w:szCs w:val="22"/>
              </w:rPr>
              <w:t>Primārā atslēga</w:t>
            </w:r>
          </w:p>
        </w:tc>
      </w:tr>
      <w:tr w:rsidR="00DC25E6" w:rsidRPr="00FC741B" w14:paraId="761C8942" w14:textId="77777777" w:rsidTr="00DC25E6">
        <w:tc>
          <w:tcPr>
            <w:tcW w:w="3773" w:type="dxa"/>
          </w:tcPr>
          <w:p w14:paraId="0DD3B466" w14:textId="5C3996BF" w:rsidR="00DC25E6" w:rsidRPr="00FC741B" w:rsidRDefault="00DC25E6" w:rsidP="00DC25E6">
            <w:pPr>
              <w:pStyle w:val="Teksts"/>
              <w:ind w:firstLine="0"/>
              <w:rPr>
                <w:sz w:val="22"/>
                <w:szCs w:val="22"/>
              </w:rPr>
            </w:pPr>
            <w:r>
              <w:rPr>
                <w:sz w:val="22"/>
                <w:szCs w:val="22"/>
              </w:rPr>
              <w:t>CAMCF_CONDITION_ID</w:t>
            </w:r>
          </w:p>
        </w:tc>
        <w:tc>
          <w:tcPr>
            <w:tcW w:w="1824" w:type="dxa"/>
          </w:tcPr>
          <w:p w14:paraId="0DBC7657" w14:textId="59414FC4" w:rsidR="00DC25E6" w:rsidRPr="00FC741B" w:rsidRDefault="00DC25E6" w:rsidP="00DC25E6">
            <w:pPr>
              <w:pStyle w:val="Teksts"/>
              <w:ind w:firstLine="0"/>
              <w:rPr>
                <w:sz w:val="22"/>
                <w:szCs w:val="22"/>
              </w:rPr>
            </w:pPr>
            <w:r>
              <w:rPr>
                <w:sz w:val="22"/>
                <w:szCs w:val="22"/>
              </w:rPr>
              <w:t>number(10,0)</w:t>
            </w:r>
          </w:p>
        </w:tc>
        <w:tc>
          <w:tcPr>
            <w:tcW w:w="1709" w:type="dxa"/>
          </w:tcPr>
          <w:p w14:paraId="12148D73" w14:textId="7FF4B288" w:rsidR="00DC25E6" w:rsidRPr="00FC741B" w:rsidRDefault="00DC25E6" w:rsidP="00DC25E6">
            <w:pPr>
              <w:pStyle w:val="Teksts"/>
              <w:ind w:firstLine="0"/>
              <w:jc w:val="center"/>
              <w:rPr>
                <w:sz w:val="22"/>
                <w:szCs w:val="22"/>
              </w:rPr>
            </w:pPr>
            <w:r>
              <w:rPr>
                <w:sz w:val="22"/>
                <w:szCs w:val="22"/>
              </w:rPr>
              <w:t>Jā</w:t>
            </w:r>
          </w:p>
        </w:tc>
        <w:tc>
          <w:tcPr>
            <w:tcW w:w="1936" w:type="dxa"/>
          </w:tcPr>
          <w:p w14:paraId="39831DD7" w14:textId="556E36DD" w:rsidR="00DC25E6" w:rsidRPr="00FC741B" w:rsidRDefault="00DC25E6" w:rsidP="00DC25E6">
            <w:pPr>
              <w:pStyle w:val="Teksts"/>
              <w:ind w:firstLine="0"/>
              <w:rPr>
                <w:sz w:val="22"/>
                <w:szCs w:val="22"/>
              </w:rPr>
            </w:pPr>
            <w:r>
              <w:rPr>
                <w:sz w:val="22"/>
                <w:szCs w:val="22"/>
              </w:rPr>
              <w:t>Ārējā atslēga</w:t>
            </w:r>
          </w:p>
        </w:tc>
      </w:tr>
      <w:tr w:rsidR="00DC25E6" w:rsidRPr="00FC741B" w14:paraId="2DEDCE7E" w14:textId="77777777" w:rsidTr="00DC25E6">
        <w:tc>
          <w:tcPr>
            <w:tcW w:w="3773" w:type="dxa"/>
          </w:tcPr>
          <w:p w14:paraId="217095A0" w14:textId="3BAB395E" w:rsidR="00DC25E6" w:rsidRPr="00FC741B" w:rsidRDefault="00DC25E6" w:rsidP="00DC25E6">
            <w:pPr>
              <w:pStyle w:val="Teksts"/>
              <w:ind w:firstLine="0"/>
              <w:rPr>
                <w:sz w:val="22"/>
                <w:szCs w:val="22"/>
              </w:rPr>
            </w:pPr>
            <w:r>
              <w:rPr>
                <w:sz w:val="22"/>
                <w:szCs w:val="22"/>
              </w:rPr>
              <w:t>CAMCF_CHANGE_ID</w:t>
            </w:r>
          </w:p>
        </w:tc>
        <w:tc>
          <w:tcPr>
            <w:tcW w:w="1824" w:type="dxa"/>
          </w:tcPr>
          <w:p w14:paraId="7728D245" w14:textId="399DE73F" w:rsidR="00DC25E6" w:rsidRPr="00FC741B" w:rsidRDefault="00DC25E6" w:rsidP="00DC25E6">
            <w:pPr>
              <w:pStyle w:val="Teksts"/>
              <w:ind w:firstLine="0"/>
              <w:rPr>
                <w:sz w:val="22"/>
                <w:szCs w:val="22"/>
              </w:rPr>
            </w:pPr>
            <w:r>
              <w:rPr>
                <w:sz w:val="22"/>
                <w:szCs w:val="22"/>
              </w:rPr>
              <w:t>number(10,0)</w:t>
            </w:r>
          </w:p>
        </w:tc>
        <w:tc>
          <w:tcPr>
            <w:tcW w:w="1709" w:type="dxa"/>
          </w:tcPr>
          <w:p w14:paraId="74179547" w14:textId="57598FA9" w:rsidR="00DC25E6" w:rsidRPr="00FC741B" w:rsidRDefault="00DC25E6" w:rsidP="00DC25E6">
            <w:pPr>
              <w:pStyle w:val="Teksts"/>
              <w:ind w:firstLine="0"/>
              <w:jc w:val="center"/>
              <w:rPr>
                <w:sz w:val="22"/>
                <w:szCs w:val="22"/>
              </w:rPr>
            </w:pPr>
            <w:r>
              <w:rPr>
                <w:sz w:val="22"/>
                <w:szCs w:val="22"/>
              </w:rPr>
              <w:t>Jā</w:t>
            </w:r>
          </w:p>
        </w:tc>
        <w:tc>
          <w:tcPr>
            <w:tcW w:w="1936" w:type="dxa"/>
          </w:tcPr>
          <w:p w14:paraId="47C6BA81" w14:textId="003BA9D6" w:rsidR="00DC25E6" w:rsidRPr="00FC741B" w:rsidRDefault="00DC25E6" w:rsidP="00DC25E6">
            <w:pPr>
              <w:pStyle w:val="Teksts"/>
              <w:ind w:firstLine="0"/>
              <w:rPr>
                <w:sz w:val="22"/>
                <w:szCs w:val="22"/>
              </w:rPr>
            </w:pPr>
            <w:r>
              <w:rPr>
                <w:sz w:val="22"/>
                <w:szCs w:val="22"/>
              </w:rPr>
              <w:t>Ārējā atslēga</w:t>
            </w:r>
          </w:p>
        </w:tc>
      </w:tr>
      <w:tr w:rsidR="00DC25E6" w:rsidRPr="00FC741B" w14:paraId="42701188" w14:textId="77777777" w:rsidTr="00DC25E6">
        <w:tc>
          <w:tcPr>
            <w:tcW w:w="3773" w:type="dxa"/>
          </w:tcPr>
          <w:p w14:paraId="3FCAA61B" w14:textId="6ACFDAD3" w:rsidR="00DC25E6" w:rsidRDefault="00DC25E6" w:rsidP="00DC25E6">
            <w:pPr>
              <w:pStyle w:val="Teksts"/>
              <w:ind w:firstLine="0"/>
              <w:rPr>
                <w:sz w:val="22"/>
                <w:szCs w:val="22"/>
              </w:rPr>
            </w:pPr>
            <w:r>
              <w:rPr>
                <w:sz w:val="22"/>
                <w:szCs w:val="22"/>
              </w:rPr>
              <w:t>CAMCF_FULFILLMENTSTATUS_ID</w:t>
            </w:r>
          </w:p>
        </w:tc>
        <w:tc>
          <w:tcPr>
            <w:tcW w:w="1824" w:type="dxa"/>
          </w:tcPr>
          <w:p w14:paraId="5C5340D5" w14:textId="40133CD9" w:rsidR="00DC25E6" w:rsidRPr="00FC741B" w:rsidRDefault="00DC25E6" w:rsidP="00DC25E6">
            <w:pPr>
              <w:pStyle w:val="Teksts"/>
              <w:ind w:firstLine="0"/>
              <w:rPr>
                <w:sz w:val="22"/>
                <w:szCs w:val="22"/>
              </w:rPr>
            </w:pPr>
            <w:r>
              <w:rPr>
                <w:sz w:val="22"/>
                <w:szCs w:val="22"/>
              </w:rPr>
              <w:t>varchar2(10 byte)</w:t>
            </w:r>
          </w:p>
        </w:tc>
        <w:tc>
          <w:tcPr>
            <w:tcW w:w="1709" w:type="dxa"/>
          </w:tcPr>
          <w:p w14:paraId="00EB2238" w14:textId="0AED6849" w:rsidR="00DC25E6" w:rsidRPr="00FC741B" w:rsidRDefault="00DC25E6" w:rsidP="00DC25E6">
            <w:pPr>
              <w:pStyle w:val="Teksts"/>
              <w:ind w:firstLine="0"/>
              <w:jc w:val="center"/>
              <w:rPr>
                <w:sz w:val="22"/>
                <w:szCs w:val="22"/>
              </w:rPr>
            </w:pPr>
            <w:r>
              <w:rPr>
                <w:sz w:val="22"/>
                <w:szCs w:val="22"/>
              </w:rPr>
              <w:t>Jā</w:t>
            </w:r>
          </w:p>
        </w:tc>
        <w:tc>
          <w:tcPr>
            <w:tcW w:w="1936" w:type="dxa"/>
          </w:tcPr>
          <w:p w14:paraId="578C74F7" w14:textId="57160396" w:rsidR="00DC25E6" w:rsidRPr="00FC741B" w:rsidRDefault="00DC25E6" w:rsidP="00DC25E6">
            <w:pPr>
              <w:pStyle w:val="Teksts"/>
              <w:ind w:firstLine="0"/>
              <w:rPr>
                <w:sz w:val="22"/>
                <w:szCs w:val="22"/>
              </w:rPr>
            </w:pPr>
            <w:r>
              <w:rPr>
                <w:sz w:val="22"/>
                <w:szCs w:val="22"/>
              </w:rPr>
              <w:t>Ārējā atslēga</w:t>
            </w:r>
          </w:p>
        </w:tc>
      </w:tr>
    </w:tbl>
    <w:p w14:paraId="3F932E39" w14:textId="77777777" w:rsidR="009C2848" w:rsidRDefault="009C2848" w:rsidP="009C2848">
      <w:pPr>
        <w:pStyle w:val="Teksts"/>
        <w:ind w:firstLine="0"/>
      </w:pPr>
    </w:p>
    <w:p w14:paraId="4A77D2F8" w14:textId="1631063F" w:rsidR="00E6717D" w:rsidRDefault="009C2848" w:rsidP="00DE5534">
      <w:pPr>
        <w:pStyle w:val="Teksts"/>
      </w:pPr>
      <w:r>
        <w:t>Lēmumu glabāšanai</w:t>
      </w:r>
      <w:r w:rsidR="00E6717D">
        <w:t xml:space="preserve"> izmantota tabula </w:t>
      </w:r>
      <w:r w:rsidRPr="009C2848">
        <w:rPr>
          <w:i/>
          <w:iCs/>
        </w:rPr>
        <w:t>CA_</w:t>
      </w:r>
      <w:r w:rsidR="00E6717D">
        <w:rPr>
          <w:i/>
          <w:iCs/>
        </w:rPr>
        <w:t>ManualConditionFulfillment</w:t>
      </w:r>
      <w:r>
        <w:rPr>
          <w:i/>
          <w:iCs/>
        </w:rPr>
        <w:t xml:space="preserve"> </w:t>
      </w:r>
      <w:r>
        <w:t xml:space="preserve">(tabulas aprakstu skat. tabulā </w:t>
      </w:r>
      <w:r w:rsidRPr="009C2848">
        <w:fldChar w:fldCharType="begin"/>
      </w:r>
      <w:r w:rsidRPr="009C2848">
        <w:instrText xml:space="preserve"> REF _Ref38447346 \h  \* MERGEFORMAT </w:instrText>
      </w:r>
      <w:r w:rsidRPr="009C2848">
        <w:fldChar w:fldCharType="separate"/>
      </w:r>
      <w:r w:rsidR="00D805F4" w:rsidRPr="00D805F4">
        <w:rPr>
          <w:szCs w:val="32"/>
        </w:rPr>
        <w:t>3.</w:t>
      </w:r>
      <w:r w:rsidRPr="009C2848">
        <w:fldChar w:fldCharType="end"/>
      </w:r>
      <w:r w:rsidR="00D805F4">
        <w:t>6</w:t>
      </w:r>
      <w:r w:rsidRPr="009C2848">
        <w:t>.</w:t>
      </w:r>
      <w:r>
        <w:t>)</w:t>
      </w:r>
      <w:r w:rsidR="00E6717D">
        <w:t xml:space="preserve">, kurā tiek glabāta ārējā atslēga uz tabulu </w:t>
      </w:r>
      <w:r w:rsidR="00E6717D">
        <w:rPr>
          <w:i/>
          <w:iCs/>
        </w:rPr>
        <w:t>Change</w:t>
      </w:r>
      <w:r w:rsidR="00E6717D">
        <w:t>, kā arī uz nosacījumu un nosacījuma izpildes statusu (nosacījums izpildīts vai nav izpildīts).</w:t>
      </w:r>
    </w:p>
    <w:p w14:paraId="02AE31F9" w14:textId="77777777" w:rsidR="00A81A23" w:rsidRDefault="00A81A23" w:rsidP="00DE5534">
      <w:pPr>
        <w:pStyle w:val="Teksts"/>
      </w:pPr>
    </w:p>
    <w:p w14:paraId="0B54B74F" w14:textId="27DA3365" w:rsidR="00A81A23" w:rsidRPr="00E6717D" w:rsidRDefault="00A81A23" w:rsidP="00276DA8">
      <w:pPr>
        <w:pStyle w:val="apak-apaknodvirsr"/>
        <w:numPr>
          <w:ilvl w:val="2"/>
          <w:numId w:val="1"/>
        </w:numPr>
        <w:ind w:left="1843" w:hanging="709"/>
      </w:pPr>
      <w:bookmarkStart w:id="476" w:name="_Ref38617330"/>
      <w:bookmarkStart w:id="477" w:name="_Toc41169711"/>
      <w:r>
        <w:t>Izmaiņu adaptācijas procesa papildus informācija</w:t>
      </w:r>
      <w:bookmarkEnd w:id="476"/>
      <w:bookmarkEnd w:id="477"/>
    </w:p>
    <w:p w14:paraId="5C55A97A" w14:textId="070CA4A2" w:rsidR="009C2848" w:rsidRDefault="00A81A23" w:rsidP="00A81A23">
      <w:pPr>
        <w:pStyle w:val="Teksts"/>
      </w:pPr>
      <w:r>
        <w:t xml:space="preserve">Izmaiņu adaptācijas procesa laikā no izstrādātāja var tikt prasīti dažādi papildus dati, kas būs nepieciešami tālāko scenāriju </w:t>
      </w:r>
      <w:r w:rsidR="00676C82">
        <w:t>darbību</w:t>
      </w:r>
      <w:r>
        <w:t xml:space="preserve"> izpildei</w:t>
      </w:r>
      <w:r w:rsidR="00676C82">
        <w:t xml:space="preserve"> un nosacījumu pārbaudei</w:t>
      </w:r>
      <w:r>
        <w:t xml:space="preserve">. </w:t>
      </w:r>
    </w:p>
    <w:p w14:paraId="1CA54F8B" w14:textId="64A5AC3E" w:rsidR="009C2848" w:rsidRPr="009C2848" w:rsidRDefault="00D805F4" w:rsidP="009C2848">
      <w:pPr>
        <w:pStyle w:val="tabulasvirsraksts"/>
        <w:jc w:val="right"/>
        <w:rPr>
          <w:b w:val="0"/>
          <w:bCs/>
          <w:i/>
          <w:iCs/>
          <w:sz w:val="32"/>
          <w:szCs w:val="40"/>
        </w:rPr>
      </w:pPr>
      <w:bookmarkStart w:id="478" w:name="_Ref38447455"/>
      <w:r>
        <w:rPr>
          <w:b w:val="0"/>
          <w:bCs/>
          <w:i/>
          <w:iCs/>
          <w:sz w:val="24"/>
          <w:szCs w:val="32"/>
        </w:rPr>
        <w:t>3</w:t>
      </w:r>
      <w:r w:rsidR="009C2848" w:rsidRPr="009C2848">
        <w:rPr>
          <w:b w:val="0"/>
          <w:bCs/>
          <w:i/>
          <w:iCs/>
          <w:sz w:val="24"/>
          <w:szCs w:val="32"/>
        </w:rPr>
        <w:t>.</w:t>
      </w:r>
      <w:bookmarkEnd w:id="478"/>
      <w:r>
        <w:rPr>
          <w:b w:val="0"/>
          <w:bCs/>
          <w:i/>
          <w:iCs/>
          <w:sz w:val="24"/>
          <w:szCs w:val="32"/>
        </w:rPr>
        <w:t>7</w:t>
      </w:r>
      <w:r w:rsidR="009C2848" w:rsidRPr="009C2848">
        <w:rPr>
          <w:b w:val="0"/>
          <w:bCs/>
          <w:i/>
          <w:iCs/>
          <w:sz w:val="24"/>
          <w:szCs w:val="32"/>
        </w:rPr>
        <w:t>. tabula</w:t>
      </w:r>
    </w:p>
    <w:p w14:paraId="0CE95460" w14:textId="424886AF" w:rsidR="009C2848" w:rsidRPr="00E86A29" w:rsidRDefault="009C2848" w:rsidP="009C2848">
      <w:pPr>
        <w:pStyle w:val="tabulasvirsraksts"/>
        <w:jc w:val="right"/>
        <w:rPr>
          <w:i/>
          <w:iCs/>
        </w:rPr>
      </w:pPr>
      <w:r>
        <w:t xml:space="preserve">Datu bāzes tabula </w:t>
      </w:r>
      <w:r>
        <w:rPr>
          <w:i/>
          <w:iCs/>
        </w:rPr>
        <w:t>ChangeAdaptationAdditionalData</w:t>
      </w:r>
    </w:p>
    <w:p w14:paraId="6E56A849"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9C2848" w:rsidRPr="00FC741B" w14:paraId="7A614EBC" w14:textId="77777777" w:rsidTr="00F0549C">
        <w:tc>
          <w:tcPr>
            <w:tcW w:w="2893" w:type="dxa"/>
            <w:shd w:val="clear" w:color="auto" w:fill="D9D9D9" w:themeFill="background1" w:themeFillShade="D9"/>
          </w:tcPr>
          <w:p w14:paraId="0D82E851"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72171F33"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7C14D512" w14:textId="77777777" w:rsidR="009C2848" w:rsidRPr="00FC741B" w:rsidRDefault="009C2848"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463F02F5"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0A6124" w:rsidRPr="00FC741B" w14:paraId="12058ED0" w14:textId="77777777" w:rsidTr="00F0549C">
        <w:tc>
          <w:tcPr>
            <w:tcW w:w="2893" w:type="dxa"/>
          </w:tcPr>
          <w:p w14:paraId="02168B6B" w14:textId="5A89C716" w:rsidR="000A6124" w:rsidRPr="00FC741B" w:rsidRDefault="000A6124" w:rsidP="000A6124">
            <w:pPr>
              <w:pStyle w:val="Teksts"/>
              <w:ind w:firstLine="0"/>
              <w:rPr>
                <w:sz w:val="22"/>
                <w:szCs w:val="22"/>
              </w:rPr>
            </w:pPr>
            <w:r>
              <w:rPr>
                <w:sz w:val="22"/>
                <w:szCs w:val="22"/>
              </w:rPr>
              <w:t>CAAD_ID</w:t>
            </w:r>
          </w:p>
        </w:tc>
        <w:tc>
          <w:tcPr>
            <w:tcW w:w="2056" w:type="dxa"/>
          </w:tcPr>
          <w:p w14:paraId="35EF4AEF" w14:textId="2044FCD6" w:rsidR="000A6124" w:rsidRPr="00FC741B" w:rsidRDefault="000A6124" w:rsidP="000A6124">
            <w:pPr>
              <w:pStyle w:val="Teksts"/>
              <w:ind w:firstLine="0"/>
              <w:rPr>
                <w:sz w:val="22"/>
                <w:szCs w:val="22"/>
              </w:rPr>
            </w:pPr>
            <w:r>
              <w:rPr>
                <w:sz w:val="22"/>
                <w:szCs w:val="22"/>
              </w:rPr>
              <w:t>number(10,0)</w:t>
            </w:r>
          </w:p>
        </w:tc>
        <w:tc>
          <w:tcPr>
            <w:tcW w:w="2108" w:type="dxa"/>
          </w:tcPr>
          <w:p w14:paraId="381A7C1B" w14:textId="5AC6320A" w:rsidR="000A6124" w:rsidRPr="00FC741B" w:rsidRDefault="000A6124" w:rsidP="000A6124">
            <w:pPr>
              <w:pStyle w:val="Teksts"/>
              <w:ind w:firstLine="0"/>
              <w:jc w:val="center"/>
              <w:rPr>
                <w:sz w:val="22"/>
                <w:szCs w:val="22"/>
              </w:rPr>
            </w:pPr>
            <w:r>
              <w:rPr>
                <w:sz w:val="22"/>
                <w:szCs w:val="22"/>
              </w:rPr>
              <w:t>Jā</w:t>
            </w:r>
          </w:p>
        </w:tc>
        <w:tc>
          <w:tcPr>
            <w:tcW w:w="2185" w:type="dxa"/>
          </w:tcPr>
          <w:p w14:paraId="6B17FB03" w14:textId="1C5FF367" w:rsidR="000A6124" w:rsidRPr="00FC741B" w:rsidRDefault="000A6124" w:rsidP="000A6124">
            <w:pPr>
              <w:pStyle w:val="Teksts"/>
              <w:ind w:firstLine="0"/>
              <w:rPr>
                <w:sz w:val="22"/>
                <w:szCs w:val="22"/>
              </w:rPr>
            </w:pPr>
            <w:r>
              <w:rPr>
                <w:sz w:val="22"/>
                <w:szCs w:val="22"/>
              </w:rPr>
              <w:t>Primārā atslēga</w:t>
            </w:r>
          </w:p>
        </w:tc>
      </w:tr>
      <w:tr w:rsidR="000A6124" w:rsidRPr="00FC741B" w14:paraId="650E0010" w14:textId="77777777" w:rsidTr="00F0549C">
        <w:tc>
          <w:tcPr>
            <w:tcW w:w="2893" w:type="dxa"/>
          </w:tcPr>
          <w:p w14:paraId="7A448A9D" w14:textId="44DC449B" w:rsidR="000A6124" w:rsidRPr="00FC741B" w:rsidRDefault="000A6124" w:rsidP="000A6124">
            <w:pPr>
              <w:pStyle w:val="Teksts"/>
              <w:ind w:firstLine="0"/>
              <w:rPr>
                <w:sz w:val="22"/>
                <w:szCs w:val="22"/>
              </w:rPr>
            </w:pPr>
            <w:r>
              <w:rPr>
                <w:sz w:val="22"/>
                <w:szCs w:val="22"/>
              </w:rPr>
              <w:t>CAAD_DATA_TYPE_ID</w:t>
            </w:r>
          </w:p>
        </w:tc>
        <w:tc>
          <w:tcPr>
            <w:tcW w:w="2056" w:type="dxa"/>
          </w:tcPr>
          <w:p w14:paraId="3286AD0F" w14:textId="46671B77" w:rsidR="000A6124" w:rsidRPr="00FC741B" w:rsidRDefault="000A6124" w:rsidP="000A6124">
            <w:pPr>
              <w:pStyle w:val="Teksts"/>
              <w:ind w:firstLine="0"/>
              <w:rPr>
                <w:sz w:val="22"/>
                <w:szCs w:val="22"/>
              </w:rPr>
            </w:pPr>
            <w:r>
              <w:rPr>
                <w:sz w:val="22"/>
                <w:szCs w:val="22"/>
              </w:rPr>
              <w:t>varchar2(10 byte)</w:t>
            </w:r>
          </w:p>
        </w:tc>
        <w:tc>
          <w:tcPr>
            <w:tcW w:w="2108" w:type="dxa"/>
          </w:tcPr>
          <w:p w14:paraId="73A9F462" w14:textId="007A9310" w:rsidR="000A6124" w:rsidRPr="00FC741B" w:rsidRDefault="000A6124" w:rsidP="000A6124">
            <w:pPr>
              <w:pStyle w:val="Teksts"/>
              <w:ind w:firstLine="0"/>
              <w:jc w:val="center"/>
              <w:rPr>
                <w:sz w:val="22"/>
                <w:szCs w:val="22"/>
              </w:rPr>
            </w:pPr>
            <w:r>
              <w:rPr>
                <w:sz w:val="22"/>
                <w:szCs w:val="22"/>
              </w:rPr>
              <w:t>Jā</w:t>
            </w:r>
          </w:p>
        </w:tc>
        <w:tc>
          <w:tcPr>
            <w:tcW w:w="2185" w:type="dxa"/>
          </w:tcPr>
          <w:p w14:paraId="5A114EEF" w14:textId="28097D4D" w:rsidR="000A6124" w:rsidRPr="00FC741B" w:rsidRDefault="000A6124" w:rsidP="000A6124">
            <w:pPr>
              <w:pStyle w:val="Teksts"/>
              <w:ind w:firstLine="0"/>
              <w:rPr>
                <w:sz w:val="22"/>
                <w:szCs w:val="22"/>
              </w:rPr>
            </w:pPr>
            <w:r>
              <w:rPr>
                <w:sz w:val="22"/>
                <w:szCs w:val="22"/>
              </w:rPr>
              <w:t>Ārējā atslēga</w:t>
            </w:r>
          </w:p>
        </w:tc>
      </w:tr>
      <w:tr w:rsidR="000A6124" w:rsidRPr="00FC741B" w14:paraId="0E295324" w14:textId="77777777" w:rsidTr="00F0549C">
        <w:tc>
          <w:tcPr>
            <w:tcW w:w="2893" w:type="dxa"/>
          </w:tcPr>
          <w:p w14:paraId="65254C76" w14:textId="0D77C087" w:rsidR="000A6124" w:rsidRDefault="000A6124" w:rsidP="000A6124">
            <w:pPr>
              <w:pStyle w:val="Teksts"/>
              <w:ind w:firstLine="0"/>
              <w:rPr>
                <w:sz w:val="22"/>
                <w:szCs w:val="22"/>
              </w:rPr>
            </w:pPr>
            <w:r>
              <w:rPr>
                <w:sz w:val="22"/>
                <w:szCs w:val="22"/>
              </w:rPr>
              <w:t>CAAD_CHANGE_ID</w:t>
            </w:r>
          </w:p>
        </w:tc>
        <w:tc>
          <w:tcPr>
            <w:tcW w:w="2056" w:type="dxa"/>
          </w:tcPr>
          <w:p w14:paraId="62F34539" w14:textId="11A460A8" w:rsidR="000A6124" w:rsidRPr="00FC741B" w:rsidRDefault="000A6124" w:rsidP="000A6124">
            <w:pPr>
              <w:pStyle w:val="Teksts"/>
              <w:ind w:firstLine="0"/>
              <w:rPr>
                <w:sz w:val="22"/>
                <w:szCs w:val="22"/>
              </w:rPr>
            </w:pPr>
            <w:r>
              <w:rPr>
                <w:sz w:val="22"/>
                <w:szCs w:val="22"/>
              </w:rPr>
              <w:t>number(10,0)</w:t>
            </w:r>
          </w:p>
        </w:tc>
        <w:tc>
          <w:tcPr>
            <w:tcW w:w="2108" w:type="dxa"/>
          </w:tcPr>
          <w:p w14:paraId="29B38D4D" w14:textId="79686FBA" w:rsidR="000A6124" w:rsidRPr="00FC741B" w:rsidRDefault="000A6124" w:rsidP="000A6124">
            <w:pPr>
              <w:pStyle w:val="Teksts"/>
              <w:ind w:firstLine="0"/>
              <w:jc w:val="center"/>
              <w:rPr>
                <w:sz w:val="22"/>
                <w:szCs w:val="22"/>
              </w:rPr>
            </w:pPr>
            <w:r>
              <w:rPr>
                <w:sz w:val="22"/>
                <w:szCs w:val="22"/>
              </w:rPr>
              <w:t>Jā</w:t>
            </w:r>
          </w:p>
        </w:tc>
        <w:tc>
          <w:tcPr>
            <w:tcW w:w="2185" w:type="dxa"/>
          </w:tcPr>
          <w:p w14:paraId="68408488" w14:textId="0F18C65F" w:rsidR="000A6124" w:rsidRPr="00FC741B" w:rsidRDefault="000A6124" w:rsidP="000A6124">
            <w:pPr>
              <w:pStyle w:val="Teksts"/>
              <w:ind w:firstLine="0"/>
              <w:rPr>
                <w:sz w:val="22"/>
                <w:szCs w:val="22"/>
              </w:rPr>
            </w:pPr>
            <w:r>
              <w:rPr>
                <w:sz w:val="22"/>
                <w:szCs w:val="22"/>
              </w:rPr>
              <w:t>Ārējā atslēga</w:t>
            </w:r>
          </w:p>
        </w:tc>
      </w:tr>
      <w:tr w:rsidR="000A6124" w:rsidRPr="00FC741B" w14:paraId="20F39B41" w14:textId="77777777" w:rsidTr="00F0549C">
        <w:tc>
          <w:tcPr>
            <w:tcW w:w="2893" w:type="dxa"/>
          </w:tcPr>
          <w:p w14:paraId="6D4E87DB" w14:textId="7FC15F2F" w:rsidR="000A6124" w:rsidRDefault="000A6124" w:rsidP="000A6124">
            <w:pPr>
              <w:pStyle w:val="Teksts"/>
              <w:ind w:firstLine="0"/>
              <w:rPr>
                <w:sz w:val="22"/>
                <w:szCs w:val="22"/>
              </w:rPr>
            </w:pPr>
            <w:r>
              <w:rPr>
                <w:sz w:val="22"/>
                <w:szCs w:val="22"/>
              </w:rPr>
              <w:t>CAAD_DATA</w:t>
            </w:r>
          </w:p>
        </w:tc>
        <w:tc>
          <w:tcPr>
            <w:tcW w:w="2056" w:type="dxa"/>
          </w:tcPr>
          <w:p w14:paraId="78BEBE7D" w14:textId="02B6A54F" w:rsidR="000A6124" w:rsidRPr="00FC741B" w:rsidRDefault="000A6124" w:rsidP="000A6124">
            <w:pPr>
              <w:pStyle w:val="Teksts"/>
              <w:ind w:firstLine="0"/>
              <w:rPr>
                <w:sz w:val="22"/>
                <w:szCs w:val="22"/>
              </w:rPr>
            </w:pPr>
            <w:r>
              <w:rPr>
                <w:sz w:val="22"/>
                <w:szCs w:val="22"/>
              </w:rPr>
              <w:t>clob</w:t>
            </w:r>
          </w:p>
        </w:tc>
        <w:tc>
          <w:tcPr>
            <w:tcW w:w="2108" w:type="dxa"/>
          </w:tcPr>
          <w:p w14:paraId="489EAAD6" w14:textId="46048AC1" w:rsidR="000A6124" w:rsidRPr="00FC741B" w:rsidRDefault="000A6124" w:rsidP="000A6124">
            <w:pPr>
              <w:pStyle w:val="Teksts"/>
              <w:ind w:firstLine="0"/>
              <w:jc w:val="center"/>
              <w:rPr>
                <w:sz w:val="22"/>
                <w:szCs w:val="22"/>
              </w:rPr>
            </w:pPr>
            <w:r>
              <w:rPr>
                <w:sz w:val="22"/>
                <w:szCs w:val="22"/>
              </w:rPr>
              <w:t>Jā</w:t>
            </w:r>
          </w:p>
        </w:tc>
        <w:tc>
          <w:tcPr>
            <w:tcW w:w="2185" w:type="dxa"/>
          </w:tcPr>
          <w:p w14:paraId="0A0C9D1A" w14:textId="7578CA39" w:rsidR="000A6124" w:rsidRPr="00FC741B" w:rsidRDefault="000A6124" w:rsidP="000A6124">
            <w:pPr>
              <w:pStyle w:val="Teksts"/>
              <w:ind w:firstLine="0"/>
              <w:rPr>
                <w:sz w:val="22"/>
                <w:szCs w:val="22"/>
              </w:rPr>
            </w:pPr>
            <w:r>
              <w:rPr>
                <w:sz w:val="22"/>
                <w:szCs w:val="22"/>
              </w:rPr>
              <w:t>Nav</w:t>
            </w:r>
          </w:p>
        </w:tc>
      </w:tr>
    </w:tbl>
    <w:p w14:paraId="293CCD86" w14:textId="572F342B" w:rsidR="009C2848" w:rsidRDefault="009C2848" w:rsidP="009C2848">
      <w:pPr>
        <w:pStyle w:val="Teksts"/>
        <w:ind w:firstLine="0"/>
      </w:pPr>
    </w:p>
    <w:p w14:paraId="5E9A3267" w14:textId="63D3FC60" w:rsidR="003E5462" w:rsidRDefault="22F6A669" w:rsidP="00187F1A">
      <w:pPr>
        <w:pStyle w:val="Teksts"/>
      </w:pPr>
      <w:r>
        <w:t xml:space="preserve">Šiem papildus datiem tiek izmantota tabula </w:t>
      </w:r>
      <w:r w:rsidRPr="22F6A669">
        <w:rPr>
          <w:i/>
          <w:iCs/>
        </w:rPr>
        <w:t xml:space="preserve">ChangeAdaptationAdditionalData </w:t>
      </w:r>
      <w:r>
        <w:t xml:space="preserve">(tabulas aprakstu skat. tabulā </w:t>
      </w:r>
      <w:r w:rsidR="00A81A23">
        <w:fldChar w:fldCharType="begin"/>
      </w:r>
      <w:r w:rsidR="00A81A23">
        <w:instrText xml:space="preserve"> REF _Ref38447455 \h  \* MERGEFORMAT </w:instrText>
      </w:r>
      <w:r w:rsidR="00A81A23">
        <w:fldChar w:fldCharType="separate"/>
      </w:r>
      <w:r>
        <w:t>3.</w:t>
      </w:r>
      <w:r w:rsidR="00A81A23">
        <w:fldChar w:fldCharType="end"/>
      </w:r>
      <w:r>
        <w:t xml:space="preserve">7.), kas glabā ārējo atslēgu uz tabulu </w:t>
      </w:r>
      <w:r w:rsidRPr="22F6A669">
        <w:rPr>
          <w:i/>
          <w:iCs/>
        </w:rPr>
        <w:t>Change</w:t>
      </w:r>
      <w:r>
        <w:t>, datu tipu (informācija par to, kādam nolūkam izmantojami papildus dati), kā arī p</w:t>
      </w:r>
      <w:ins w:id="479" w:author="Alise Maru" w:date="2020-05-23T11:14:00Z">
        <w:r>
          <w:t>a</w:t>
        </w:r>
      </w:ins>
      <w:r>
        <w:t>ši glabājamie dati. Glabājamo datu formāts atkarīgs no datu veida. Piemēram</w:t>
      </w:r>
      <w:ins w:id="480" w:author="Alise Maru" w:date="2020-05-23T11:15:00Z">
        <w:r>
          <w:t>,</w:t>
        </w:r>
      </w:ins>
      <w:r>
        <w:t xml:space="preserve"> glabājot tikai identifikatoru, tas būs vienkāršs skaitlis, taču iespējamas situācijas, kad dati būs kādā citā formātā (JSON, XML, CSV u.c.), tāpēc izmantots universāls datu tips CLOB, kam ir liela ietilpība.</w:t>
      </w:r>
    </w:p>
    <w:p w14:paraId="1CACC5D9" w14:textId="0A53104B" w:rsidR="00ED448C" w:rsidRDefault="00ED448C" w:rsidP="00187F1A">
      <w:pPr>
        <w:pStyle w:val="Teksts"/>
      </w:pPr>
    </w:p>
    <w:p w14:paraId="2FA4BF13" w14:textId="36E1A2C1" w:rsidR="009D23D2" w:rsidRDefault="009D23D2" w:rsidP="00187F1A">
      <w:pPr>
        <w:pStyle w:val="Teksts"/>
      </w:pPr>
    </w:p>
    <w:p w14:paraId="24143746" w14:textId="77777777" w:rsidR="009D23D2" w:rsidRDefault="009D23D2" w:rsidP="009D23D2">
      <w:pPr>
        <w:pStyle w:val="apaknodaasvirsraksts"/>
        <w:numPr>
          <w:ilvl w:val="1"/>
          <w:numId w:val="1"/>
        </w:numPr>
        <w:ind w:left="1276" w:hanging="709"/>
      </w:pPr>
      <w:bookmarkStart w:id="481" w:name="_Toc41169712"/>
      <w:r>
        <w:lastRenderedPageBreak/>
        <w:t>Evolūcijas apstrādes funkcionalitāte</w:t>
      </w:r>
      <w:bookmarkEnd w:id="481"/>
    </w:p>
    <w:p w14:paraId="36995138" w14:textId="76F94ECA" w:rsidR="009D23D2" w:rsidRDefault="009D23D2" w:rsidP="009D23D2">
      <w:pPr>
        <w:pStyle w:val="Teksts"/>
      </w:pPr>
      <w:r>
        <w:t xml:space="preserve">Kad izmaiņu apstrādes scenāriji saglabāti tabulās </w:t>
      </w:r>
      <w:r>
        <w:rPr>
          <w:i/>
          <w:iCs/>
        </w:rPr>
        <w:t>ChangeAdaptationOperation, ChangeAdaptationScenario, ChangeAdaptationCondition</w:t>
      </w:r>
      <w:r>
        <w:t xml:space="preserve"> un </w:t>
      </w:r>
      <w:r>
        <w:rPr>
          <w:i/>
          <w:iCs/>
        </w:rPr>
        <w:t>CA_ConditionMapping</w:t>
      </w:r>
      <w:r>
        <w:t>, iespējams sākt izmaiņu apstrādi. Lai izmaiņu veiksmīgi adaptētu sistēm</w:t>
      </w:r>
      <w:r w:rsidR="00AD5B4B">
        <w:t>as metadatos</w:t>
      </w:r>
      <w:r>
        <w:t xml:space="preserve">, izstrādāta funkcionalitāte, kas, savācot tabulā </w:t>
      </w:r>
      <w:r>
        <w:rPr>
          <w:i/>
          <w:iCs/>
        </w:rPr>
        <w:t xml:space="preserve">Change </w:t>
      </w:r>
      <w:r>
        <w:t>saglabātos izmaiņas metadatus un izmantojot noteiktos apstrādes scenārijus, aizpilda pārējās evolūcijas apstrādei paredzētās tabulas un pēc iespējas mēģina pielietot automātiskos nosacījumus un darbības.</w:t>
      </w:r>
    </w:p>
    <w:p w14:paraId="32CDB48D" w14:textId="77777777" w:rsidR="009D23D2" w:rsidRDefault="009D23D2" w:rsidP="009D23D2">
      <w:pPr>
        <w:pStyle w:val="Teksts"/>
      </w:pPr>
      <w:r>
        <w:t>Tiek izdalīti divi evolūcijas apstrādes posmi:</w:t>
      </w:r>
    </w:p>
    <w:p w14:paraId="18944B95" w14:textId="77777777" w:rsidR="009D23D2" w:rsidRDefault="009D23D2" w:rsidP="009D23D2">
      <w:pPr>
        <w:pStyle w:val="Teksts"/>
        <w:numPr>
          <w:ilvl w:val="0"/>
          <w:numId w:val="6"/>
        </w:numPr>
      </w:pPr>
      <w:r>
        <w:t xml:space="preserve">pimreizējā izmaiņas apstrāde – nosaka izmaiņas adaptācijas scenāriju un izveido sākotnējos ierakstus tabulās </w:t>
      </w:r>
      <w:r>
        <w:rPr>
          <w:i/>
          <w:iCs/>
        </w:rPr>
        <w:t>ChangeAdaptationProcess</w:t>
      </w:r>
      <w:r>
        <w:t xml:space="preserve"> un </w:t>
      </w:r>
      <w:r>
        <w:rPr>
          <w:i/>
          <w:iCs/>
        </w:rPr>
        <w:t>CA_ManualConditionFulfillment</w:t>
      </w:r>
      <w:r>
        <w:t>;</w:t>
      </w:r>
    </w:p>
    <w:p w14:paraId="0C245C1D" w14:textId="77777777" w:rsidR="009D23D2" w:rsidRDefault="009D23D2" w:rsidP="009D23D2">
      <w:pPr>
        <w:pStyle w:val="Teksts"/>
        <w:numPr>
          <w:ilvl w:val="0"/>
          <w:numId w:val="6"/>
        </w:numPr>
      </w:pPr>
      <w:r>
        <w:t xml:space="preserve">scenārija izpilde – pēc iespējas tiek izpildīti automātiskie nosacījumi un operācijas, kā arī tabulā </w:t>
      </w:r>
      <w:r>
        <w:rPr>
          <w:i/>
          <w:iCs/>
        </w:rPr>
        <w:t xml:space="preserve">ManualConditionFulfillment </w:t>
      </w:r>
      <w:r>
        <w:t xml:space="preserve">saglabātas izstrādātāja manuālās izvēles un tabulā </w:t>
      </w:r>
      <w:r>
        <w:rPr>
          <w:i/>
          <w:iCs/>
        </w:rPr>
        <w:t>ChangeAdaptationAdditionalData</w:t>
      </w:r>
      <w:r>
        <w:t xml:space="preserve"> saglabāti papildus dati, ja tādi nepieciešami.</w:t>
      </w:r>
    </w:p>
    <w:p w14:paraId="69EE74DD" w14:textId="5B36FF2C" w:rsidR="009D23D2" w:rsidRDefault="009D23D2" w:rsidP="009D23D2">
      <w:pPr>
        <w:pStyle w:val="Teksts"/>
      </w:pPr>
      <w:r>
        <w:t xml:space="preserve">Katrs no minētajiem evolūcijas apstrādes posmiem detalizēti aprakstīts nodaļās </w:t>
      </w:r>
      <w:r>
        <w:fldChar w:fldCharType="begin"/>
      </w:r>
      <w:r>
        <w:instrText xml:space="preserve"> REF _Ref38619276 \r \h </w:instrText>
      </w:r>
      <w:r>
        <w:fldChar w:fldCharType="separate"/>
      </w:r>
      <w:r w:rsidR="00AD5B4B">
        <w:t>3.2.1</w:t>
      </w:r>
      <w:r>
        <w:fldChar w:fldCharType="end"/>
      </w:r>
      <w:r>
        <w:t xml:space="preserve">., </w:t>
      </w:r>
      <w:r>
        <w:fldChar w:fldCharType="begin"/>
      </w:r>
      <w:r>
        <w:instrText xml:space="preserve"> REF _Ref38612115 \r \h </w:instrText>
      </w:r>
      <w:r>
        <w:fldChar w:fldCharType="separate"/>
      </w:r>
      <w:r w:rsidR="00AD5B4B">
        <w:t>3.2.2</w:t>
      </w:r>
      <w:r>
        <w:fldChar w:fldCharType="end"/>
      </w:r>
      <w:r>
        <w:t xml:space="preserve">. un </w:t>
      </w:r>
      <w:r>
        <w:fldChar w:fldCharType="begin"/>
      </w:r>
      <w:r>
        <w:instrText xml:space="preserve"> REF _Ref38619279 \r \h </w:instrText>
      </w:r>
      <w:r>
        <w:fldChar w:fldCharType="separate"/>
      </w:r>
      <w:r w:rsidR="00AD5B4B">
        <w:t>3.2.3</w:t>
      </w:r>
      <w:r>
        <w:fldChar w:fldCharType="end"/>
      </w:r>
      <w:r>
        <w:t>.</w:t>
      </w:r>
    </w:p>
    <w:p w14:paraId="7C062231" w14:textId="2D2F71A2" w:rsidR="009D23D2" w:rsidRDefault="009D23D2" w:rsidP="00276DA8">
      <w:pPr>
        <w:pStyle w:val="apak-apaknodvirsr"/>
        <w:numPr>
          <w:ilvl w:val="2"/>
          <w:numId w:val="1"/>
        </w:numPr>
        <w:ind w:left="1701"/>
      </w:pPr>
      <w:bookmarkStart w:id="482" w:name="_Ref38619276"/>
      <w:bookmarkStart w:id="483" w:name="_Toc41169713"/>
      <w:r>
        <w:t>Pirmreizējā izmaiņas apstrāde</w:t>
      </w:r>
      <w:bookmarkEnd w:id="482"/>
      <w:bookmarkEnd w:id="483"/>
    </w:p>
    <w:p w14:paraId="125A9ED3" w14:textId="77777777" w:rsidR="009D23D2" w:rsidRPr="00780B1F" w:rsidRDefault="009D23D2" w:rsidP="009D23D2">
      <w:pPr>
        <w:pStyle w:val="Teksts"/>
      </w:pPr>
      <w:r>
        <w:t xml:space="preserve">Pirmreizējā izmaiņas apstrādē tiek noteikts izmaiņas tips un atrasts izmaiņas tipam atbilstošais adaptācijas scenārijs. Katrai no scenārijā izpildāmajām darbībām tiek izveidots ieraksts tabulā </w:t>
      </w:r>
      <w:r>
        <w:rPr>
          <w:i/>
          <w:iCs/>
        </w:rPr>
        <w:t>ChangeAdaptationProcess</w:t>
      </w:r>
      <w:r>
        <w:t xml:space="preserve"> ar statusu “Nav adaptēts”. Tiek saglabāts arī laiks, kad procesa solis izveidots, kā arī procesa soļa autors (šajā gadījumā tabulā </w:t>
      </w:r>
      <w:r>
        <w:rPr>
          <w:i/>
          <w:iCs/>
        </w:rPr>
        <w:t>Author</w:t>
      </w:r>
      <w:r>
        <w:t xml:space="preserve"> jābūt definētam lietotājam “Sistēma”).</w:t>
      </w:r>
    </w:p>
    <w:p w14:paraId="398BC338" w14:textId="77777777" w:rsidR="009D23D2" w:rsidRDefault="009D23D2" w:rsidP="009D23D2">
      <w:pPr>
        <w:pStyle w:val="Teksts"/>
        <w:jc w:val="center"/>
      </w:pPr>
      <w:r>
        <w:rPr>
          <w:noProof/>
        </w:rPr>
        <w:lastRenderedPageBreak/>
        <w:drawing>
          <wp:inline distT="0" distB="0" distL="0" distR="0" wp14:anchorId="446FA199" wp14:editId="09974014">
            <wp:extent cx="2690038" cy="5995979"/>
            <wp:effectExtent l="0" t="0" r="0" b="508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_change_adaptation_processes.png"/>
                    <pic:cNvPicPr/>
                  </pic:nvPicPr>
                  <pic:blipFill>
                    <a:blip r:embed="rId21">
                      <a:extLst>
                        <a:ext uri="{28A0092B-C50C-407E-A947-70E740481C1C}">
                          <a14:useLocalDpi xmlns:a14="http://schemas.microsoft.com/office/drawing/2010/main" val="0"/>
                        </a:ext>
                      </a:extLst>
                    </a:blip>
                    <a:stretch>
                      <a:fillRect/>
                    </a:stretch>
                  </pic:blipFill>
                  <pic:spPr>
                    <a:xfrm>
                      <a:off x="0" y="0"/>
                      <a:ext cx="2719378" cy="6061376"/>
                    </a:xfrm>
                    <a:prstGeom prst="rect">
                      <a:avLst/>
                    </a:prstGeom>
                  </pic:spPr>
                </pic:pic>
              </a:graphicData>
            </a:graphic>
          </wp:inline>
        </w:drawing>
      </w:r>
    </w:p>
    <w:p w14:paraId="41CD0885" w14:textId="550F9EEE" w:rsidR="009D23D2" w:rsidRDefault="009D7378" w:rsidP="009D23D2">
      <w:pPr>
        <w:pStyle w:val="attlavirsraksts"/>
      </w:pPr>
      <w:r>
        <w:rPr>
          <w:b w:val="0"/>
          <w:bCs/>
          <w:i/>
          <w:iCs/>
        </w:rPr>
        <w:t>3.2</w:t>
      </w:r>
      <w:r w:rsidR="009D23D2" w:rsidRPr="002E5BCD">
        <w:rPr>
          <w:b w:val="0"/>
          <w:bCs/>
          <w:i/>
          <w:iCs/>
        </w:rPr>
        <w:t>.</w:t>
      </w:r>
      <w:r>
        <w:rPr>
          <w:b w:val="0"/>
          <w:bCs/>
          <w:i/>
          <w:iCs/>
        </w:rPr>
        <w:t xml:space="preserve"> </w:t>
      </w:r>
      <w:r w:rsidR="009D23D2" w:rsidRPr="002E5BCD">
        <w:rPr>
          <w:b w:val="0"/>
          <w:bCs/>
          <w:i/>
          <w:iCs/>
        </w:rPr>
        <w:t>att.</w:t>
      </w:r>
      <w:r w:rsidR="009D23D2">
        <w:t xml:space="preserve"> Pirmreizējās izmaiņas apstrādes aktivitāšu diagramma</w:t>
      </w:r>
    </w:p>
    <w:p w14:paraId="71CCB399" w14:textId="77777777" w:rsidR="009D23D2" w:rsidRDefault="009D23D2" w:rsidP="009D23D2">
      <w:pPr>
        <w:pStyle w:val="Teksts"/>
      </w:pPr>
    </w:p>
    <w:p w14:paraId="5512FA41" w14:textId="5685DC0B" w:rsidR="009D23D2" w:rsidRDefault="22F6A669" w:rsidP="009D23D2">
      <w:pPr>
        <w:pStyle w:val="Teksts"/>
      </w:pPr>
      <w:r>
        <w:t xml:space="preserve">Veicot pirmreizējo izmaiņas apstrādi (skat. att. </w:t>
      </w:r>
      <w:r w:rsidR="009D23D2">
        <w:fldChar w:fldCharType="begin"/>
      </w:r>
      <w:r w:rsidR="009D23D2">
        <w:instrText xml:space="preserve"> REF _Ref38534090 \h  \* MERGEFORMAT </w:instrText>
      </w:r>
      <w:r w:rsidR="009D23D2">
        <w:fldChar w:fldCharType="separate"/>
      </w:r>
      <w:r>
        <w:t>3.2.</w:t>
      </w:r>
      <w:r w:rsidR="009D23D2">
        <w:fldChar w:fldCharType="end"/>
      </w:r>
      <w:r>
        <w:t xml:space="preserve">), tiek apstrādātas tikai izmaiņas ar statusu “Jauns”. Nosakot izmaiņas tipu (izmaiņu tipus skatīt nodaļā </w:t>
      </w:r>
      <w:r w:rsidR="009D23D2">
        <w:fldChar w:fldCharType="begin"/>
      </w:r>
      <w:r w:rsidR="009D23D2">
        <w:instrText xml:space="preserve"> REF _Ref38537496 \r \h </w:instrText>
      </w:r>
      <w:r w:rsidR="009D23D2">
        <w:fldChar w:fldCharType="separate"/>
      </w:r>
      <w:r>
        <w:t>3.3</w:t>
      </w:r>
      <w:r w:rsidR="009D23D2">
        <w:fldChar w:fldCharType="end"/>
      </w:r>
      <w:r>
        <w:t>.), pareizajā secībā tiek atlasīti visi izmaiņas tipam atbilstošie scenārija soļi, pēc kā izveidoti konkrētajai izmaiņai atbilstošie procesa soļi. Pēc tam tiek atlasīti konkrētajam procesa solim atbilstošie scenārija soļu manuālie nosacījumi un saglabāti ar statusu “Nav izpildīts”. Līdz ar konkrētās izmaiņas procesu izveidošanu, izmaiņas statuss tiek nomainīts uz “Procesā”, līdz ar to šīs izmaiņas adaptāciju var uzskatīt par sākušos.</w:t>
      </w:r>
    </w:p>
    <w:p w14:paraId="54176B40" w14:textId="77777777" w:rsidR="009D23D2" w:rsidRDefault="009D23D2" w:rsidP="009D23D2">
      <w:pPr>
        <w:pStyle w:val="Teksts"/>
        <w:ind w:firstLine="0"/>
      </w:pPr>
      <w:r>
        <w:rPr>
          <w:noProof/>
        </w:rPr>
        <w:lastRenderedPageBreak/>
        <w:drawing>
          <wp:inline distT="0" distB="0" distL="0" distR="0" wp14:anchorId="0A81FC69" wp14:editId="37BD0403">
            <wp:extent cx="5731510" cy="5044440"/>
            <wp:effectExtent l="19050" t="19050" r="21590" b="2286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ate_change_adaptation_process.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5044440"/>
                    </a:xfrm>
                    <a:prstGeom prst="rect">
                      <a:avLst/>
                    </a:prstGeom>
                    <a:ln w="9525">
                      <a:solidFill>
                        <a:schemeClr val="bg1">
                          <a:lumMod val="75000"/>
                        </a:schemeClr>
                      </a:solidFill>
                    </a:ln>
                  </pic:spPr>
                </pic:pic>
              </a:graphicData>
            </a:graphic>
          </wp:inline>
        </w:drawing>
      </w:r>
    </w:p>
    <w:p w14:paraId="217A55B6" w14:textId="620EDE86" w:rsidR="009D23D2" w:rsidRDefault="009D7378" w:rsidP="009D23D2">
      <w:pPr>
        <w:pStyle w:val="attlavirsraksts"/>
      </w:pPr>
      <w:bookmarkStart w:id="484" w:name="_Ref38534090"/>
      <w:r>
        <w:rPr>
          <w:b w:val="0"/>
          <w:bCs/>
          <w:i/>
          <w:iCs/>
        </w:rPr>
        <w:t>3.3</w:t>
      </w:r>
      <w:r w:rsidR="009D23D2" w:rsidRPr="00BA76A1">
        <w:rPr>
          <w:b w:val="0"/>
          <w:bCs/>
          <w:i/>
          <w:iCs/>
        </w:rPr>
        <w:t>. att.</w:t>
      </w:r>
      <w:bookmarkEnd w:id="484"/>
      <w:r w:rsidR="009D23D2">
        <w:t xml:space="preserve"> Pirmreizējās izmaiņas apstrādes programmkoda fragments</w:t>
      </w:r>
    </w:p>
    <w:p w14:paraId="6D36EA53" w14:textId="24DE80FA" w:rsidR="009D23D2" w:rsidRPr="00234B32" w:rsidRDefault="009D23D2" w:rsidP="009D23D2">
      <w:pPr>
        <w:pStyle w:val="Teksts"/>
        <w:spacing w:before="240"/>
      </w:pPr>
      <w:r>
        <w:t xml:space="preserve">Attēlā </w:t>
      </w:r>
      <w:r w:rsidR="009D7378">
        <w:t>3.3.</w:t>
      </w:r>
      <w:r>
        <w:t xml:space="preserve"> redzams programmkoda fragments algoritmam, kas veic pirmreizējo izmaiņu apstrādi.</w:t>
      </w:r>
      <w:r w:rsidRPr="00BA76A1">
        <w:t xml:space="preserve"> </w:t>
      </w:r>
      <w:r>
        <w:t xml:space="preserve">Funkcija </w:t>
      </w:r>
      <w:r>
        <w:rPr>
          <w:i/>
          <w:iCs/>
        </w:rPr>
        <w:t>Define_change_type</w:t>
      </w:r>
      <w:r>
        <w:t xml:space="preserve">, balstoties uz ierakstu tabulā </w:t>
      </w:r>
      <w:r>
        <w:rPr>
          <w:i/>
          <w:iCs/>
        </w:rPr>
        <w:t>Change,</w:t>
      </w:r>
      <w:r>
        <w:t xml:space="preserve"> nosaka izmaiņas tipu (to iespējams noteikt, pārbaudot, kuri no tabulas </w:t>
      </w:r>
      <w:r>
        <w:rPr>
          <w:i/>
          <w:iCs/>
        </w:rPr>
        <w:t>Change</w:t>
      </w:r>
      <w:r>
        <w:t xml:space="preserve"> laukiem ir aizpildīti). Katram no procesa soļiem tiek izsaukta funkcija </w:t>
      </w:r>
      <w:r>
        <w:rPr>
          <w:i/>
          <w:iCs/>
        </w:rPr>
        <w:t>Insert_change_adaptation_process</w:t>
      </w:r>
      <w:r>
        <w:t xml:space="preserve">, kura ievieto atbilstošo ierakstu tabulā </w:t>
      </w:r>
      <w:r>
        <w:rPr>
          <w:i/>
          <w:iCs/>
        </w:rPr>
        <w:t>ChangeAdaptationProcess</w:t>
      </w:r>
      <w:r>
        <w:t xml:space="preserve">. Funkcijā </w:t>
      </w:r>
      <w:r>
        <w:rPr>
          <w:i/>
          <w:iCs/>
        </w:rPr>
        <w:t>Insert_manual_condition_fulfillment</w:t>
      </w:r>
      <w:r>
        <w:t xml:space="preserve"> tiek atlasīti scenārija solim atbilstošie manuālās izpildes nosacījumi un saglabāti tabulā </w:t>
      </w:r>
      <w:r>
        <w:rPr>
          <w:i/>
          <w:iCs/>
        </w:rPr>
        <w:t>CA_ManualConditionFulfillment</w:t>
      </w:r>
      <w:r>
        <w:t xml:space="preserve">. Funkcija </w:t>
      </w:r>
      <w:r>
        <w:rPr>
          <w:i/>
          <w:iCs/>
        </w:rPr>
        <w:t xml:space="preserve">Update_change_in_progress </w:t>
      </w:r>
      <w:r>
        <w:t>uzstāda izmaiņas statusu “Procesā”</w:t>
      </w:r>
      <w:r>
        <w:rPr>
          <w:i/>
          <w:iCs/>
        </w:rPr>
        <w:softHyphen/>
      </w:r>
      <w:r>
        <w:t>.</w:t>
      </w:r>
    </w:p>
    <w:p w14:paraId="6EC86FBB" w14:textId="77777777" w:rsidR="009D23D2" w:rsidRDefault="009D23D2" w:rsidP="009D23D2">
      <w:pPr>
        <w:pStyle w:val="Teksts"/>
      </w:pPr>
    </w:p>
    <w:p w14:paraId="1A734342" w14:textId="77777777" w:rsidR="009D23D2" w:rsidRDefault="009D23D2" w:rsidP="009D23D2">
      <w:pPr>
        <w:pStyle w:val="Teksts"/>
      </w:pPr>
    </w:p>
    <w:p w14:paraId="52E80B39" w14:textId="77777777" w:rsidR="009D23D2" w:rsidRDefault="009D23D2" w:rsidP="009D23D2">
      <w:pPr>
        <w:pStyle w:val="Teksts"/>
      </w:pPr>
    </w:p>
    <w:p w14:paraId="2B037827" w14:textId="77777777" w:rsidR="009D23D2" w:rsidRDefault="009D23D2" w:rsidP="009D23D2">
      <w:pPr>
        <w:pStyle w:val="Teksts"/>
      </w:pPr>
    </w:p>
    <w:p w14:paraId="3F253FF8" w14:textId="77777777" w:rsidR="009D23D2" w:rsidRDefault="009D23D2" w:rsidP="009D23D2">
      <w:pPr>
        <w:pStyle w:val="Teksts"/>
      </w:pPr>
    </w:p>
    <w:p w14:paraId="1313D1BB" w14:textId="7023F8E6" w:rsidR="009D23D2" w:rsidRDefault="009D23D2" w:rsidP="00276DA8">
      <w:pPr>
        <w:pStyle w:val="apak-apaknodvirsr"/>
        <w:numPr>
          <w:ilvl w:val="2"/>
          <w:numId w:val="1"/>
        </w:numPr>
        <w:ind w:left="1843" w:hanging="709"/>
      </w:pPr>
      <w:bookmarkStart w:id="485" w:name="_Ref38612115"/>
      <w:bookmarkStart w:id="486" w:name="_Toc41169714"/>
      <w:r>
        <w:lastRenderedPageBreak/>
        <w:t>Scenārija iegūšana</w:t>
      </w:r>
      <w:bookmarkEnd w:id="485"/>
      <w:bookmarkEnd w:id="486"/>
    </w:p>
    <w:p w14:paraId="7A61B518" w14:textId="77777777" w:rsidR="009D23D2" w:rsidRDefault="009D23D2" w:rsidP="009D23D2">
      <w:pPr>
        <w:pStyle w:val="Teksts"/>
      </w:pPr>
      <w:r>
        <w:t>Lai iegūtu konkrētajai izmaiņai atbilstošu scenāriju, jāņem vērā gan izpildāmās darbības, gan nosacījumi, kas attiecas uz katru no tām.</w:t>
      </w:r>
    </w:p>
    <w:p w14:paraId="116D4279" w14:textId="77777777" w:rsidR="009D23D2" w:rsidRDefault="009D23D2" w:rsidP="009D23D2">
      <w:pPr>
        <w:pStyle w:val="Teksts"/>
      </w:pPr>
    </w:p>
    <w:p w14:paraId="279BCD09" w14:textId="77777777" w:rsidR="009D23D2" w:rsidRDefault="009D23D2" w:rsidP="009D23D2">
      <w:pPr>
        <w:pStyle w:val="Teksts"/>
        <w:ind w:firstLine="0"/>
      </w:pPr>
      <w:r>
        <w:rPr>
          <w:noProof/>
        </w:rPr>
        <w:drawing>
          <wp:inline distT="0" distB="0" distL="0" distR="0" wp14:anchorId="694FC5F2" wp14:editId="3469D378">
            <wp:extent cx="5731510" cy="5283200"/>
            <wp:effectExtent l="19050" t="19050" r="21590" b="1270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_scenario.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5283200"/>
                    </a:xfrm>
                    <a:prstGeom prst="rect">
                      <a:avLst/>
                    </a:prstGeom>
                    <a:ln>
                      <a:solidFill>
                        <a:schemeClr val="bg1">
                          <a:lumMod val="75000"/>
                        </a:schemeClr>
                      </a:solidFill>
                    </a:ln>
                  </pic:spPr>
                </pic:pic>
              </a:graphicData>
            </a:graphic>
          </wp:inline>
        </w:drawing>
      </w:r>
    </w:p>
    <w:p w14:paraId="1F15AB23" w14:textId="6D6992FC" w:rsidR="009D23D2" w:rsidRDefault="009D7378" w:rsidP="009D23D2">
      <w:pPr>
        <w:pStyle w:val="attlavirsraksts"/>
      </w:pPr>
      <w:r>
        <w:rPr>
          <w:b w:val="0"/>
          <w:bCs/>
          <w:i/>
          <w:iCs/>
        </w:rPr>
        <w:t>3.4</w:t>
      </w:r>
      <w:r w:rsidR="009D23D2" w:rsidRPr="00CF6492">
        <w:rPr>
          <w:b w:val="0"/>
          <w:bCs/>
          <w:i/>
          <w:iCs/>
        </w:rPr>
        <w:t>.</w:t>
      </w:r>
      <w:r>
        <w:rPr>
          <w:b w:val="0"/>
          <w:bCs/>
          <w:i/>
          <w:iCs/>
        </w:rPr>
        <w:t xml:space="preserve"> </w:t>
      </w:r>
      <w:bookmarkStart w:id="487" w:name="_Ref38611078"/>
      <w:r w:rsidR="009D23D2" w:rsidRPr="00CF6492">
        <w:rPr>
          <w:b w:val="0"/>
          <w:bCs/>
          <w:i/>
          <w:iCs/>
        </w:rPr>
        <w:t>att.</w:t>
      </w:r>
      <w:r w:rsidR="009D23D2">
        <w:t xml:space="preserve"> Izmaiņai atbilstoša adaptācijas scenārija datu atlases vaicājums</w:t>
      </w:r>
      <w:bookmarkEnd w:id="487"/>
    </w:p>
    <w:p w14:paraId="1D532187" w14:textId="77777777" w:rsidR="009D23D2" w:rsidRDefault="009D23D2" w:rsidP="009D23D2">
      <w:pPr>
        <w:pStyle w:val="Teksts"/>
      </w:pPr>
    </w:p>
    <w:p w14:paraId="1939FA48" w14:textId="62325158" w:rsidR="009D23D2" w:rsidRDefault="22F6A669" w:rsidP="009D23D2">
      <w:pPr>
        <w:pStyle w:val="Teksts"/>
      </w:pPr>
      <w:r>
        <w:t xml:space="preserve">Attēlā </w:t>
      </w:r>
      <w:r w:rsidR="009D23D2">
        <w:fldChar w:fldCharType="begin"/>
      </w:r>
      <w:r w:rsidR="009D23D2">
        <w:instrText xml:space="preserve"> REF _Ref38611078 \h  \* MERGEFORMAT </w:instrText>
      </w:r>
      <w:r w:rsidR="009D23D2">
        <w:fldChar w:fldCharType="separate"/>
      </w:r>
      <w:r>
        <w:t>3.4.</w:t>
      </w:r>
      <w:r w:rsidR="009D23D2">
        <w:fldChar w:fldCharType="end"/>
      </w:r>
      <w:r>
        <w:t xml:space="preserve"> redzams SQL datu atlases vaicājums, kas paredzēts secīga konkrētās izmaiņas scenārija atlasei. Ieejas parametrs ir izmaiņas identifikators (attēlā </w:t>
      </w:r>
      <w:r w:rsidR="009D23D2">
        <w:fldChar w:fldCharType="begin"/>
      </w:r>
      <w:r w:rsidR="009D23D2">
        <w:instrText xml:space="preserve"> REF _Ref38611078 \h  \* MERGEFORMAT </w:instrText>
      </w:r>
      <w:r w:rsidR="009D23D2">
        <w:fldChar w:fldCharType="separate"/>
      </w:r>
      <w:r>
        <w:t>3.5.</w:t>
      </w:r>
      <w:r w:rsidR="009D23D2">
        <w:fldChar w:fldCharType="end"/>
      </w:r>
      <w:r>
        <w:t xml:space="preserve"> – </w:t>
      </w:r>
      <w:r w:rsidRPr="22F6A669">
        <w:rPr>
          <w:i/>
          <w:iCs/>
        </w:rPr>
        <w:t>in_change_id</w:t>
      </w:r>
      <w:r>
        <w:t>)</w:t>
      </w:r>
      <w:ins w:id="488" w:author="Alise Maru" w:date="2020-05-23T11:21:00Z">
        <w:r>
          <w:t>.</w:t>
        </w:r>
      </w:ins>
      <w:r>
        <w:t xml:space="preserve"> Vaicājumā izmantota </w:t>
      </w:r>
      <w:r w:rsidRPr="22F6A669">
        <w:rPr>
          <w:i/>
          <w:iCs/>
        </w:rPr>
        <w:t xml:space="preserve">Oracle </w:t>
      </w:r>
      <w:r>
        <w:t xml:space="preserve">iebūvētā funkcija </w:t>
      </w:r>
      <w:r w:rsidRPr="22F6A669">
        <w:rPr>
          <w:i/>
          <w:iCs/>
        </w:rPr>
        <w:t>Listagg</w:t>
      </w:r>
      <w:r>
        <w:t>, kas ļauj vairāku atsevišķu ierakstu datus sarindot vienā kolonnā, atdalot tos ar izvēlēto atdalītāju. Šādā veidā tiek nodrošināta vieglāk lasāma informācija par katrai operācijai atbilstošajiem nosacījumiem.</w:t>
      </w:r>
    </w:p>
    <w:p w14:paraId="60436582" w14:textId="77777777" w:rsidR="009D23D2" w:rsidRPr="006E1A52" w:rsidRDefault="009D23D2" w:rsidP="009D23D2">
      <w:pPr>
        <w:pStyle w:val="Teksts"/>
      </w:pPr>
    </w:p>
    <w:p w14:paraId="149A25C3" w14:textId="77777777" w:rsidR="009D23D2" w:rsidRDefault="009D23D2" w:rsidP="009D23D2">
      <w:pPr>
        <w:pStyle w:val="Teksts"/>
        <w:ind w:firstLine="0"/>
      </w:pPr>
    </w:p>
    <w:p w14:paraId="78A77524" w14:textId="3A017C96" w:rsidR="009D23D2" w:rsidRDefault="009D23D2" w:rsidP="00276DA8">
      <w:pPr>
        <w:pStyle w:val="apak-apaknodvirsr"/>
        <w:numPr>
          <w:ilvl w:val="2"/>
          <w:numId w:val="1"/>
        </w:numPr>
        <w:ind w:left="1843"/>
      </w:pPr>
      <w:bookmarkStart w:id="489" w:name="_Ref38619279"/>
      <w:bookmarkStart w:id="490" w:name="_Toc41169715"/>
      <w:r>
        <w:lastRenderedPageBreak/>
        <w:t>Scenārija izpilde</w:t>
      </w:r>
      <w:bookmarkEnd w:id="489"/>
      <w:bookmarkEnd w:id="490"/>
    </w:p>
    <w:p w14:paraId="4B45D4F9" w14:textId="77777777" w:rsidR="009D23D2" w:rsidRDefault="009D23D2" w:rsidP="009D23D2">
      <w:pPr>
        <w:pStyle w:val="Teksts"/>
      </w:pPr>
      <w:r>
        <w:t>Scenārija izpilde ir balstīta uz nosacījumu pārbaudēm un uz darbību izpildes. Ja scenārija izpildei nepieciešama izstrādātāja iejaukšanās, algoritms tiek pārtraukts un turpināts tikai tad, kad izstrādātājs ir izdarījis savu izvēli par manuālajiem nosacījumiem vai izpildījis noteikto darbību.</w:t>
      </w:r>
    </w:p>
    <w:p w14:paraId="510827B4" w14:textId="77777777" w:rsidR="009D23D2" w:rsidRDefault="009D23D2" w:rsidP="009D23D2">
      <w:pPr>
        <w:pStyle w:val="Teksts"/>
      </w:pPr>
    </w:p>
    <w:p w14:paraId="40E7F6AA" w14:textId="77777777" w:rsidR="009D23D2" w:rsidRDefault="009D23D2" w:rsidP="009D23D2">
      <w:pPr>
        <w:pStyle w:val="attlavirsraksts"/>
      </w:pPr>
      <w:r>
        <w:rPr>
          <w:noProof/>
        </w:rPr>
        <w:drawing>
          <wp:inline distT="0" distB="0" distL="0" distR="0" wp14:anchorId="5AE2746A" wp14:editId="3C98EDD6">
            <wp:extent cx="5731510" cy="4138930"/>
            <wp:effectExtent l="19050" t="19050" r="21590" b="1397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n_change_adaptation_scenario.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4138930"/>
                    </a:xfrm>
                    <a:prstGeom prst="rect">
                      <a:avLst/>
                    </a:prstGeom>
                    <a:ln w="9525">
                      <a:solidFill>
                        <a:schemeClr val="bg1">
                          <a:lumMod val="75000"/>
                        </a:schemeClr>
                      </a:solidFill>
                    </a:ln>
                  </pic:spPr>
                </pic:pic>
              </a:graphicData>
            </a:graphic>
          </wp:inline>
        </w:drawing>
      </w:r>
    </w:p>
    <w:p w14:paraId="1DEE9C2B" w14:textId="69E5CE1C" w:rsidR="009D23D2" w:rsidRDefault="009D7378" w:rsidP="009D23D2">
      <w:pPr>
        <w:pStyle w:val="attlavirsraksts"/>
      </w:pPr>
      <w:bookmarkStart w:id="491" w:name="_Ref38611988"/>
      <w:r>
        <w:rPr>
          <w:b w:val="0"/>
          <w:bCs/>
          <w:i/>
          <w:iCs/>
        </w:rPr>
        <w:t>3.5</w:t>
      </w:r>
      <w:r w:rsidR="009D23D2" w:rsidRPr="00E336A4">
        <w:rPr>
          <w:b w:val="0"/>
          <w:bCs/>
          <w:i/>
          <w:iCs/>
        </w:rPr>
        <w:t>. att.</w:t>
      </w:r>
      <w:bookmarkEnd w:id="491"/>
      <w:r w:rsidR="009D23D2" w:rsidRPr="00E336A4">
        <w:rPr>
          <w:b w:val="0"/>
          <w:bCs/>
          <w:i/>
          <w:iCs/>
        </w:rPr>
        <w:t xml:space="preserve"> </w:t>
      </w:r>
      <w:r w:rsidR="009D23D2">
        <w:t>Scenārija izpildes programmkoda fragments</w:t>
      </w:r>
    </w:p>
    <w:p w14:paraId="65E9F13D" w14:textId="77777777" w:rsidR="009D23D2" w:rsidRDefault="009D23D2" w:rsidP="009D23D2">
      <w:pPr>
        <w:pStyle w:val="Teksts"/>
      </w:pPr>
    </w:p>
    <w:p w14:paraId="5AD8A646" w14:textId="52970A8E" w:rsidR="009D23D2" w:rsidRDefault="009D23D2" w:rsidP="009D23D2">
      <w:pPr>
        <w:pStyle w:val="Teksts"/>
      </w:pPr>
      <w:r>
        <w:t xml:space="preserve">Attēlā </w:t>
      </w:r>
      <w:r w:rsidRPr="000457B3">
        <w:fldChar w:fldCharType="begin"/>
      </w:r>
      <w:r w:rsidRPr="000457B3">
        <w:instrText xml:space="preserve"> REF _Ref38611988 \h  \* MERGEFORMAT </w:instrText>
      </w:r>
      <w:r w:rsidRPr="000457B3">
        <w:fldChar w:fldCharType="separate"/>
      </w:r>
      <w:r w:rsidR="009D7378">
        <w:t>3.5</w:t>
      </w:r>
      <w:r w:rsidRPr="000457B3">
        <w:t>.</w:t>
      </w:r>
      <w:r w:rsidRPr="000457B3">
        <w:fldChar w:fldCharType="end"/>
      </w:r>
      <w:r>
        <w:t xml:space="preserve"> redzama datu bāzes procedūra </w:t>
      </w:r>
      <w:r>
        <w:rPr>
          <w:i/>
          <w:iCs/>
        </w:rPr>
        <w:t>Run_change_adaptation_scenario</w:t>
      </w:r>
      <w:r>
        <w:t xml:space="preserve">, kas, ieejas parametrā saņemot izmaiņas identifikatoru, apstrādā izmaiņu. Vispirms ar funkciju </w:t>
      </w:r>
      <w:r>
        <w:rPr>
          <w:i/>
          <w:iCs/>
        </w:rPr>
        <w:t>Get_change_adaptation_scenario</w:t>
      </w:r>
      <w:r>
        <w:t xml:space="preserve"> tiek iegūts kursors ar pašu scenāriju. Šajā funkcijā tiek izmantots nodaļā </w:t>
      </w:r>
      <w:r>
        <w:fldChar w:fldCharType="begin"/>
      </w:r>
      <w:r>
        <w:instrText xml:space="preserve"> REF _Ref38612115 \r \h </w:instrText>
      </w:r>
      <w:r>
        <w:fldChar w:fldCharType="separate"/>
      </w:r>
      <w:r w:rsidR="009D7378">
        <w:t>3.2.2</w:t>
      </w:r>
      <w:r>
        <w:fldChar w:fldCharType="end"/>
      </w:r>
      <w:r>
        <w:t xml:space="preserve">. aprakstītais datu atlases vaicājums. Tālāk adaptācijas process tiek turpināts tikai tad, ja nepieciešams izpildīt automātisko darbību, kā arī atbilstošajiem nosacījumiem jābūt izpildītiem. Manuālie nosacījumi tiek pārbaudīti, izmantojot tabulu </w:t>
      </w:r>
      <w:r>
        <w:rPr>
          <w:i/>
          <w:iCs/>
        </w:rPr>
        <w:t>CA_ManualConditionFulfillment</w:t>
      </w:r>
      <w:r>
        <w:t xml:space="preserve">. Automātisko nosacījumu pārbaudei tiek izmantots </w:t>
      </w:r>
      <w:r w:rsidR="000051C9">
        <w:t>dinamiskais</w:t>
      </w:r>
      <w:r>
        <w:rPr>
          <w:i/>
          <w:iCs/>
        </w:rPr>
        <w:t xml:space="preserve"> SQL</w:t>
      </w:r>
      <w:r w:rsidR="000051C9">
        <w:rPr>
          <w:i/>
          <w:iCs/>
        </w:rPr>
        <w:t xml:space="preserve"> </w:t>
      </w:r>
      <w:r w:rsidR="000051C9">
        <w:t>izsaukums</w:t>
      </w:r>
      <w:r>
        <w:t>, kas ļauj no tabulas iegūto procedūras nosaukumu izpildīt kā procedūru, iekļaujot to “</w:t>
      </w:r>
      <w:r>
        <w:rPr>
          <w:i/>
          <w:iCs/>
        </w:rPr>
        <w:t>execute immediate”</w:t>
      </w:r>
      <w:r>
        <w:t xml:space="preserve"> blokā. Pēc šī paša principa tiek izsauktas arī procedūras izmaiņu adaptācijas procesa soļu izpildei.</w:t>
      </w:r>
      <w:r>
        <w:br w:type="page"/>
      </w:r>
    </w:p>
    <w:p w14:paraId="156A8E61" w14:textId="13D0B748" w:rsidR="003E5462" w:rsidRDefault="003E5462" w:rsidP="003E5462">
      <w:pPr>
        <w:pStyle w:val="apaknodaasvirsraksts"/>
        <w:numPr>
          <w:ilvl w:val="1"/>
          <w:numId w:val="1"/>
        </w:numPr>
        <w:ind w:left="1276" w:hanging="709"/>
      </w:pPr>
      <w:bookmarkStart w:id="492" w:name="_Ref38537496"/>
      <w:bookmarkStart w:id="493" w:name="_Toc41169716"/>
      <w:r>
        <w:lastRenderedPageBreak/>
        <w:t>Izmaiņu adaptācijas scenāriji</w:t>
      </w:r>
      <w:bookmarkEnd w:id="492"/>
      <w:bookmarkEnd w:id="493"/>
    </w:p>
    <w:p w14:paraId="49141388" w14:textId="4D976202" w:rsidR="003E5462" w:rsidRDefault="003E5462" w:rsidP="003E5462">
      <w:pPr>
        <w:pStyle w:val="Teksts"/>
      </w:pPr>
      <w:r>
        <w:t>Katras izmaiņas adaptācijai sistēmā atbilst scenārijs jeb veicamo darbību kopums, kas nepieciešams izmaiņas veiksmīgai apstrādei. Darba ietvaros netiek apskatīti visu iespējamo izmaiņu apstrādes scenāriji</w:t>
      </w:r>
      <w:r w:rsidR="00567B42">
        <w:t xml:space="preserve"> – aprakstīti reāli notikušo izmaiņu adaptācijas scenāriji</w:t>
      </w:r>
      <w:r w:rsidR="00736A5B">
        <w:t>. Katra izstrādātā scenārija mērķis ir panākt, lai tas būtu pēc iespējas automātiski izpildāms (lai būtu nepieciešama pēc iespējas mazāka izstrādātāja iejaukšanās izmaiņu adaptācijas procesā), tomēr konceptuālu lēmumu pieņemšana par datu izmantošanu sistēmā nav iespējama bez cilvēka iejaukšanās.</w:t>
      </w:r>
    </w:p>
    <w:p w14:paraId="4397B660" w14:textId="0543FACC" w:rsidR="007A37BE" w:rsidRDefault="007A37BE" w:rsidP="003E5462">
      <w:pPr>
        <w:pStyle w:val="Teksts"/>
      </w:pPr>
      <w:r>
        <w:t xml:space="preserve">Izmaiņu adaptācijas scenāriju izpildes laikā dati tiek saglabāti gan evolūcijas apstrādes mehānisma ietvaros izstrādātajās datu bāzes tabulās, gan sistēmas esošajās tabulās, kas aprakstītas nodaļā </w:t>
      </w:r>
      <w:r>
        <w:fldChar w:fldCharType="begin"/>
      </w:r>
      <w:r>
        <w:instrText xml:space="preserve"> REF _Ref39574057 \r \h </w:instrText>
      </w:r>
      <w:r>
        <w:fldChar w:fldCharType="separate"/>
      </w:r>
      <w:r w:rsidR="009D7378">
        <w:t>2.1.3</w:t>
      </w:r>
      <w:r>
        <w:fldChar w:fldCharType="end"/>
      </w:r>
      <w:r>
        <w:t>.</w:t>
      </w:r>
    </w:p>
    <w:p w14:paraId="1BA23F60" w14:textId="685784C9" w:rsidR="0085271E" w:rsidRPr="0085271E" w:rsidRDefault="22F6A669" w:rsidP="0085271E">
      <w:pPr>
        <w:pStyle w:val="Teksts"/>
      </w:pPr>
      <w:r>
        <w:t xml:space="preserve">Ja izmaiņu adaptācijas scenārijā ietilpst kāda jauna vienuma (datu maģistrāles līmeņa, datu avota, datu kopas, datu vienības) pievienošana, metadati par to tiek aprakstīti tabulā </w:t>
      </w:r>
      <w:r w:rsidRPr="22F6A669">
        <w:rPr>
          <w:i/>
          <w:iCs/>
        </w:rPr>
        <w:t>MetadataProperty</w:t>
      </w:r>
      <w:r>
        <w:t>. Pamatdati par katru j</w:t>
      </w:r>
      <w:ins w:id="494" w:author="Alise Maru" w:date="2020-05-23T11:24:00Z">
        <w:r>
          <w:t>au</w:t>
        </w:r>
      </w:ins>
      <w:r>
        <w:t xml:space="preserve">nu vienumu tiek glabāti tiem atbilstošajās tabulās – datu vienības tabulā </w:t>
      </w:r>
      <w:r w:rsidRPr="22F6A669">
        <w:rPr>
          <w:i/>
          <w:iCs/>
        </w:rPr>
        <w:t>DataItem</w:t>
      </w:r>
      <w:r>
        <w:t xml:space="preserve">, datu kopas tabulā </w:t>
      </w:r>
      <w:r w:rsidRPr="22F6A669">
        <w:rPr>
          <w:i/>
          <w:iCs/>
        </w:rPr>
        <w:t>DataSet</w:t>
      </w:r>
      <w:r>
        <w:t xml:space="preserve">, datu avoti tabulā </w:t>
      </w:r>
      <w:r w:rsidRPr="22F6A669">
        <w:rPr>
          <w:i/>
          <w:iCs/>
        </w:rPr>
        <w:t>DataSource</w:t>
      </w:r>
      <w:r>
        <w:t xml:space="preserve">, bet datu maģistrāles līmeņi tabulā </w:t>
      </w:r>
      <w:r w:rsidRPr="22F6A669">
        <w:rPr>
          <w:i/>
          <w:iCs/>
        </w:rPr>
        <w:t>DataHighwayLevel</w:t>
      </w:r>
      <w:r>
        <w:t>. Pievienojot jaunas datu vienības, nepieciešams noteikt to savstarpējās attiecības – tās tiek aprakstī</w:t>
      </w:r>
      <w:ins w:id="495" w:author="Alise Maru" w:date="2020-05-23T11:24:00Z">
        <w:r>
          <w:t>t</w:t>
        </w:r>
      </w:ins>
      <w:r>
        <w:t xml:space="preserve">as tabulās </w:t>
      </w:r>
      <w:r w:rsidRPr="22F6A669">
        <w:rPr>
          <w:i/>
          <w:iCs/>
        </w:rPr>
        <w:t xml:space="preserve">Relationship </w:t>
      </w:r>
      <w:r>
        <w:t xml:space="preserve">un </w:t>
      </w:r>
      <w:r w:rsidRPr="22F6A669">
        <w:rPr>
          <w:i/>
          <w:iCs/>
        </w:rPr>
        <w:t>RelationshipElement</w:t>
      </w:r>
      <w:r>
        <w:t xml:space="preserve">. Lielākajā daļā scenāriju pēc nepieciešamības iekļauta jaunu datu avotu pievienošana, kuras gaitā nepieciešams definēt datu maģistrāles līmeņus. Šādā gadījumā, lai noteiktu datu atbilstības starp dažādiem datu maģistrāles līmeņiem un aprakstītu funkcijas, ar kuru palīdzību tiek izrēķinātas datu vienību vērtības, tiek izmantotas tabulas </w:t>
      </w:r>
      <w:r w:rsidRPr="22F6A669">
        <w:rPr>
          <w:i/>
          <w:iCs/>
        </w:rPr>
        <w:t xml:space="preserve">Mapping </w:t>
      </w:r>
      <w:r>
        <w:t xml:space="preserve">un </w:t>
      </w:r>
      <w:r w:rsidRPr="22F6A669">
        <w:rPr>
          <w:i/>
          <w:iCs/>
        </w:rPr>
        <w:t>MappingOrigin</w:t>
      </w:r>
      <w:r>
        <w:t>.</w:t>
      </w:r>
    </w:p>
    <w:p w14:paraId="2B76CCB5" w14:textId="2F0AD6C2" w:rsidR="00736A5B" w:rsidRDefault="00D0196B" w:rsidP="003E5462">
      <w:pPr>
        <w:pStyle w:val="Teksts"/>
      </w:pPr>
      <w:r>
        <w:t>Tuprmākajās a</w:t>
      </w:r>
      <w:r w:rsidR="00736A5B">
        <w:t>pakšnodaļās detalizēti aprakstīti 7 izmaiņu adaptācij</w:t>
      </w:r>
      <w:r w:rsidR="00842A4A">
        <w:t>u</w:t>
      </w:r>
      <w:r w:rsidR="00736A5B">
        <w:t xml:space="preserve"> scenāriji.</w:t>
      </w:r>
    </w:p>
    <w:p w14:paraId="51EFFC84" w14:textId="76A5CBF5" w:rsidR="00736A5B" w:rsidRDefault="00736A5B" w:rsidP="00276DA8">
      <w:pPr>
        <w:pStyle w:val="apak-apaknodvirsr"/>
        <w:numPr>
          <w:ilvl w:val="2"/>
          <w:numId w:val="1"/>
        </w:numPr>
        <w:ind w:left="1843"/>
      </w:pPr>
      <w:bookmarkStart w:id="496" w:name="_Toc41169717"/>
      <w:r>
        <w:t>Datu maģistrāles līmeņa pievienošana</w:t>
      </w:r>
      <w:bookmarkEnd w:id="496"/>
    </w:p>
    <w:p w14:paraId="772561ED" w14:textId="5732982B" w:rsidR="00736A5B" w:rsidRDefault="00736A5B" w:rsidP="00736A5B">
      <w:pPr>
        <w:pStyle w:val="Teksts"/>
      </w:pPr>
      <w:r>
        <w:t xml:space="preserve">Lai pievienotu jaunu datu maģistrāles līmeni, izstrādātājam nepieciešams sagatavot gan jaunā datu maģistrāles līmeņa struktūras aprakstu, gan identificēt nepieciešamos </w:t>
      </w:r>
      <w:r w:rsidR="00AF6E3F">
        <w:t>ETL</w:t>
      </w:r>
      <w:r>
        <w:t xml:space="preserve"> proces</w:t>
      </w:r>
      <w:r w:rsidR="00187F1A">
        <w:t>us</w:t>
      </w:r>
      <w:r>
        <w:t>, kā arī nepieciešamības gadījumā sagatavot datu kopu piemērus.</w:t>
      </w:r>
    </w:p>
    <w:p w14:paraId="2EB74CAA" w14:textId="77777777" w:rsidR="00717E0E" w:rsidRDefault="00717E0E" w:rsidP="00736A5B">
      <w:pPr>
        <w:pStyle w:val="Teksts"/>
      </w:pPr>
    </w:p>
    <w:p w14:paraId="7FE54B03" w14:textId="41D7AC58" w:rsidR="00736A5B" w:rsidRDefault="00AF6E3F" w:rsidP="00717E0E">
      <w:pPr>
        <w:pStyle w:val="Teksts"/>
        <w:ind w:firstLine="0"/>
        <w:jc w:val="center"/>
      </w:pPr>
      <w:r>
        <w:rPr>
          <w:noProof/>
        </w:rPr>
        <w:lastRenderedPageBreak/>
        <w:drawing>
          <wp:inline distT="0" distB="0" distL="0" distR="0" wp14:anchorId="39BB48F7" wp14:editId="4463F18F">
            <wp:extent cx="5175843" cy="5955631"/>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9677" cy="5983055"/>
                    </a:xfrm>
                    <a:prstGeom prst="rect">
                      <a:avLst/>
                    </a:prstGeom>
                    <a:noFill/>
                    <a:ln>
                      <a:noFill/>
                    </a:ln>
                  </pic:spPr>
                </pic:pic>
              </a:graphicData>
            </a:graphic>
          </wp:inline>
        </w:drawing>
      </w:r>
    </w:p>
    <w:p w14:paraId="5BD9043B" w14:textId="70986EF1" w:rsidR="00717E0E" w:rsidRDefault="009D7378" w:rsidP="00717E0E">
      <w:pPr>
        <w:pStyle w:val="attlavirsraksts"/>
      </w:pPr>
      <w:bookmarkStart w:id="497" w:name="_Ref38454559"/>
      <w:r>
        <w:rPr>
          <w:b w:val="0"/>
          <w:bCs/>
          <w:i/>
          <w:iCs/>
        </w:rPr>
        <w:t xml:space="preserve">3.6. </w:t>
      </w:r>
      <w:r w:rsidR="00717E0E" w:rsidRPr="00717E0E">
        <w:rPr>
          <w:b w:val="0"/>
          <w:bCs/>
          <w:i/>
          <w:iCs/>
        </w:rPr>
        <w:t>att</w:t>
      </w:r>
      <w:r w:rsidR="00717E0E">
        <w:t>.</w:t>
      </w:r>
      <w:bookmarkEnd w:id="497"/>
      <w:r w:rsidR="00717E0E">
        <w:t xml:space="preserve"> Datu maģistrāles līmeņa pievienošanas peldceliņu diagramma</w:t>
      </w:r>
    </w:p>
    <w:p w14:paraId="0538F28D" w14:textId="36C05060" w:rsidR="00717E0E" w:rsidRDefault="00717E0E" w:rsidP="00717E0E">
      <w:pPr>
        <w:pStyle w:val="Teksts"/>
      </w:pPr>
    </w:p>
    <w:p w14:paraId="0AD84FCA" w14:textId="0C811DFA" w:rsidR="008B1CE9" w:rsidRDefault="008B1CE9" w:rsidP="00717E0E">
      <w:pPr>
        <w:pStyle w:val="Teksts"/>
      </w:pPr>
      <w:r>
        <w:t xml:space="preserve">Attēlā </w:t>
      </w:r>
      <w:r w:rsidRPr="008B1CE9">
        <w:fldChar w:fldCharType="begin"/>
      </w:r>
      <w:r w:rsidRPr="008B1CE9">
        <w:instrText xml:space="preserve"> REF _Ref38454559 \h  \* MERGEFORMAT </w:instrText>
      </w:r>
      <w:r w:rsidRPr="008B1CE9">
        <w:fldChar w:fldCharType="separate"/>
      </w:r>
      <w:r w:rsidR="009D7378">
        <w:rPr>
          <w:noProof/>
        </w:rPr>
        <w:t>3.6</w:t>
      </w:r>
      <w:r w:rsidRPr="008B1CE9">
        <w:t>.</w:t>
      </w:r>
      <w:r w:rsidRPr="008B1CE9">
        <w:fldChar w:fldCharType="end"/>
      </w:r>
      <w:r>
        <w:t xml:space="preserve"> iespējams apskatīt pilnu datu maģistrāles līmeņa pievienošanas scenāriju. Kā redzams, lielākā daļa darbību ir veicamas manuāli no izstrādātāja puses</w:t>
      </w:r>
      <w:r w:rsidR="00BD6BB4">
        <w:t xml:space="preserve"> – nepieciešams aprakstīt jauno struktūru metadatos, kā arī definēt atbilstošos ETL procesus.</w:t>
      </w:r>
      <w:r>
        <w:t xml:space="preserve"> </w:t>
      </w:r>
      <w:r w:rsidR="00BD6BB4">
        <w:t>T</w:t>
      </w:r>
      <w:r>
        <w:t>aču</w:t>
      </w:r>
      <w:r w:rsidR="00BD6BB4">
        <w:t xml:space="preserve"> pēc tam, ja datu maģistrāles līmeņa aizpildīšanai nepieciešams jauns datu avots,</w:t>
      </w:r>
      <w:r>
        <w:t xml:space="preserve"> sistēma automātiski spēj </w:t>
      </w:r>
      <w:r w:rsidR="00187F1A">
        <w:t>iegūt</w:t>
      </w:r>
      <w:r w:rsidR="00BD6BB4">
        <w:t xml:space="preserve"> pievienotās</w:t>
      </w:r>
      <w:r>
        <w:t xml:space="preserve"> datu kopas</w:t>
      </w:r>
      <w:r w:rsidR="00BD6BB4">
        <w:t xml:space="preserve"> piemēra</w:t>
      </w:r>
      <w:r>
        <w:t xml:space="preserve"> struktūru un pievienot to izveidotajam datu maģistrāles līmenim.</w:t>
      </w:r>
    </w:p>
    <w:p w14:paraId="04345609" w14:textId="66D55336" w:rsidR="00BD6BB4" w:rsidRDefault="00BD6BB4" w:rsidP="00717E0E">
      <w:pPr>
        <w:pStyle w:val="Teksts"/>
      </w:pPr>
    </w:p>
    <w:p w14:paraId="20E62472" w14:textId="71E83E53" w:rsidR="00BD6BB4" w:rsidRDefault="00BD6BB4" w:rsidP="00717E0E">
      <w:pPr>
        <w:pStyle w:val="Teksts"/>
      </w:pPr>
    </w:p>
    <w:p w14:paraId="75ABF441" w14:textId="77777777" w:rsidR="00BD6BB4" w:rsidRDefault="00BD6BB4" w:rsidP="00717E0E">
      <w:pPr>
        <w:pStyle w:val="Teksts"/>
      </w:pPr>
    </w:p>
    <w:p w14:paraId="4129A16B" w14:textId="609D93EC" w:rsidR="008B1CE9" w:rsidRDefault="008B1CE9" w:rsidP="00276DA8">
      <w:pPr>
        <w:pStyle w:val="apak-apaknodvirsr"/>
        <w:numPr>
          <w:ilvl w:val="2"/>
          <w:numId w:val="1"/>
        </w:numPr>
        <w:ind w:left="1843"/>
      </w:pPr>
      <w:bookmarkStart w:id="498" w:name="_Ref38618876"/>
      <w:bookmarkStart w:id="499" w:name="_Toc41169718"/>
      <w:r>
        <w:lastRenderedPageBreak/>
        <w:t>Datu avota pievienošana</w:t>
      </w:r>
      <w:bookmarkEnd w:id="498"/>
      <w:bookmarkEnd w:id="499"/>
    </w:p>
    <w:p w14:paraId="2FF1B6F9" w14:textId="29A6172D" w:rsidR="008B1CE9" w:rsidRDefault="008B1CE9" w:rsidP="008B1CE9">
      <w:pPr>
        <w:pStyle w:val="Teksts"/>
      </w:pPr>
      <w:r>
        <w:t>Lai pievienotu jaunu datu avotu, izstrādātājam nepieciešams sagatavot datu kopu piemērus, lai būtu iespējams iegūt to struktūru, kā arī definēt datu maģistrāles līmeņus</w:t>
      </w:r>
      <w:r w:rsidR="00187F1A">
        <w:t>, kur tiks glabāti transformētie dati.</w:t>
      </w:r>
    </w:p>
    <w:p w14:paraId="25422D03" w14:textId="77777777" w:rsidR="00411667" w:rsidRDefault="00411667" w:rsidP="008B1CE9">
      <w:pPr>
        <w:pStyle w:val="Teksts"/>
      </w:pPr>
    </w:p>
    <w:p w14:paraId="3F38382B" w14:textId="3EA3267F" w:rsidR="008B1CE9" w:rsidRDefault="00AF6E3F" w:rsidP="00411667">
      <w:pPr>
        <w:pStyle w:val="Teksts"/>
        <w:ind w:firstLine="0"/>
        <w:jc w:val="center"/>
      </w:pPr>
      <w:r>
        <w:rPr>
          <w:noProof/>
        </w:rPr>
        <w:drawing>
          <wp:inline distT="0" distB="0" distL="0" distR="0" wp14:anchorId="1176E6A4" wp14:editId="69D8E5D5">
            <wp:extent cx="5412141" cy="480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9931" cy="4807510"/>
                    </a:xfrm>
                    <a:prstGeom prst="rect">
                      <a:avLst/>
                    </a:prstGeom>
                    <a:noFill/>
                    <a:ln>
                      <a:noFill/>
                    </a:ln>
                  </pic:spPr>
                </pic:pic>
              </a:graphicData>
            </a:graphic>
          </wp:inline>
        </w:drawing>
      </w:r>
    </w:p>
    <w:p w14:paraId="175EAE6E" w14:textId="16F117DE" w:rsidR="00411667" w:rsidRDefault="009D7378" w:rsidP="00F64346">
      <w:pPr>
        <w:pStyle w:val="tabulasvirsraksts"/>
      </w:pPr>
      <w:bookmarkStart w:id="500" w:name="_Ref38455575"/>
      <w:bookmarkStart w:id="501" w:name="_Ref38466278"/>
      <w:r>
        <w:rPr>
          <w:b w:val="0"/>
          <w:bCs/>
          <w:i/>
          <w:iCs/>
        </w:rPr>
        <w:t>3.7</w:t>
      </w:r>
      <w:r w:rsidR="00411667" w:rsidRPr="00F64346">
        <w:rPr>
          <w:b w:val="0"/>
          <w:bCs/>
          <w:i/>
          <w:iCs/>
        </w:rPr>
        <w:t>.</w:t>
      </w:r>
      <w:r>
        <w:rPr>
          <w:b w:val="0"/>
          <w:bCs/>
          <w:i/>
          <w:iCs/>
        </w:rPr>
        <w:t xml:space="preserve"> </w:t>
      </w:r>
      <w:r w:rsidR="00411667" w:rsidRPr="00F64346">
        <w:rPr>
          <w:b w:val="0"/>
          <w:bCs/>
          <w:i/>
          <w:iCs/>
        </w:rPr>
        <w:t>att.</w:t>
      </w:r>
      <w:bookmarkEnd w:id="500"/>
      <w:r w:rsidR="00411667">
        <w:t xml:space="preserve"> Datu avot</w:t>
      </w:r>
      <w:r w:rsidR="00E07AB7">
        <w:t>a</w:t>
      </w:r>
      <w:r w:rsidR="00411667">
        <w:t xml:space="preserve"> pievienošanas peldceliņu diagramma</w:t>
      </w:r>
      <w:bookmarkEnd w:id="501"/>
    </w:p>
    <w:p w14:paraId="67531994" w14:textId="7A092884" w:rsidR="00F64346" w:rsidRDefault="00F64346" w:rsidP="00F64346">
      <w:pPr>
        <w:pStyle w:val="tabulasvirsraksts"/>
      </w:pPr>
    </w:p>
    <w:p w14:paraId="655FF29B" w14:textId="6BCE430A" w:rsidR="00F64346" w:rsidRDefault="00F64346" w:rsidP="00187F1A">
      <w:pPr>
        <w:pStyle w:val="Teksts"/>
      </w:pPr>
      <w:r>
        <w:t xml:space="preserve">Kā redzams attēlā </w:t>
      </w:r>
      <w:r w:rsidRPr="00F64346">
        <w:fldChar w:fldCharType="begin"/>
      </w:r>
      <w:r w:rsidRPr="00F64346">
        <w:instrText xml:space="preserve"> REF _Ref38455575 \h  \* MERGEFORMAT </w:instrText>
      </w:r>
      <w:r w:rsidRPr="00F64346">
        <w:fldChar w:fldCharType="separate"/>
      </w:r>
      <w:r w:rsidR="009D7378">
        <w:t>3.7</w:t>
      </w:r>
      <w:r w:rsidRPr="00F64346">
        <w:t>.</w:t>
      </w:r>
      <w:r w:rsidRPr="00F64346">
        <w:fldChar w:fldCharType="end"/>
      </w:r>
      <w:r>
        <w:t xml:space="preserve">, vispirms izstrādātājs manuāli </w:t>
      </w:r>
      <w:r w:rsidR="00187F1A">
        <w:t>pievieno</w:t>
      </w:r>
      <w:r>
        <w:t xml:space="preserve"> datu avota datu kopas piemērus un pēc tam uzreiz iespējams definēt citus datu maģistrāles līmeņus un </w:t>
      </w:r>
      <w:r w:rsidR="00AF6E3F">
        <w:t>ETL</w:t>
      </w:r>
      <w:r>
        <w:t xml:space="preserve"> procesus</w:t>
      </w:r>
      <w:r w:rsidR="00187F1A">
        <w:t>. D</w:t>
      </w:r>
      <w:r>
        <w:t>atu kopas struktūru no pievienotajiem datu kopas piemēriem iespējams iegūt automātiski</w:t>
      </w:r>
      <w:r w:rsidR="00187F1A">
        <w:t>, kā rezultātā arī datu kopas pievienošana pirmajam datu maģistrāles līmenim ir automātiska.</w:t>
      </w:r>
    </w:p>
    <w:p w14:paraId="1AB237C1" w14:textId="60559115" w:rsidR="00BD6BB4" w:rsidRDefault="00BD6BB4" w:rsidP="00187F1A">
      <w:pPr>
        <w:pStyle w:val="Teksts"/>
      </w:pPr>
    </w:p>
    <w:p w14:paraId="4DABC665" w14:textId="3551C01A" w:rsidR="00BD6BB4" w:rsidRDefault="00BD6BB4" w:rsidP="00187F1A">
      <w:pPr>
        <w:pStyle w:val="Teksts"/>
      </w:pPr>
    </w:p>
    <w:p w14:paraId="1C437A57" w14:textId="77777777" w:rsidR="00BD6BB4" w:rsidRDefault="00BD6BB4" w:rsidP="00187F1A">
      <w:pPr>
        <w:pStyle w:val="Teksts"/>
      </w:pPr>
    </w:p>
    <w:p w14:paraId="518042CF" w14:textId="2E8C7932" w:rsidR="00F64346" w:rsidRDefault="00F64346" w:rsidP="00276DA8">
      <w:pPr>
        <w:pStyle w:val="apak-apaknodvirsr"/>
        <w:numPr>
          <w:ilvl w:val="2"/>
          <w:numId w:val="1"/>
        </w:numPr>
        <w:ind w:left="1701"/>
      </w:pPr>
      <w:bookmarkStart w:id="502" w:name="_Toc41169719"/>
      <w:r>
        <w:lastRenderedPageBreak/>
        <w:t>Datu kopas pievienošana</w:t>
      </w:r>
      <w:bookmarkEnd w:id="502"/>
    </w:p>
    <w:p w14:paraId="4D10A9C6" w14:textId="1D353854" w:rsidR="00551BED" w:rsidRDefault="00551BED" w:rsidP="00BD6BB4">
      <w:pPr>
        <w:pStyle w:val="Teksts"/>
      </w:pPr>
      <w:r>
        <w:t xml:space="preserve">Datu kopas pievienošanas scenārijs </w:t>
      </w:r>
      <w:r w:rsidR="00187F1A">
        <w:t>lielā mērā</w:t>
      </w:r>
      <w:r>
        <w:t xml:space="preserve"> ir atkarīgs no tā, vai izstrādātājs datu kopu vēlas pievienot datu maģistrāles līmenim vai esošam datu avotam.</w:t>
      </w:r>
    </w:p>
    <w:p w14:paraId="2F4B5834" w14:textId="56673CB9" w:rsidR="00551BED" w:rsidRDefault="00AF6E3F" w:rsidP="00F64346">
      <w:pPr>
        <w:pStyle w:val="Teksts"/>
      </w:pPr>
      <w:r>
        <w:rPr>
          <w:noProof/>
        </w:rPr>
        <w:drawing>
          <wp:inline distT="0" distB="0" distL="0" distR="0" wp14:anchorId="1A51DD92" wp14:editId="245D3D9D">
            <wp:extent cx="4619502" cy="78009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3010" cy="7840630"/>
                    </a:xfrm>
                    <a:prstGeom prst="rect">
                      <a:avLst/>
                    </a:prstGeom>
                    <a:noFill/>
                    <a:ln>
                      <a:noFill/>
                    </a:ln>
                  </pic:spPr>
                </pic:pic>
              </a:graphicData>
            </a:graphic>
          </wp:inline>
        </w:drawing>
      </w:r>
    </w:p>
    <w:p w14:paraId="6F18A28D" w14:textId="4AF01B7A" w:rsidR="00BD1D84" w:rsidRPr="006A7D68" w:rsidRDefault="009D7378" w:rsidP="00BD1D84">
      <w:pPr>
        <w:pStyle w:val="tabulasvirsraksts"/>
      </w:pPr>
      <w:bookmarkStart w:id="503" w:name="_Ref38457597"/>
      <w:r>
        <w:rPr>
          <w:b w:val="0"/>
          <w:bCs/>
          <w:i/>
          <w:iCs/>
        </w:rPr>
        <w:t>3.8</w:t>
      </w:r>
      <w:r w:rsidR="00BD1D84" w:rsidRPr="00BD1D84">
        <w:rPr>
          <w:b w:val="0"/>
          <w:bCs/>
          <w:i/>
          <w:iCs/>
        </w:rPr>
        <w:t>. att.</w:t>
      </w:r>
      <w:bookmarkEnd w:id="503"/>
      <w:r w:rsidR="00BD1D84" w:rsidRPr="00BD1D84">
        <w:rPr>
          <w:b w:val="0"/>
          <w:bCs/>
          <w:i/>
          <w:iCs/>
        </w:rPr>
        <w:t xml:space="preserve"> </w:t>
      </w:r>
      <w:r w:rsidR="00BD1D84">
        <w:t>Datu kopas pievienošanas peldceliņu diagramma</w:t>
      </w:r>
    </w:p>
    <w:p w14:paraId="0EE9F41B" w14:textId="15A720A6" w:rsidR="00F64346" w:rsidRDefault="00F64346" w:rsidP="00717E0E">
      <w:pPr>
        <w:pStyle w:val="Teksts"/>
      </w:pPr>
    </w:p>
    <w:p w14:paraId="050B7F02" w14:textId="1BF7B11D" w:rsidR="0029525E" w:rsidRDefault="00BD1D84" w:rsidP="00187F1A">
      <w:pPr>
        <w:pStyle w:val="Teksts"/>
      </w:pPr>
      <w:r>
        <w:t xml:space="preserve">Pievienojot jaunu datu kopu (skat. att. </w:t>
      </w:r>
      <w:r w:rsidRPr="00BD1D84">
        <w:fldChar w:fldCharType="begin"/>
      </w:r>
      <w:r w:rsidRPr="00BD1D84">
        <w:instrText xml:space="preserve"> REF _Ref38457597 \h  \* MERGEFORMAT </w:instrText>
      </w:r>
      <w:r w:rsidRPr="00BD1D84">
        <w:fldChar w:fldCharType="separate"/>
      </w:r>
      <w:r w:rsidR="009D7378" w:rsidRPr="009D7378">
        <w:t>3.8.</w:t>
      </w:r>
      <w:r w:rsidRPr="00BD1D84">
        <w:fldChar w:fldCharType="end"/>
      </w:r>
      <w:r>
        <w:t>), jau sākumā tiek veikta pārbaude, kādai datu struktūrai jauno datu kopu nepieciešams pievienot. Ja datu kopa jāpievieno esošam datu avotam, tad adaptācijas process ir gandrīz pilnībā automātisks – izstrādātājam nepieciešams tikai pievienot datu kopu piemērus struktūras noskaidrošanai.</w:t>
      </w:r>
      <w:r w:rsidR="007D07B8">
        <w:t xml:space="preserve"> Pretējā gadījumā izstrādātājam jādefinē datu maģistrāles līmenis un ETL procesi, kas atbildīgi par datu kopas datu vienību apstrādi.</w:t>
      </w:r>
    </w:p>
    <w:p w14:paraId="10B08470" w14:textId="0AAAA8C2" w:rsidR="00E92A11" w:rsidRDefault="00E92A11" w:rsidP="00276DA8">
      <w:pPr>
        <w:pStyle w:val="apak-apaknodvirsr"/>
        <w:numPr>
          <w:ilvl w:val="2"/>
          <w:numId w:val="1"/>
        </w:numPr>
        <w:ind w:left="1843" w:hanging="709"/>
      </w:pPr>
      <w:bookmarkStart w:id="504" w:name="_Toc41169720"/>
      <w:r>
        <w:t>Metadatu īpašības pievienošana</w:t>
      </w:r>
      <w:bookmarkEnd w:id="504"/>
    </w:p>
    <w:p w14:paraId="2666E95E" w14:textId="05BC083A" w:rsidR="0005699C" w:rsidRPr="00D71D24" w:rsidRDefault="00E92A11" w:rsidP="00BD1D84">
      <w:pPr>
        <w:pStyle w:val="Teksts"/>
      </w:pPr>
      <w:r>
        <w:t>Metadatu</w:t>
      </w:r>
      <w:r w:rsidR="00187F1A">
        <w:t xml:space="preserve"> īpašības</w:t>
      </w:r>
      <w:r>
        <w:t xml:space="preserve"> pievienošana ir pilnībā manuāls process, tāpēc vienīgā scenārija darbība tiek norādīta kā informācija izstrādātājam, ka viņam nepieciešams izlemt par tālāko pievienotās īpašības izmantošanu.</w:t>
      </w:r>
      <w:r w:rsidR="00D71D24">
        <w:t xml:space="preserve"> Pievienotās metadatu īpašības tiek glabātas tabulā </w:t>
      </w:r>
      <w:r w:rsidR="00D71D24">
        <w:rPr>
          <w:i/>
          <w:iCs/>
        </w:rPr>
        <w:t>MetadataProperty</w:t>
      </w:r>
      <w:r w:rsidR="00D71D24">
        <w:t>.</w:t>
      </w:r>
    </w:p>
    <w:p w14:paraId="31726C5E" w14:textId="42006D3C" w:rsidR="0005699C" w:rsidRDefault="0005699C" w:rsidP="00276DA8">
      <w:pPr>
        <w:pStyle w:val="apak-apaknodvirsr"/>
        <w:numPr>
          <w:ilvl w:val="2"/>
          <w:numId w:val="1"/>
        </w:numPr>
        <w:ind w:left="1843" w:hanging="709"/>
      </w:pPr>
      <w:bookmarkStart w:id="505" w:name="_Toc41169721"/>
      <w:r>
        <w:t>Datu vienības pievienošana</w:t>
      </w:r>
      <w:bookmarkEnd w:id="505"/>
    </w:p>
    <w:p w14:paraId="5184778D" w14:textId="1A0A5F09" w:rsidR="0005699C" w:rsidRDefault="0005699C" w:rsidP="0005699C">
      <w:pPr>
        <w:pStyle w:val="Teksts"/>
      </w:pPr>
      <w:r>
        <w:t>Datu vienības pievienošanas scenārijs pilnībā atkarīgs no tā, vai izstrādātājs datu vienību vēlas pievienot esošai datu kopai, kas atrodas kādā datu maģistrāles līmenī (izņemot pirmo datu maģistrāles līmeni) vai datu avota datu kopai.</w:t>
      </w:r>
    </w:p>
    <w:p w14:paraId="1AECAC85" w14:textId="7F97E006" w:rsidR="0005699C" w:rsidRPr="003B3004" w:rsidRDefault="00AF6E3F" w:rsidP="003B3004">
      <w:pPr>
        <w:pStyle w:val="Teksts"/>
        <w:ind w:firstLine="0"/>
        <w:jc w:val="center"/>
        <w:rPr>
          <w:bCs/>
          <w:i/>
          <w:iCs/>
        </w:rPr>
      </w:pPr>
      <w:r>
        <w:rPr>
          <w:bCs/>
          <w:i/>
          <w:iCs/>
          <w:noProof/>
        </w:rPr>
        <w:lastRenderedPageBreak/>
        <w:drawing>
          <wp:inline distT="0" distB="0" distL="0" distR="0" wp14:anchorId="4D681DC9" wp14:editId="0571F385">
            <wp:extent cx="4867275" cy="7058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275" cy="7058025"/>
                    </a:xfrm>
                    <a:prstGeom prst="rect">
                      <a:avLst/>
                    </a:prstGeom>
                    <a:noFill/>
                    <a:ln>
                      <a:noFill/>
                    </a:ln>
                  </pic:spPr>
                </pic:pic>
              </a:graphicData>
            </a:graphic>
          </wp:inline>
        </w:drawing>
      </w:r>
    </w:p>
    <w:p w14:paraId="4F60B166" w14:textId="2D01752D" w:rsidR="003B3004" w:rsidRDefault="009D7378" w:rsidP="003B3004">
      <w:pPr>
        <w:pStyle w:val="attlavirsraksts"/>
      </w:pPr>
      <w:bookmarkStart w:id="506" w:name="_Ref38458972"/>
      <w:r>
        <w:rPr>
          <w:b w:val="0"/>
          <w:bCs/>
          <w:i/>
          <w:iCs/>
        </w:rPr>
        <w:t>3.9</w:t>
      </w:r>
      <w:r w:rsidR="003B3004" w:rsidRPr="003B3004">
        <w:rPr>
          <w:b w:val="0"/>
          <w:bCs/>
          <w:i/>
          <w:iCs/>
        </w:rPr>
        <w:t>. att.</w:t>
      </w:r>
      <w:bookmarkEnd w:id="506"/>
      <w:r w:rsidR="003B3004">
        <w:t xml:space="preserve"> Datu vienības pievienošanas peldceliņu diagramma</w:t>
      </w:r>
    </w:p>
    <w:p w14:paraId="590C6582" w14:textId="4B9F064A" w:rsidR="003B3004" w:rsidRDefault="003B3004" w:rsidP="003B3004">
      <w:pPr>
        <w:pStyle w:val="attlavirsraksts"/>
      </w:pPr>
    </w:p>
    <w:p w14:paraId="489B27BA" w14:textId="7397AFEA" w:rsidR="00E07AB7" w:rsidRDefault="003B3004" w:rsidP="009D23D2">
      <w:pPr>
        <w:pStyle w:val="Teksts"/>
      </w:pPr>
      <w:r>
        <w:t>Pievienojot jaunu datu kopu (skat. att.</w:t>
      </w:r>
      <w:r w:rsidRPr="003B3004">
        <w:fldChar w:fldCharType="begin"/>
      </w:r>
      <w:r w:rsidRPr="003B3004">
        <w:instrText xml:space="preserve"> REF _Ref38458972 \h  \* MERGEFORMAT </w:instrText>
      </w:r>
      <w:r w:rsidRPr="003B3004">
        <w:fldChar w:fldCharType="separate"/>
      </w:r>
      <w:r w:rsidR="009D7378" w:rsidRPr="009D7378">
        <w:t>3.9.</w:t>
      </w:r>
      <w:r w:rsidRPr="003B3004">
        <w:fldChar w:fldCharType="end"/>
      </w:r>
      <w:r>
        <w:t xml:space="preserve">), jau sākumā tiek veikta pārbaude, kādai datu struktūrai jauno datu kopu nepieciešams pievienot. Ja datu </w:t>
      </w:r>
      <w:r w:rsidR="00187F1A">
        <w:t>vienība</w:t>
      </w:r>
      <w:r>
        <w:t xml:space="preserve"> jāpievieno esošai datu kopai kādā datu maģistrāles līmenī (izņemot pirmo datu maģistrāles līmeni), izstrādātājam nepieciešams pievienot papildus informāciju un izdarīt lēmumus par pievienojamo datu vienību un ar to saistīto struktūru. Citādi process ir gandrīz automātisks – nepieciešams tikai </w:t>
      </w:r>
      <w:r>
        <w:lastRenderedPageBreak/>
        <w:t>pievienot datu vienības piemērus.</w:t>
      </w:r>
      <w:r w:rsidR="0029525E">
        <w:t xml:space="preserve"> Ar raustīto līniju apzīmēt</w:t>
      </w:r>
      <w:r w:rsidR="00187F1A">
        <w:t>s</w:t>
      </w:r>
      <w:r w:rsidR="0029525E">
        <w:t xml:space="preserve"> datu </w:t>
      </w:r>
      <w:r w:rsidR="00187F1A">
        <w:t>avota</w:t>
      </w:r>
      <w:r w:rsidR="0029525E">
        <w:t xml:space="preserve"> pievienošana</w:t>
      </w:r>
      <w:r w:rsidR="00187F1A">
        <w:t>s scenārijs</w:t>
      </w:r>
      <w:r w:rsidR="0029525E">
        <w:t xml:space="preserve"> (skat. </w:t>
      </w:r>
      <w:r w:rsidR="00187F1A">
        <w:t xml:space="preserve">nodaļu </w:t>
      </w:r>
      <w:r w:rsidR="00187F1A">
        <w:fldChar w:fldCharType="begin"/>
      </w:r>
      <w:r w:rsidR="00187F1A">
        <w:instrText xml:space="preserve"> REF _Ref38618876 \r \h </w:instrText>
      </w:r>
      <w:r w:rsidR="00187F1A">
        <w:fldChar w:fldCharType="separate"/>
      </w:r>
      <w:r w:rsidR="003C610A">
        <w:t>3.3.2</w:t>
      </w:r>
      <w:r w:rsidR="00187F1A">
        <w:fldChar w:fldCharType="end"/>
      </w:r>
      <w:r w:rsidR="00187F1A">
        <w:t>.).</w:t>
      </w:r>
      <w:r w:rsidR="0029525E">
        <w:t xml:space="preserve"> </w:t>
      </w:r>
    </w:p>
    <w:p w14:paraId="6AFA67A7" w14:textId="7E03C5ED" w:rsidR="00E07AB7" w:rsidRDefault="00E07AB7" w:rsidP="00276DA8">
      <w:pPr>
        <w:pStyle w:val="apak-apaknodvirsr"/>
        <w:numPr>
          <w:ilvl w:val="2"/>
          <w:numId w:val="1"/>
        </w:numPr>
        <w:ind w:left="1843" w:hanging="709"/>
      </w:pPr>
      <w:bookmarkStart w:id="507" w:name="_Ref38619042"/>
      <w:bookmarkStart w:id="508" w:name="_Toc41169722"/>
      <w:r>
        <w:t>Datu avota dzēšana</w:t>
      </w:r>
      <w:bookmarkEnd w:id="507"/>
      <w:bookmarkEnd w:id="508"/>
    </w:p>
    <w:p w14:paraId="23674F8E" w14:textId="6DF7EAC3" w:rsidR="00E07AB7" w:rsidRDefault="00E07AB7" w:rsidP="00E07AB7">
      <w:pPr>
        <w:pStyle w:val="Teksts"/>
      </w:pPr>
      <w:r>
        <w:t>Lai dzēstu datu avotu, izstrādātājam nepieciešams izvērtēt, vai dzēšamā avota datu kopas datu vienības iespējams aizvietot ar datiem no citiem avotiem.</w:t>
      </w:r>
    </w:p>
    <w:p w14:paraId="5AF63C8A" w14:textId="77777777" w:rsidR="0029525E" w:rsidRDefault="0029525E" w:rsidP="00E07AB7">
      <w:pPr>
        <w:pStyle w:val="Teksts"/>
      </w:pPr>
    </w:p>
    <w:p w14:paraId="45570E23" w14:textId="71D346F6" w:rsidR="0029525E" w:rsidRDefault="00AF6E3F" w:rsidP="0029525E">
      <w:pPr>
        <w:pStyle w:val="Teksts"/>
        <w:ind w:firstLine="0"/>
        <w:jc w:val="center"/>
      </w:pPr>
      <w:r>
        <w:rPr>
          <w:noProof/>
        </w:rPr>
        <w:drawing>
          <wp:inline distT="0" distB="0" distL="0" distR="0" wp14:anchorId="3F37F52C" wp14:editId="6E9C00B0">
            <wp:extent cx="5248275" cy="5534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275" cy="5534025"/>
                    </a:xfrm>
                    <a:prstGeom prst="rect">
                      <a:avLst/>
                    </a:prstGeom>
                    <a:noFill/>
                    <a:ln>
                      <a:noFill/>
                    </a:ln>
                  </pic:spPr>
                </pic:pic>
              </a:graphicData>
            </a:graphic>
          </wp:inline>
        </w:drawing>
      </w:r>
    </w:p>
    <w:p w14:paraId="6C782D31" w14:textId="74CA99F0" w:rsidR="0029525E" w:rsidRDefault="009D7378" w:rsidP="0029525E">
      <w:pPr>
        <w:pStyle w:val="attlavirsraksts"/>
      </w:pPr>
      <w:bookmarkStart w:id="509" w:name="_Ref38466442"/>
      <w:r>
        <w:rPr>
          <w:b w:val="0"/>
          <w:bCs/>
          <w:i/>
          <w:iCs/>
        </w:rPr>
        <w:t>3.10</w:t>
      </w:r>
      <w:r w:rsidR="0029525E" w:rsidRPr="0029525E">
        <w:rPr>
          <w:b w:val="0"/>
          <w:bCs/>
          <w:i/>
          <w:iCs/>
        </w:rPr>
        <w:t>. att</w:t>
      </w:r>
      <w:r w:rsidR="0029525E">
        <w:t>.</w:t>
      </w:r>
      <w:bookmarkEnd w:id="509"/>
      <w:r w:rsidR="0029525E">
        <w:t xml:space="preserve"> Datu avota dzēšanas peldceliņu diagramma</w:t>
      </w:r>
    </w:p>
    <w:p w14:paraId="373CF268" w14:textId="382C5C18" w:rsidR="00B74222" w:rsidRDefault="00B74222" w:rsidP="0029525E">
      <w:pPr>
        <w:pStyle w:val="attlavirsraksts"/>
      </w:pPr>
    </w:p>
    <w:p w14:paraId="6315D01D" w14:textId="71B1778C" w:rsidR="00B74222" w:rsidRDefault="00B74222" w:rsidP="00B74222">
      <w:pPr>
        <w:pStyle w:val="Teksts"/>
      </w:pPr>
      <w:r>
        <w:t xml:space="preserve">Datu avota dzēšanas procesā (skat. att. </w:t>
      </w:r>
      <w:r w:rsidRPr="00B74222">
        <w:fldChar w:fldCharType="begin"/>
      </w:r>
      <w:r w:rsidRPr="00B74222">
        <w:instrText xml:space="preserve"> REF _Ref38466442 \h  \* MERGEFORMAT </w:instrText>
      </w:r>
      <w:r w:rsidRPr="00B74222">
        <w:fldChar w:fldCharType="separate"/>
      </w:r>
      <w:r w:rsidR="009D7378" w:rsidRPr="009D7378">
        <w:t>3.10.)</w:t>
      </w:r>
      <w:r w:rsidRPr="00B74222">
        <w:fldChar w:fldCharType="end"/>
      </w:r>
      <w:r>
        <w:t xml:space="preserve"> ietilpst arī datu avota pievienošana (attēlā atzīmēta ar raustīto līniju, </w:t>
      </w:r>
      <w:r w:rsidR="005F7D38">
        <w:t xml:space="preserve">skat. nodaļu </w:t>
      </w:r>
      <w:r w:rsidR="005F7D38">
        <w:fldChar w:fldCharType="begin"/>
      </w:r>
      <w:r w:rsidR="005F7D38">
        <w:instrText xml:space="preserve"> REF _Ref38618876 \r \h </w:instrText>
      </w:r>
      <w:r w:rsidR="005F7D38">
        <w:fldChar w:fldCharType="separate"/>
      </w:r>
      <w:r w:rsidR="009D7378">
        <w:t>3.3.2</w:t>
      </w:r>
      <w:r w:rsidR="005F7D38">
        <w:fldChar w:fldCharType="end"/>
      </w:r>
      <w:r w:rsidR="005F7D38">
        <w:t>.</w:t>
      </w:r>
      <w:r>
        <w:t>), ja ir iespējama datu avota aizvietošana ar datiem no citiem avotiem</w:t>
      </w:r>
      <w:r w:rsidR="005F7D38">
        <w:t xml:space="preserve"> un nepieciešams jauns datu avots</w:t>
      </w:r>
      <w:r>
        <w:t xml:space="preserve">. Norādot alternatīvās datu </w:t>
      </w:r>
      <w:r>
        <w:lastRenderedPageBreak/>
        <w:t xml:space="preserve">vienības no citiem datu avotiem, tiek izveidots ieraksts tabulā </w:t>
      </w:r>
      <w:r>
        <w:rPr>
          <w:i/>
          <w:iCs/>
        </w:rPr>
        <w:t>ChangeAdaptationAdditionalData</w:t>
      </w:r>
      <w:r>
        <w:t>.</w:t>
      </w:r>
    </w:p>
    <w:p w14:paraId="2A0512F7" w14:textId="07021E10" w:rsidR="00E92A11" w:rsidRDefault="00E92A11" w:rsidP="00276DA8">
      <w:pPr>
        <w:pStyle w:val="apak-apaknodvirsr"/>
        <w:numPr>
          <w:ilvl w:val="2"/>
          <w:numId w:val="1"/>
        </w:numPr>
        <w:ind w:left="1843" w:hanging="709"/>
      </w:pPr>
      <w:bookmarkStart w:id="510" w:name="_Toc41169723"/>
      <w:r>
        <w:t>Datu maģistrāles līmeņa dzēšana</w:t>
      </w:r>
      <w:bookmarkEnd w:id="510"/>
    </w:p>
    <w:p w14:paraId="74280FAB" w14:textId="364F47DF" w:rsidR="00E92A11" w:rsidRDefault="00567B42" w:rsidP="00E92A11">
      <w:pPr>
        <w:pStyle w:val="Teksts"/>
      </w:pPr>
      <w:r>
        <w:t>Datu m</w:t>
      </w:r>
      <w:r w:rsidR="0006479A">
        <w:t xml:space="preserve">aģistrāles līmeņa dzēšana ir pavisam vienkāršs process, ja datu maģistrāles līmenis nav saistīts ar nevienu datu kopu. Šādā gadījumā nekādi adaptācijas procesi nav nepieciešami. Tomēr šādi gadījumi ir salīdzinoši reti un </w:t>
      </w:r>
      <w:r w:rsidR="00780B1F">
        <w:t>funkcionējošam</w:t>
      </w:r>
      <w:r w:rsidR="0006479A">
        <w:t xml:space="preserve"> datu maģistrāles līmenim </w:t>
      </w:r>
      <w:r w:rsidR="003C610A">
        <w:t xml:space="preserve">lielākoties </w:t>
      </w:r>
      <w:r w:rsidR="0006479A">
        <w:t>jau ir piesaistītas kādas datu kopas.</w:t>
      </w:r>
    </w:p>
    <w:p w14:paraId="014D4A7B" w14:textId="77777777" w:rsidR="00B74222" w:rsidRDefault="00B74222" w:rsidP="00E92A11">
      <w:pPr>
        <w:pStyle w:val="Teksts"/>
      </w:pPr>
    </w:p>
    <w:p w14:paraId="070797B7" w14:textId="67B77E27" w:rsidR="002B18FD" w:rsidRDefault="00BD6BB4" w:rsidP="002B18FD">
      <w:pPr>
        <w:pStyle w:val="Teksts"/>
        <w:ind w:firstLine="0"/>
        <w:jc w:val="center"/>
      </w:pPr>
      <w:r>
        <w:rPr>
          <w:noProof/>
        </w:rPr>
        <w:drawing>
          <wp:inline distT="0" distB="0" distL="0" distR="0" wp14:anchorId="056F7F81" wp14:editId="241B2F7E">
            <wp:extent cx="5041127" cy="3447426"/>
            <wp:effectExtent l="0" t="0" r="7620" b="635"/>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hl_deletion.png"/>
                    <pic:cNvPicPr/>
                  </pic:nvPicPr>
                  <pic:blipFill>
                    <a:blip r:embed="rId30">
                      <a:extLst>
                        <a:ext uri="{28A0092B-C50C-407E-A947-70E740481C1C}">
                          <a14:useLocalDpi xmlns:a14="http://schemas.microsoft.com/office/drawing/2010/main" val="0"/>
                        </a:ext>
                      </a:extLst>
                    </a:blip>
                    <a:stretch>
                      <a:fillRect/>
                    </a:stretch>
                  </pic:blipFill>
                  <pic:spPr>
                    <a:xfrm>
                      <a:off x="0" y="0"/>
                      <a:ext cx="5071238" cy="3468018"/>
                    </a:xfrm>
                    <a:prstGeom prst="rect">
                      <a:avLst/>
                    </a:prstGeom>
                  </pic:spPr>
                </pic:pic>
              </a:graphicData>
            </a:graphic>
          </wp:inline>
        </w:drawing>
      </w:r>
    </w:p>
    <w:p w14:paraId="4D26B9D4" w14:textId="2BF5F254" w:rsidR="002B18FD" w:rsidRDefault="009D7378" w:rsidP="002B18FD">
      <w:pPr>
        <w:pStyle w:val="attlavirsraksts"/>
      </w:pPr>
      <w:bookmarkStart w:id="511" w:name="_Ref38463881"/>
      <w:r>
        <w:rPr>
          <w:b w:val="0"/>
          <w:bCs/>
          <w:i/>
          <w:iCs/>
        </w:rPr>
        <w:t>3.11</w:t>
      </w:r>
      <w:r w:rsidR="002B18FD" w:rsidRPr="002B18FD">
        <w:rPr>
          <w:b w:val="0"/>
          <w:bCs/>
          <w:i/>
          <w:iCs/>
        </w:rPr>
        <w:t>. att.</w:t>
      </w:r>
      <w:bookmarkEnd w:id="511"/>
      <w:r w:rsidR="002B18FD" w:rsidRPr="002B18FD">
        <w:rPr>
          <w:b w:val="0"/>
          <w:bCs/>
          <w:i/>
          <w:iCs/>
        </w:rPr>
        <w:t xml:space="preserve"> </w:t>
      </w:r>
      <w:r w:rsidR="002B18FD">
        <w:t>Datu maģistrāles līmeņa dzēšanas peldceliņu diagramma</w:t>
      </w:r>
    </w:p>
    <w:p w14:paraId="2EC12B76" w14:textId="77777777" w:rsidR="003B3004" w:rsidRPr="0005699C" w:rsidRDefault="003B3004" w:rsidP="003B3004">
      <w:pPr>
        <w:pStyle w:val="Teksts"/>
      </w:pPr>
    </w:p>
    <w:p w14:paraId="14E1FEF8" w14:textId="1D3B685B" w:rsidR="002B18FD" w:rsidRDefault="002B18FD" w:rsidP="00717E0E">
      <w:pPr>
        <w:pStyle w:val="Teksts"/>
      </w:pPr>
      <w:r>
        <w:t xml:space="preserve">Datu maģistrāles līmeņa dzēšanas procesā (skat. att. </w:t>
      </w:r>
      <w:r w:rsidRPr="002B18FD">
        <w:fldChar w:fldCharType="begin"/>
      </w:r>
      <w:r w:rsidRPr="002B18FD">
        <w:instrText xml:space="preserve"> REF _Ref38463881 \h  \* MERGEFORMAT </w:instrText>
      </w:r>
      <w:r w:rsidRPr="002B18FD">
        <w:fldChar w:fldCharType="separate"/>
      </w:r>
      <w:r w:rsidR="009D7378" w:rsidRPr="009D7378">
        <w:t>3.11.</w:t>
      </w:r>
      <w:r w:rsidRPr="002B18FD">
        <w:fldChar w:fldCharType="end"/>
      </w:r>
      <w:r w:rsidR="009D7378">
        <w:t xml:space="preserve"> </w:t>
      </w:r>
      <w:r>
        <w:t>) iesaistīti arī automātiskie nosacījumi, kuru pārbaudei nav nepieciešama izstrādātāja iejaukšanās</w:t>
      </w:r>
      <w:r w:rsidR="00567B42">
        <w:t xml:space="preserve"> – automātiski iespējams pārbaudīt, vai datu maģistrāles līmenim piesaistītas kādas datu kopas, kā arī vai šīs datu kopas ir pieejamas</w:t>
      </w:r>
      <w:r>
        <w:t xml:space="preserve">. </w:t>
      </w:r>
      <w:r w:rsidR="00E07AB7">
        <w:t xml:space="preserve">Ar raustīto līniju </w:t>
      </w:r>
      <w:r w:rsidR="00670360">
        <w:t>apzīmēta</w:t>
      </w:r>
      <w:r w:rsidR="00B74222">
        <w:t xml:space="preserve"> datu avota dzēšana (s</w:t>
      </w:r>
      <w:r w:rsidR="00E07AB7">
        <w:t>kat</w:t>
      </w:r>
      <w:r w:rsidR="00B74222">
        <w:t>.</w:t>
      </w:r>
      <w:r w:rsidR="00E07AB7">
        <w:t xml:space="preserve"> </w:t>
      </w:r>
      <w:r w:rsidR="00780B1F">
        <w:t xml:space="preserve">nodaļu </w:t>
      </w:r>
      <w:r w:rsidR="00780B1F">
        <w:fldChar w:fldCharType="begin"/>
      </w:r>
      <w:r w:rsidR="00780B1F">
        <w:instrText xml:space="preserve"> REF _Ref38619042 \r \h </w:instrText>
      </w:r>
      <w:r w:rsidR="00780B1F">
        <w:fldChar w:fldCharType="separate"/>
      </w:r>
      <w:r w:rsidR="009D7378">
        <w:t>3.3.6</w:t>
      </w:r>
      <w:r w:rsidR="00780B1F">
        <w:fldChar w:fldCharType="end"/>
      </w:r>
      <w:r w:rsidR="00780B1F">
        <w:t>.</w:t>
      </w:r>
      <w:r w:rsidR="00B74222">
        <w:t>).</w:t>
      </w:r>
    </w:p>
    <w:p w14:paraId="4D1AC3E6" w14:textId="16DA34C2" w:rsidR="006D278B" w:rsidRDefault="006D278B">
      <w:pPr>
        <w:spacing w:after="200" w:line="276" w:lineRule="auto"/>
        <w:rPr>
          <w:szCs w:val="28"/>
        </w:rPr>
      </w:pPr>
      <w:r>
        <w:br w:type="page"/>
      </w:r>
    </w:p>
    <w:p w14:paraId="6B61AB45" w14:textId="18C4ED15" w:rsidR="0010434F" w:rsidRDefault="00865FCC" w:rsidP="0010434F">
      <w:pPr>
        <w:pStyle w:val="nodaasvirsraksts"/>
      </w:pPr>
      <w:bookmarkStart w:id="512" w:name="_Toc41169724"/>
      <w:r>
        <w:lastRenderedPageBreak/>
        <w:t>Rezultāti</w:t>
      </w:r>
      <w:bookmarkEnd w:id="512"/>
    </w:p>
    <w:p w14:paraId="6D357048" w14:textId="677494D0" w:rsidR="0010434F" w:rsidRDefault="005B3FEA" w:rsidP="005B3FEA">
      <w:pPr>
        <w:pStyle w:val="Teksts"/>
      </w:pPr>
      <w:r>
        <w:t>Darba gaitā izpildīti visi sākotnēji izvirzītie darba uzdevumi. Vispirms izanalizēta pieejamā teorētiskā literatūra par datu noliktavām, to arhitektūru un veidiem, kā arī tajās izmantotajiem ETL procesiem. Datu noliktavu pielietojuma kontekstā izpētīta un apkopota informācija par lielajiem datiem un to svarīgākajām raksturiezīmēm.</w:t>
      </w:r>
    </w:p>
    <w:p w14:paraId="56BE6E55" w14:textId="2CF277E0" w:rsidR="005B3FEA" w:rsidRDefault="005B3FEA" w:rsidP="005B3FEA">
      <w:pPr>
        <w:pStyle w:val="Teksts"/>
      </w:pPr>
      <w:r>
        <w:t>Datu avotu evolūcijas kontekstā pētīta un analizēta esoša sistēma, k</w:t>
      </w:r>
      <w:r w:rsidR="007977B7">
        <w:t>urā iekļauti algoritmi dažādu evolūcijas rezultātā radušos izmaiņu atklāšanai. Darbā aprakstīta sistēmas arhitektūra, īpašu uzmanību pievēršot tajā iekļautajai adaptācijas komponentei, kas izvirzīta par pamatu neviendabīgu integrētu datu avotu evolūcijas apstrādes mehānisma izstrādei.</w:t>
      </w:r>
    </w:p>
    <w:p w14:paraId="6CED96A0" w14:textId="79F1F375" w:rsidR="007977B7" w:rsidRPr="005B3FEA" w:rsidRDefault="007977B7" w:rsidP="005B3FEA">
      <w:pPr>
        <w:pStyle w:val="Teksts"/>
      </w:pPr>
      <w:r>
        <w:t>Balstoties uz esošās sistēmas datu bāzes struktūr</w:t>
      </w:r>
      <w:r w:rsidR="00842E02">
        <w:t>as</w:t>
      </w:r>
      <w:r>
        <w:t>, kā arī pastāvošo metadatu glabāšanas mehānismu, izstrādāts risinājums, kas paredzēts datu avotu evolūcijas rezultātā radušos izmaiņu adaptācijai sistēm</w:t>
      </w:r>
      <w:r w:rsidR="007124B4">
        <w:t>as metadatos</w:t>
      </w:r>
      <w:r>
        <w:t>. Izstrādāta datu bāzes struktūra izmaiņu adaptācijas procesā radušos metadatu glabāšanai, kā arī datu atlases vaicājumi un procedūras pašas izmaiņu adaptācijas veikšanai. Reāli notikušām datu avotu izmaiņām sastādīti pilni izmaiņu adaptācijas scenāriji, kas sastāv gan no automātiski izpildām</w:t>
      </w:r>
      <w:r w:rsidR="00D03EA8">
        <w:t>as funkcionalitātes (procedūru formā), gan manuāli veicamiem norādījumiem (veicamās darbības apraksta formā).</w:t>
      </w:r>
      <w:r w:rsidR="00C14DA9">
        <w:t xml:space="preserve"> Izstrādātais risinājums ir universāls, tāpēc tas izmantojams arī nākotnē jaunu izmaiņu veidu adaptācijas scenāriju glabāšanai un adaptēšanai sistēmas metadatos.</w:t>
      </w:r>
    </w:p>
    <w:p w14:paraId="555C2F5E" w14:textId="77777777" w:rsidR="005B3FEA" w:rsidRDefault="005B3FEA" w:rsidP="007F6674">
      <w:pPr>
        <w:pStyle w:val="Teksts"/>
      </w:pPr>
    </w:p>
    <w:p w14:paraId="3C155BF7" w14:textId="1A75F9AF" w:rsidR="0010434F" w:rsidRDefault="0010434F">
      <w:pPr>
        <w:spacing w:after="200" w:line="276" w:lineRule="auto"/>
        <w:rPr>
          <w:b/>
          <w:caps/>
          <w:sz w:val="28"/>
          <w:szCs w:val="28"/>
        </w:rPr>
      </w:pPr>
      <w:r>
        <w:br w:type="page"/>
      </w:r>
    </w:p>
    <w:p w14:paraId="3AF87814" w14:textId="483966B2" w:rsidR="0010434F" w:rsidRDefault="00865FCC" w:rsidP="0010434F">
      <w:pPr>
        <w:pStyle w:val="nodaasvirsraksts"/>
      </w:pPr>
      <w:bookmarkStart w:id="513" w:name="_Toc41169725"/>
      <w:r>
        <w:lastRenderedPageBreak/>
        <w:t>Secinājumi</w:t>
      </w:r>
      <w:bookmarkEnd w:id="513"/>
    </w:p>
    <w:p w14:paraId="1A64CEC7" w14:textId="797E7E32" w:rsidR="00650B0B" w:rsidRDefault="00650B0B" w:rsidP="00650B0B">
      <w:pPr>
        <w:pStyle w:val="Teksts"/>
      </w:pPr>
      <w:r>
        <w:t>Datu noliktavu jēdziens attīstījies līdz ar lielu datu plūsmu parādīšanos tehnoloģiju vidē. Šie dati tika uzkrāti, bet arvien vairāk tika novērotas dažādas "zirnekļa tīkla" vides, kuras bija grūti pārvaldīt. Lai strukturizētu iegūto informāciju, stratēģisku lēmumu pieņemšanai nepieciešamā informācija tika glabāta atsevišķā datu noliktavā, kuras aizpildīšanai izmantoti ETL procesi. Drīz vien, līdz ar esošo iespēju efektīvi un ātri uzkrāt un pārvaldīt datus, tika ieviests lielo datu jēdziens. Taču, ņemot vērā lielo datu apjomu, dažādību un ātrumu, izkristalizējušās neviendabīgu integrētu datu avotu evolūcijas problēmas.</w:t>
      </w:r>
    </w:p>
    <w:p w14:paraId="285D758C" w14:textId="58A8FF88" w:rsidR="00650B0B" w:rsidRDefault="00650B0B" w:rsidP="00650B0B">
      <w:pPr>
        <w:pStyle w:val="Teksts"/>
      </w:pPr>
      <w:r>
        <w:t>Bakalaura darba ietvaros izpētīta esoša datu avotu evolūcijas sistēma. Šī sistēma iekļauj datu ieguvi no dažādiem avotiem, kā arī ETL procesus datu pārveidošanai vienotā struktūrā, lai tos būtu iespējams ievietot datu noliktavā. Sistēmas darbība balstīta uz metadatiem, kas tiek glabāti par katru saņemto informācijas vienību un tās transformāciju integrācijai datu noliktavā.</w:t>
      </w:r>
    </w:p>
    <w:p w14:paraId="247339C1" w14:textId="25E05BC2" w:rsidR="00650B0B" w:rsidRDefault="00650B0B" w:rsidP="00650B0B">
      <w:pPr>
        <w:pStyle w:val="Teksts"/>
      </w:pPr>
      <w:r>
        <w:t>Lai nodrošinātu neviendabīgu integrētu datu avotu izmaiņu adaptāciju sistēm</w:t>
      </w:r>
      <w:r w:rsidR="00F85B60">
        <w:t>as metdatos</w:t>
      </w:r>
      <w:r>
        <w:t>, izstrādāts risinājums, kas papildina esošo metadatu glabāšanas shēmu ar papildus datu bāzes struktūru un funkcionalitāti. Minētā struktūra nodrošina adaptācijas scenāriju glabāšanu, kā arī adaptācijas procesa monitoringu, taču funkcionalitāte - adaptācijas soļu izpildi. Izmaiņu adaptācijas scenāriji izstrādāti reāli notikušām izmaiņām.</w:t>
      </w:r>
    </w:p>
    <w:p w14:paraId="737B55EF" w14:textId="6A3AAB55" w:rsidR="00650B0B" w:rsidRDefault="00650B0B" w:rsidP="00650B0B">
      <w:pPr>
        <w:pStyle w:val="Teksts"/>
      </w:pPr>
      <w:r>
        <w:t>Darbā izvirzītais mērķis ir sasniegts - atrasts risinājums, kā apstrādāt neviendabīgu integrētu datu avotu evolūcijas rezultātā radušās izmaiņas un adaptēt tās sistēmā.  Mērķis sasniegts, veicot izvirzīto uzdevumu izpildi.</w:t>
      </w:r>
    </w:p>
    <w:p w14:paraId="771384FC" w14:textId="2AB6E3A8" w:rsidR="0010434F" w:rsidRDefault="00650B0B" w:rsidP="00650B0B">
      <w:pPr>
        <w:pStyle w:val="Teksts"/>
      </w:pPr>
      <w:r>
        <w:t xml:space="preserve">Darbā sasniegtais rezultāts izmantojams gan kā esošās sistēmas papildinājums, gan kā </w:t>
      </w:r>
      <w:r w:rsidR="00C14DA9">
        <w:t xml:space="preserve">universāls </w:t>
      </w:r>
      <w:r>
        <w:t>konceptuāls piemērs citu līdzīgu sistēmu papildināšanai ar šādu izmaiņu adaptācijas komponenti. Turpmāk plānots attīstīt sistēmu, iekļaujot visu iespējmo datu avotu izmaiņu veidu adaptācijas scenāriju realizāciju</w:t>
      </w:r>
      <w:r w:rsidR="00C14DA9">
        <w:t>.</w:t>
      </w:r>
    </w:p>
    <w:p w14:paraId="642E624B" w14:textId="627DB0B5" w:rsidR="0010434F" w:rsidRDefault="0010434F">
      <w:pPr>
        <w:spacing w:after="200" w:line="276" w:lineRule="auto"/>
        <w:rPr>
          <w:b/>
          <w:caps/>
          <w:sz w:val="28"/>
          <w:szCs w:val="28"/>
        </w:rPr>
      </w:pPr>
      <w:r>
        <w:br w:type="page"/>
      </w:r>
    </w:p>
    <w:p w14:paraId="0AF10B50" w14:textId="5D0D8127" w:rsidR="0010434F" w:rsidRDefault="00865FCC" w:rsidP="0010434F">
      <w:pPr>
        <w:pStyle w:val="nodaasvirsraksts"/>
      </w:pPr>
      <w:bookmarkStart w:id="514" w:name="_Hlk40201792"/>
      <w:bookmarkStart w:id="515" w:name="_Toc41169726"/>
      <w:r>
        <w:lastRenderedPageBreak/>
        <w:t>Izmantotā literatūra un avoti</w:t>
      </w:r>
      <w:bookmarkEnd w:id="515"/>
    </w:p>
    <w:p w14:paraId="40398F03" w14:textId="5112740B" w:rsidR="004E6CA7" w:rsidRPr="004E6CA7" w:rsidRDefault="004E6CA7" w:rsidP="002E0CE2">
      <w:pPr>
        <w:pStyle w:val="Teksts"/>
        <w:numPr>
          <w:ilvl w:val="0"/>
          <w:numId w:val="27"/>
        </w:numPr>
        <w:spacing w:after="240"/>
        <w:ind w:left="425"/>
        <w:rPr>
          <w:rStyle w:val="Hyperlink"/>
          <w:color w:val="auto"/>
        </w:rPr>
      </w:pPr>
      <w:bookmarkStart w:id="516" w:name="_Ref40257662"/>
      <w:bookmarkEnd w:id="514"/>
      <w:r w:rsidRPr="009F5F58">
        <w:rPr>
          <w:rStyle w:val="Hyperlink"/>
          <w:color w:val="auto"/>
          <w:u w:val="none"/>
        </w:rPr>
        <w:t>Akadēmiskā terminu datubāze “</w:t>
      </w:r>
      <w:r w:rsidRPr="004E6CA7">
        <w:rPr>
          <w:rStyle w:val="Hyperlink"/>
          <w:b/>
          <w:bCs/>
          <w:i/>
          <w:iCs/>
          <w:color w:val="auto"/>
          <w:u w:val="none"/>
        </w:rPr>
        <w:t>AkadTerm</w:t>
      </w:r>
      <w:r w:rsidRPr="009F5F58">
        <w:rPr>
          <w:rStyle w:val="Hyperlink"/>
          <w:color w:val="auto"/>
          <w:u w:val="none"/>
        </w:rPr>
        <w:t xml:space="preserve">”. [Tiešsaiste] – [Pārbaudīts 08.05.2020]. Pieejams: </w:t>
      </w:r>
      <w:hyperlink r:id="rId31" w:history="1">
        <w:r w:rsidRPr="004E6CA7">
          <w:rPr>
            <w:rStyle w:val="Hyperlink"/>
            <w:color w:val="auto"/>
          </w:rPr>
          <w:t>http://termini.lza.lv/term.php</w:t>
        </w:r>
      </w:hyperlink>
      <w:bookmarkEnd w:id="516"/>
    </w:p>
    <w:p w14:paraId="4BFAB7FE" w14:textId="30515DF1" w:rsidR="004E6CA7" w:rsidRDefault="004E6CA7" w:rsidP="002E0CE2">
      <w:pPr>
        <w:pStyle w:val="Teksts"/>
        <w:numPr>
          <w:ilvl w:val="0"/>
          <w:numId w:val="27"/>
        </w:numPr>
        <w:spacing w:after="240"/>
        <w:ind w:left="425"/>
      </w:pPr>
      <w:bookmarkStart w:id="517" w:name="_Ref40258416"/>
      <w:r w:rsidRPr="009F5F58">
        <w:rPr>
          <w:b/>
          <w:bCs/>
        </w:rPr>
        <w:t>Alfredo Cuzzocrea, Laura Puglisi</w:t>
      </w:r>
      <w:r w:rsidRPr="009F5F58">
        <w:t>, “</w:t>
      </w:r>
      <w:r w:rsidRPr="009F5F58">
        <w:rPr>
          <w:i/>
          <w:iCs/>
        </w:rPr>
        <w:t>Encyclopedia of Information Science and Technology, Third Edition</w:t>
      </w:r>
      <w:r w:rsidRPr="009F5F58">
        <w:t>”, IGI Global (2015)</w:t>
      </w:r>
      <w:bookmarkEnd w:id="517"/>
    </w:p>
    <w:p w14:paraId="7CC0D261" w14:textId="77777777" w:rsidR="004E6CA7" w:rsidRPr="009F5F58" w:rsidRDefault="004E6CA7" w:rsidP="002E0CE2">
      <w:pPr>
        <w:pStyle w:val="Teksts"/>
        <w:numPr>
          <w:ilvl w:val="0"/>
          <w:numId w:val="27"/>
        </w:numPr>
        <w:ind w:left="419" w:hanging="357"/>
      </w:pPr>
      <w:bookmarkStart w:id="518" w:name="_Ref40257826"/>
      <w:bookmarkStart w:id="519" w:name="_Hlk40256642"/>
      <w:r w:rsidRPr="009F5F58">
        <w:rPr>
          <w:b/>
          <w:bCs/>
        </w:rPr>
        <w:t>Amber Lee Dennis</w:t>
      </w:r>
      <w:r w:rsidRPr="009F5F58">
        <w:t>, “</w:t>
      </w:r>
      <w:r w:rsidRPr="009F5F58">
        <w:rPr>
          <w:i/>
          <w:iCs/>
        </w:rPr>
        <w:t>The Data Warehouse: From the Past to the Present</w:t>
      </w:r>
      <w:r w:rsidRPr="009F5F58">
        <w:t>” (2017). [Tiešsaiste] – [Pārbaudīts 27.04.2020]</w:t>
      </w:r>
      <w:bookmarkEnd w:id="518"/>
    </w:p>
    <w:p w14:paraId="3C8DA3C5" w14:textId="037F4F3B" w:rsidR="004E6CA7" w:rsidRPr="004E6CA7" w:rsidRDefault="004E6CA7" w:rsidP="002E0CE2">
      <w:pPr>
        <w:pStyle w:val="Teksts"/>
        <w:spacing w:after="240"/>
        <w:ind w:left="425" w:firstLine="0"/>
        <w:rPr>
          <w:rStyle w:val="Hyperlink"/>
          <w:color w:val="auto"/>
        </w:rPr>
      </w:pPr>
      <w:r w:rsidRPr="009F5F58">
        <w:t xml:space="preserve">Pieejams: </w:t>
      </w:r>
      <w:hyperlink r:id="rId32" w:history="1">
        <w:r w:rsidRPr="004E6CA7">
          <w:rPr>
            <w:rStyle w:val="Hyperlink"/>
            <w:color w:val="auto"/>
          </w:rPr>
          <w:t>https://www.dataversity.net/data-warehouse-past-present/</w:t>
        </w:r>
      </w:hyperlink>
      <w:bookmarkEnd w:id="519"/>
    </w:p>
    <w:p w14:paraId="4C710DC3" w14:textId="773C9756" w:rsidR="004E6CA7" w:rsidRPr="009F5F58" w:rsidRDefault="004E6CA7" w:rsidP="002E0CE2">
      <w:pPr>
        <w:pStyle w:val="Teksts"/>
        <w:numPr>
          <w:ilvl w:val="0"/>
          <w:numId w:val="27"/>
        </w:numPr>
        <w:spacing w:after="240"/>
        <w:ind w:left="425"/>
      </w:pPr>
      <w:bookmarkStart w:id="520" w:name="_Ref40258104"/>
      <w:r w:rsidRPr="009F5F58">
        <w:rPr>
          <w:rStyle w:val="Hyperlink"/>
          <w:color w:val="auto"/>
          <w:u w:val="none"/>
        </w:rPr>
        <w:t>“</w:t>
      </w:r>
      <w:r w:rsidRPr="009F5F58">
        <w:rPr>
          <w:rStyle w:val="Hyperlink"/>
          <w:i/>
          <w:iCs/>
          <w:color w:val="auto"/>
          <w:u w:val="none"/>
        </w:rPr>
        <w:t>Big Data Now: 2012 Edition</w:t>
      </w:r>
      <w:r w:rsidRPr="009F5F58">
        <w:rPr>
          <w:rStyle w:val="Hyperlink"/>
          <w:color w:val="auto"/>
          <w:u w:val="none"/>
        </w:rPr>
        <w:t>”, O’Reilly Media, Inc. (2012)</w:t>
      </w:r>
      <w:bookmarkEnd w:id="520"/>
    </w:p>
    <w:p w14:paraId="19D2C0BF" w14:textId="77777777" w:rsidR="004E6CA7" w:rsidRDefault="004E6CA7" w:rsidP="002E0CE2">
      <w:pPr>
        <w:pStyle w:val="Teksts"/>
        <w:numPr>
          <w:ilvl w:val="0"/>
          <w:numId w:val="27"/>
        </w:numPr>
        <w:spacing w:after="240"/>
        <w:ind w:left="425"/>
      </w:pPr>
      <w:bookmarkStart w:id="521" w:name="_Ref40258232"/>
      <w:r w:rsidRPr="004E6CA7">
        <w:rPr>
          <w:b/>
          <w:bCs/>
        </w:rPr>
        <w:t>Wayne W. Eckerson</w:t>
      </w:r>
      <w:r>
        <w:t>, “The Role of Big Data and Data Warehousing in the Modern Analytics Ecosystem”, Eckerson Group (2018)</w:t>
      </w:r>
      <w:bookmarkEnd w:id="521"/>
    </w:p>
    <w:p w14:paraId="45391749" w14:textId="77777777" w:rsidR="004E6CA7" w:rsidRDefault="004E6CA7" w:rsidP="002E0CE2">
      <w:pPr>
        <w:pStyle w:val="Teksts"/>
        <w:numPr>
          <w:ilvl w:val="0"/>
          <w:numId w:val="27"/>
        </w:numPr>
        <w:spacing w:after="240"/>
        <w:ind w:left="425"/>
      </w:pPr>
      <w:bookmarkStart w:id="522" w:name="_Ref40257552"/>
      <w:r w:rsidRPr="004E6CA7">
        <w:rPr>
          <w:b/>
          <w:bCs/>
        </w:rPr>
        <w:t>Lars George,</w:t>
      </w:r>
      <w:r>
        <w:t xml:space="preserve"> “</w:t>
      </w:r>
      <w:r w:rsidRPr="004E6CA7">
        <w:rPr>
          <w:i/>
          <w:iCs/>
        </w:rPr>
        <w:t>HBase: The Definitive Guide</w:t>
      </w:r>
      <w:r>
        <w:t>”, O’Reilly Media, Inc. (2011)</w:t>
      </w:r>
      <w:bookmarkEnd w:id="522"/>
    </w:p>
    <w:p w14:paraId="3A3F1254" w14:textId="77777777" w:rsidR="004E6CA7" w:rsidRDefault="004E6CA7" w:rsidP="002E0CE2">
      <w:pPr>
        <w:pStyle w:val="Teksts"/>
        <w:numPr>
          <w:ilvl w:val="0"/>
          <w:numId w:val="27"/>
        </w:numPr>
        <w:spacing w:after="240"/>
        <w:ind w:left="425"/>
      </w:pPr>
      <w:bookmarkStart w:id="523" w:name="_Ref40258213"/>
      <w:r w:rsidRPr="004E6CA7">
        <w:rPr>
          <w:b/>
          <w:bCs/>
        </w:rPr>
        <w:t>Judith Hurwitz, Alan Nugent, Dr.Fern Halper, Marcia Kaufman</w:t>
      </w:r>
      <w:r>
        <w:t>, “</w:t>
      </w:r>
      <w:r w:rsidRPr="004E6CA7">
        <w:rPr>
          <w:i/>
          <w:iCs/>
        </w:rPr>
        <w:t>Big Data For Dummies</w:t>
      </w:r>
      <w:r>
        <w:t>”, John Wiley &amp; Sons, Inc. (2013)</w:t>
      </w:r>
      <w:bookmarkEnd w:id="523"/>
    </w:p>
    <w:p w14:paraId="20AEECF2" w14:textId="77777777" w:rsidR="004E6CA7" w:rsidRDefault="004E6CA7" w:rsidP="002E0CE2">
      <w:pPr>
        <w:pStyle w:val="Teksts"/>
        <w:numPr>
          <w:ilvl w:val="0"/>
          <w:numId w:val="27"/>
        </w:numPr>
        <w:spacing w:after="240"/>
        <w:ind w:left="425"/>
      </w:pPr>
      <w:bookmarkStart w:id="524" w:name="_Ref40257721"/>
      <w:r w:rsidRPr="004E6CA7">
        <w:rPr>
          <w:b/>
          <w:bCs/>
        </w:rPr>
        <w:t>William Inmon</w:t>
      </w:r>
      <w:r>
        <w:t>, “</w:t>
      </w:r>
      <w:r w:rsidRPr="004E6CA7">
        <w:rPr>
          <w:i/>
          <w:iCs/>
        </w:rPr>
        <w:t>Building the Data Warehouse, Third Edition</w:t>
      </w:r>
      <w:r>
        <w:t>”, John Wiley &amp; Sons, Inc. (2002) .</w:t>
      </w:r>
      <w:bookmarkEnd w:id="524"/>
    </w:p>
    <w:p w14:paraId="71C4BDE1" w14:textId="77777777" w:rsidR="004E6CA7" w:rsidRDefault="004E6CA7" w:rsidP="002E0CE2">
      <w:pPr>
        <w:pStyle w:val="Teksts"/>
        <w:numPr>
          <w:ilvl w:val="0"/>
          <w:numId w:val="27"/>
        </w:numPr>
        <w:spacing w:after="240"/>
        <w:ind w:left="425"/>
      </w:pPr>
      <w:bookmarkStart w:id="525" w:name="_Ref40257612"/>
      <w:r w:rsidRPr="004E6CA7">
        <w:rPr>
          <w:b/>
          <w:bCs/>
        </w:rPr>
        <w:t>William Inmon, Derek Strauss, Genia Neushloss</w:t>
      </w:r>
      <w:r>
        <w:t>, “</w:t>
      </w:r>
      <w:r w:rsidRPr="004E6CA7">
        <w:rPr>
          <w:i/>
          <w:iCs/>
        </w:rPr>
        <w:t>The Architecture for the Next Generation of Data Warehousing</w:t>
      </w:r>
      <w:r>
        <w:t>”, Morgan Kaufmann Publishers (2010).</w:t>
      </w:r>
      <w:bookmarkEnd w:id="525"/>
      <w:r>
        <w:t xml:space="preserve"> </w:t>
      </w:r>
    </w:p>
    <w:p w14:paraId="23B542E5" w14:textId="77777777" w:rsidR="004E6CA7" w:rsidRDefault="004E6CA7" w:rsidP="002E0CE2">
      <w:pPr>
        <w:pStyle w:val="Teksts"/>
        <w:numPr>
          <w:ilvl w:val="0"/>
          <w:numId w:val="27"/>
        </w:numPr>
        <w:spacing w:after="240"/>
        <w:ind w:left="425"/>
      </w:pPr>
      <w:bookmarkStart w:id="526" w:name="_Ref40258517"/>
      <w:r w:rsidRPr="004E6CA7">
        <w:rPr>
          <w:b/>
          <w:bCs/>
        </w:rPr>
        <w:t>Ahmed Kabiri, Dalila Chiadmi</w:t>
      </w:r>
      <w:r>
        <w:t>, “</w:t>
      </w:r>
      <w:r w:rsidRPr="004E6CA7">
        <w:rPr>
          <w:i/>
          <w:iCs/>
        </w:rPr>
        <w:t>Survey on ETL Processes</w:t>
      </w:r>
      <w:r>
        <w:t>”, Journal of Theoretical and Applied Information Technology (2013)</w:t>
      </w:r>
      <w:bookmarkEnd w:id="526"/>
      <w:r>
        <w:t xml:space="preserve"> </w:t>
      </w:r>
    </w:p>
    <w:p w14:paraId="7BD4233B" w14:textId="77777777" w:rsidR="004E6CA7" w:rsidRDefault="004E6CA7" w:rsidP="002E0CE2">
      <w:pPr>
        <w:pStyle w:val="Teksts"/>
        <w:numPr>
          <w:ilvl w:val="0"/>
          <w:numId w:val="27"/>
        </w:numPr>
        <w:spacing w:after="240"/>
        <w:ind w:left="425"/>
      </w:pPr>
      <w:bookmarkStart w:id="527" w:name="_Ref40257852"/>
      <w:r w:rsidRPr="004E6CA7">
        <w:rPr>
          <w:b/>
          <w:bCs/>
        </w:rPr>
        <w:t>Sean Kelly</w:t>
      </w:r>
      <w:r>
        <w:t>, “</w:t>
      </w:r>
      <w:r w:rsidRPr="004E6CA7">
        <w:rPr>
          <w:i/>
          <w:iCs/>
        </w:rPr>
        <w:t>Data Warehousing in Action</w:t>
      </w:r>
      <w:r>
        <w:t>”, John Wiley &amp; Sons, Inc. (1997)</w:t>
      </w:r>
      <w:bookmarkEnd w:id="527"/>
    </w:p>
    <w:p w14:paraId="145878AF" w14:textId="77777777" w:rsidR="004E6CA7" w:rsidRDefault="004E6CA7" w:rsidP="002E0CE2">
      <w:pPr>
        <w:pStyle w:val="Teksts"/>
        <w:numPr>
          <w:ilvl w:val="0"/>
          <w:numId w:val="27"/>
        </w:numPr>
        <w:spacing w:after="240"/>
        <w:ind w:left="425"/>
      </w:pPr>
      <w:bookmarkStart w:id="528" w:name="_Ref40258051"/>
      <w:r w:rsidRPr="004E6CA7">
        <w:rPr>
          <w:b/>
          <w:bCs/>
        </w:rPr>
        <w:t>Krish Krishnan</w:t>
      </w:r>
      <w:r>
        <w:t>, “</w:t>
      </w:r>
      <w:r w:rsidRPr="004E6CA7">
        <w:rPr>
          <w:i/>
          <w:iCs/>
        </w:rPr>
        <w:t>Data Warehousing in the Age of Big Data</w:t>
      </w:r>
      <w:r>
        <w:t>”, Morgan Kaufmann Publishers (2013)</w:t>
      </w:r>
      <w:bookmarkEnd w:id="528"/>
    </w:p>
    <w:p w14:paraId="211A9AEE" w14:textId="77777777" w:rsidR="004E6CA7" w:rsidRDefault="004E6CA7" w:rsidP="002E0CE2">
      <w:pPr>
        <w:pStyle w:val="Teksts"/>
        <w:numPr>
          <w:ilvl w:val="0"/>
          <w:numId w:val="27"/>
        </w:numPr>
        <w:spacing w:after="240"/>
        <w:ind w:left="425"/>
      </w:pPr>
      <w:bookmarkStart w:id="529" w:name="_Ref40258358"/>
      <w:r w:rsidRPr="004E6CA7">
        <w:rPr>
          <w:b/>
          <w:bCs/>
        </w:rPr>
        <w:t>Felix Naumann</w:t>
      </w:r>
      <w:r>
        <w:t>, “</w:t>
      </w:r>
      <w:r w:rsidRPr="004E6CA7">
        <w:rPr>
          <w:i/>
          <w:iCs/>
        </w:rPr>
        <w:t>Managing ETL processes</w:t>
      </w:r>
      <w:r>
        <w:t>”, Hasso Plattner Institute (2009)</w:t>
      </w:r>
      <w:bookmarkEnd w:id="529"/>
    </w:p>
    <w:p w14:paraId="14B66FA2" w14:textId="77777777" w:rsidR="004E6CA7" w:rsidRDefault="004E6CA7" w:rsidP="006C21AD">
      <w:pPr>
        <w:pStyle w:val="Teksts"/>
        <w:numPr>
          <w:ilvl w:val="0"/>
          <w:numId w:val="27"/>
        </w:numPr>
        <w:ind w:left="419" w:hanging="357"/>
      </w:pPr>
      <w:bookmarkStart w:id="530" w:name="_Ref40257815"/>
      <w:r w:rsidRPr="004E6CA7">
        <w:rPr>
          <w:i/>
          <w:iCs/>
        </w:rPr>
        <w:t>Oracle9i Data Warehousing Guide, Release 2.</w:t>
      </w:r>
      <w:r>
        <w:t xml:space="preserve"> [Tiešsaiste] – [Pārbaudīts 27.04.2020].</w:t>
      </w:r>
      <w:bookmarkEnd w:id="530"/>
      <w:r>
        <w:t xml:space="preserve"> </w:t>
      </w:r>
    </w:p>
    <w:p w14:paraId="3C667810" w14:textId="64153EEB" w:rsidR="004E6CA7" w:rsidRDefault="004E6CA7" w:rsidP="002E0CE2">
      <w:pPr>
        <w:pStyle w:val="Teksts"/>
        <w:spacing w:after="240"/>
        <w:ind w:left="425" w:firstLine="0"/>
      </w:pPr>
      <w:r>
        <w:t>Pieejams: https://docs.oracle.com/cd/B10500_01/server.920/a96520/concept.htm#50413</w:t>
      </w:r>
    </w:p>
    <w:p w14:paraId="0CD2E774" w14:textId="77777777" w:rsidR="004E6CA7" w:rsidRDefault="004E6CA7" w:rsidP="002E0CE2">
      <w:pPr>
        <w:pStyle w:val="Teksts"/>
        <w:numPr>
          <w:ilvl w:val="0"/>
          <w:numId w:val="27"/>
        </w:numPr>
        <w:ind w:left="419" w:hanging="357"/>
      </w:pPr>
      <w:bookmarkStart w:id="531" w:name="_Ref40257768"/>
      <w:r w:rsidRPr="004E6CA7">
        <w:rPr>
          <w:b/>
          <w:bCs/>
        </w:rPr>
        <w:lastRenderedPageBreak/>
        <w:t>Sweety Patel</w:t>
      </w:r>
      <w:r>
        <w:t>, “</w:t>
      </w:r>
      <w:r w:rsidRPr="004E6CA7">
        <w:rPr>
          <w:i/>
          <w:iCs/>
        </w:rPr>
        <w:t>What is Data Warehouse?</w:t>
      </w:r>
      <w:r>
        <w:t>”, Department of Computer Science, Fairleigh Dickinson University (2012). [Tiešsaiste] – [pārbaudīts 27.04.2020]</w:t>
      </w:r>
      <w:bookmarkEnd w:id="531"/>
    </w:p>
    <w:p w14:paraId="4218D10F" w14:textId="77777777" w:rsidR="004E6CA7" w:rsidRPr="004E6CA7" w:rsidRDefault="004E6CA7" w:rsidP="002E0CE2">
      <w:pPr>
        <w:pStyle w:val="Teksts"/>
        <w:spacing w:after="240"/>
        <w:ind w:left="425" w:firstLine="0"/>
        <w:rPr>
          <w:u w:val="single"/>
        </w:rPr>
      </w:pPr>
      <w:r>
        <w:t xml:space="preserve">Pieejams: </w:t>
      </w:r>
      <w:r w:rsidRPr="004E6CA7">
        <w:rPr>
          <w:u w:val="single"/>
        </w:rPr>
        <w:t>https://www.omicsonline.org/open-access/what-is-data-warehouse-2277-1891-1000117.php?aid=12878</w:t>
      </w:r>
    </w:p>
    <w:p w14:paraId="4D18FEB8" w14:textId="008DF75A" w:rsidR="004E6CA7" w:rsidRDefault="22F6A669" w:rsidP="002E0CE2">
      <w:pPr>
        <w:pStyle w:val="Teksts"/>
        <w:numPr>
          <w:ilvl w:val="0"/>
          <w:numId w:val="27"/>
        </w:numPr>
        <w:spacing w:after="240"/>
        <w:ind w:left="425"/>
      </w:pPr>
      <w:bookmarkStart w:id="532" w:name="_Ref40257802"/>
      <w:r w:rsidRPr="22F6A669">
        <w:rPr>
          <w:b/>
          <w:bCs/>
        </w:rPr>
        <w:t>Paulraj Ponniah</w:t>
      </w:r>
      <w:r>
        <w:t>, “</w:t>
      </w:r>
      <w:r w:rsidRPr="22F6A669">
        <w:rPr>
          <w:i/>
          <w:iCs/>
        </w:rPr>
        <w:t>Data warehousing Fundamentals for IT Profes</w:t>
      </w:r>
      <w:ins w:id="533" w:author="Alise Maru" w:date="2020-05-23T10:16:00Z">
        <w:r w:rsidRPr="22F6A669">
          <w:rPr>
            <w:i/>
            <w:iCs/>
          </w:rPr>
          <w:t>s</w:t>
        </w:r>
      </w:ins>
      <w:r w:rsidRPr="22F6A669">
        <w:rPr>
          <w:i/>
          <w:iCs/>
        </w:rPr>
        <w:t>ionals, Second Edition</w:t>
      </w:r>
      <w:r>
        <w:t>”, John Wiley &amp; Sons, Inc. (2010)</w:t>
      </w:r>
      <w:bookmarkEnd w:id="532"/>
    </w:p>
    <w:p w14:paraId="52F0C39E" w14:textId="77777777" w:rsidR="004E6CA7" w:rsidRDefault="004E6CA7" w:rsidP="002E0CE2">
      <w:pPr>
        <w:pStyle w:val="Teksts"/>
        <w:numPr>
          <w:ilvl w:val="0"/>
          <w:numId w:val="27"/>
        </w:numPr>
        <w:spacing w:after="240"/>
        <w:ind w:left="425"/>
      </w:pPr>
      <w:bookmarkStart w:id="534" w:name="_Ref40258379"/>
      <w:r w:rsidRPr="004E6CA7">
        <w:rPr>
          <w:b/>
          <w:bCs/>
        </w:rPr>
        <w:t>Erhard Rahm, Hong Hai Do</w:t>
      </w:r>
      <w:r>
        <w:t>, “</w:t>
      </w:r>
      <w:r w:rsidRPr="004E6CA7">
        <w:rPr>
          <w:i/>
          <w:iCs/>
        </w:rPr>
        <w:t>Data cleaning: Problems and Current Approaches</w:t>
      </w:r>
      <w:r>
        <w:t>”, Bulletin of the Technical Committee on Data Engineering (2000)</w:t>
      </w:r>
      <w:bookmarkEnd w:id="534"/>
    </w:p>
    <w:p w14:paraId="798D5804" w14:textId="77777777" w:rsidR="004E6CA7" w:rsidRDefault="004E6CA7" w:rsidP="002E0CE2">
      <w:pPr>
        <w:pStyle w:val="Teksts"/>
        <w:numPr>
          <w:ilvl w:val="0"/>
          <w:numId w:val="27"/>
        </w:numPr>
        <w:spacing w:after="240"/>
        <w:ind w:left="425"/>
      </w:pPr>
      <w:bookmarkStart w:id="535" w:name="_Ref40257626"/>
      <w:r w:rsidRPr="004E6CA7">
        <w:rPr>
          <w:b/>
          <w:bCs/>
        </w:rPr>
        <w:t>Stefano Rizzi, Matteo Golfarelli</w:t>
      </w:r>
      <w:r>
        <w:t>, “</w:t>
      </w:r>
      <w:r w:rsidRPr="004E6CA7">
        <w:rPr>
          <w:i/>
          <w:iCs/>
        </w:rPr>
        <w:t>Data Warehouse Design: Modern Principles and Methodologies</w:t>
      </w:r>
      <w:r>
        <w:t>”, McGraw Hill Professional (2009).</w:t>
      </w:r>
      <w:bookmarkEnd w:id="535"/>
    </w:p>
    <w:p w14:paraId="460F2987" w14:textId="0ACC3A51" w:rsidR="004E6CA7" w:rsidRDefault="004E6CA7" w:rsidP="002E0CE2">
      <w:pPr>
        <w:pStyle w:val="Teksts"/>
        <w:numPr>
          <w:ilvl w:val="0"/>
          <w:numId w:val="27"/>
        </w:numPr>
        <w:spacing w:after="240"/>
        <w:ind w:left="425"/>
      </w:pPr>
      <w:bookmarkStart w:id="536" w:name="_Ref40258221"/>
      <w:r w:rsidRPr="004E6CA7">
        <w:rPr>
          <w:b/>
          <w:bCs/>
        </w:rPr>
        <w:t>Leo Willyanto Santoso, Yulia</w:t>
      </w:r>
      <w:r>
        <w:t>, “</w:t>
      </w:r>
      <w:r w:rsidRPr="004E6CA7">
        <w:rPr>
          <w:i/>
          <w:iCs/>
        </w:rPr>
        <w:t>Data Warehouse with Big Data Technology for Higher Education</w:t>
      </w:r>
      <w:r>
        <w:t>”, 4th Information Systems International Conference (2017)</w:t>
      </w:r>
      <w:bookmarkEnd w:id="536"/>
    </w:p>
    <w:p w14:paraId="4FA146BB" w14:textId="77777777" w:rsidR="004E6CA7" w:rsidRDefault="004E6CA7" w:rsidP="002E0CE2">
      <w:pPr>
        <w:pStyle w:val="Teksts"/>
        <w:numPr>
          <w:ilvl w:val="0"/>
          <w:numId w:val="27"/>
        </w:numPr>
        <w:spacing w:after="240"/>
        <w:ind w:left="425"/>
      </w:pPr>
      <w:bookmarkStart w:id="537" w:name="_Ref40257540"/>
      <w:r w:rsidRPr="004E6CA7">
        <w:rPr>
          <w:b/>
          <w:bCs/>
        </w:rPr>
        <w:t>K. Shvachko, H. Kuang, S. Radia, R. Chansler</w:t>
      </w:r>
      <w:r>
        <w:t>, “</w:t>
      </w:r>
      <w:r w:rsidRPr="004E6CA7">
        <w:rPr>
          <w:i/>
          <w:iCs/>
        </w:rPr>
        <w:t>The Hadoop Distributed File System</w:t>
      </w:r>
      <w:r>
        <w:t>”, IEEE 26th Symposium on Mass Storage Systems and Technologies (2010)</w:t>
      </w:r>
      <w:bookmarkEnd w:id="537"/>
    </w:p>
    <w:p w14:paraId="79234D65" w14:textId="77777777" w:rsidR="004E6CA7" w:rsidRDefault="004E6CA7" w:rsidP="002E0CE2">
      <w:pPr>
        <w:pStyle w:val="Teksts"/>
        <w:numPr>
          <w:ilvl w:val="0"/>
          <w:numId w:val="27"/>
        </w:numPr>
        <w:spacing w:after="240"/>
        <w:ind w:left="425"/>
      </w:pPr>
      <w:bookmarkStart w:id="538" w:name="_Ref40258689"/>
      <w:r w:rsidRPr="004E6CA7">
        <w:rPr>
          <w:b/>
          <w:bCs/>
        </w:rPr>
        <w:t>Darja Solodovnikova, Laila Niedrite</w:t>
      </w:r>
      <w:r>
        <w:t>, “</w:t>
      </w:r>
      <w:r w:rsidRPr="004E6CA7">
        <w:rPr>
          <w:i/>
          <w:iCs/>
        </w:rPr>
        <w:t>Change Discovery in Heterogeneous Data Sources of a Data Warehouse</w:t>
      </w:r>
      <w:r>
        <w:t>”, 14th International Baltic Conference on Databases and Information Systems (2020)</w:t>
      </w:r>
      <w:bookmarkEnd w:id="538"/>
    </w:p>
    <w:p w14:paraId="5A5D173F" w14:textId="77777777" w:rsidR="004E6CA7" w:rsidRDefault="004E6CA7" w:rsidP="002E0CE2">
      <w:pPr>
        <w:pStyle w:val="Teksts"/>
        <w:numPr>
          <w:ilvl w:val="0"/>
          <w:numId w:val="27"/>
        </w:numPr>
        <w:spacing w:after="240"/>
        <w:ind w:left="425"/>
      </w:pPr>
      <w:bookmarkStart w:id="539" w:name="_Ref40257578"/>
      <w:r w:rsidRPr="004E6CA7">
        <w:rPr>
          <w:b/>
          <w:bCs/>
        </w:rPr>
        <w:t>Darja Solodovnikova, Laila Niedrite</w:t>
      </w:r>
      <w:r>
        <w:t>,  “</w:t>
      </w:r>
      <w:r w:rsidRPr="004E6CA7">
        <w:rPr>
          <w:i/>
          <w:iCs/>
        </w:rPr>
        <w:t>Towards a Data Warehouse Architecture for Managing Big Data Evolution</w:t>
      </w:r>
      <w:r>
        <w:t>”, International Conference on Data Science, E-learning and Information Systems (2018)</w:t>
      </w:r>
      <w:bookmarkEnd w:id="539"/>
      <w:r>
        <w:t xml:space="preserve"> </w:t>
      </w:r>
    </w:p>
    <w:p w14:paraId="4051B9F5" w14:textId="77777777" w:rsidR="004E6CA7" w:rsidRDefault="004E6CA7" w:rsidP="002E0CE2">
      <w:pPr>
        <w:pStyle w:val="Teksts"/>
        <w:numPr>
          <w:ilvl w:val="0"/>
          <w:numId w:val="27"/>
        </w:numPr>
        <w:spacing w:after="240"/>
        <w:ind w:left="425"/>
      </w:pPr>
      <w:bookmarkStart w:id="540" w:name="_Ref40258632"/>
      <w:r w:rsidRPr="004E6CA7">
        <w:rPr>
          <w:b/>
          <w:bCs/>
        </w:rPr>
        <w:t>Darja Solodovnikova, Laila Niedrite, Aivars Niedritis</w:t>
      </w:r>
      <w:r>
        <w:t>, “</w:t>
      </w:r>
      <w:r w:rsidRPr="004E6CA7">
        <w:rPr>
          <w:i/>
          <w:iCs/>
        </w:rPr>
        <w:t>On Metadata Support for Integrating Evolving Heterogeneous Data Sources</w:t>
      </w:r>
      <w:r>
        <w:t>”, European Conference on Advances in Databases and Information Systems (2019)</w:t>
      </w:r>
      <w:bookmarkEnd w:id="540"/>
    </w:p>
    <w:p w14:paraId="1A57BF54" w14:textId="77777777" w:rsidR="004E6CA7" w:rsidRDefault="004E6CA7" w:rsidP="002E0CE2">
      <w:pPr>
        <w:pStyle w:val="Teksts"/>
        <w:numPr>
          <w:ilvl w:val="0"/>
          <w:numId w:val="27"/>
        </w:numPr>
        <w:spacing w:after="240"/>
        <w:ind w:left="425"/>
      </w:pPr>
      <w:bookmarkStart w:id="541" w:name="_Ref40258253"/>
      <w:r w:rsidRPr="004E6CA7">
        <w:rPr>
          <w:b/>
          <w:bCs/>
        </w:rPr>
        <w:t>Tomislav Šubić, Patrizia Poščić, Danijela Jakšić</w:t>
      </w:r>
      <w:r>
        <w:t>, “</w:t>
      </w:r>
      <w:r w:rsidRPr="004E6CA7">
        <w:rPr>
          <w:i/>
          <w:iCs/>
        </w:rPr>
        <w:t>Big Data in Data Warehouses</w:t>
      </w:r>
      <w:r>
        <w:t>”, Department of Informatics, University of Rijeka (2015)</w:t>
      </w:r>
      <w:bookmarkEnd w:id="541"/>
    </w:p>
    <w:p w14:paraId="3353AC65" w14:textId="77777777" w:rsidR="004E6CA7" w:rsidRDefault="004E6CA7" w:rsidP="002E0CE2">
      <w:pPr>
        <w:pStyle w:val="Teksts"/>
        <w:numPr>
          <w:ilvl w:val="0"/>
          <w:numId w:val="27"/>
        </w:numPr>
        <w:spacing w:after="240"/>
        <w:ind w:left="425"/>
      </w:pPr>
      <w:bookmarkStart w:id="542" w:name="_Ref40257521"/>
      <w:r w:rsidRPr="004E6CA7">
        <w:rPr>
          <w:b/>
          <w:bCs/>
        </w:rPr>
        <w:t>Nasser Thabet, Tariq Rahim Soomro</w:t>
      </w:r>
      <w:r>
        <w:t>, “</w:t>
      </w:r>
      <w:r w:rsidRPr="004E6CA7">
        <w:rPr>
          <w:i/>
          <w:iCs/>
        </w:rPr>
        <w:t>Big Data Challenges</w:t>
      </w:r>
      <w:r>
        <w:t>”, Journal of Computer Engineering &amp; Information Technology (2015)</w:t>
      </w:r>
      <w:bookmarkEnd w:id="542"/>
    </w:p>
    <w:p w14:paraId="2C095EFB" w14:textId="77777777" w:rsidR="004E6CA7" w:rsidRDefault="004E6CA7" w:rsidP="002E0CE2">
      <w:pPr>
        <w:pStyle w:val="Teksts"/>
        <w:numPr>
          <w:ilvl w:val="0"/>
          <w:numId w:val="27"/>
        </w:numPr>
        <w:spacing w:after="240"/>
        <w:ind w:left="425"/>
      </w:pPr>
      <w:bookmarkStart w:id="543" w:name="_Ref40257566"/>
      <w:r w:rsidRPr="004E6CA7">
        <w:rPr>
          <w:b/>
          <w:bCs/>
        </w:rPr>
        <w:lastRenderedPageBreak/>
        <w:t>A. Thusoo, J. S. Sarma, N. Jain, Z. Shao, P. Chakka, N. Zhang., S. Antony, H. Liu, R. Murthy</w:t>
      </w:r>
      <w:r>
        <w:t>, “</w:t>
      </w:r>
      <w:r w:rsidRPr="004E6CA7">
        <w:rPr>
          <w:i/>
          <w:iCs/>
        </w:rPr>
        <w:t>Hive – a petabyte scale data warehouse using Hadoop</w:t>
      </w:r>
      <w:r>
        <w:t>”, International Conference on Data Engineering (2010)</w:t>
      </w:r>
      <w:bookmarkEnd w:id="543"/>
    </w:p>
    <w:p w14:paraId="7E8D972D" w14:textId="77777777" w:rsidR="004E6CA7" w:rsidRDefault="004E6CA7" w:rsidP="002E0CE2">
      <w:pPr>
        <w:pStyle w:val="Teksts"/>
        <w:numPr>
          <w:ilvl w:val="0"/>
          <w:numId w:val="27"/>
        </w:numPr>
        <w:spacing w:after="240"/>
        <w:ind w:left="425"/>
      </w:pPr>
      <w:bookmarkStart w:id="544" w:name="_Ref40258244"/>
      <w:r w:rsidRPr="004E6CA7">
        <w:rPr>
          <w:b/>
          <w:bCs/>
        </w:rPr>
        <w:t>Phani Vivekanand Kandalam</w:t>
      </w:r>
      <w:r>
        <w:t>, “</w:t>
      </w:r>
      <w:r w:rsidRPr="004E6CA7">
        <w:rPr>
          <w:i/>
          <w:iCs/>
        </w:rPr>
        <w:t>Data Warehousing Modernization: Big Data Technology Implementation</w:t>
      </w:r>
      <w:r>
        <w:t>”, St. Cloud State University (2016)</w:t>
      </w:r>
      <w:bookmarkEnd w:id="544"/>
    </w:p>
    <w:p w14:paraId="18ED8AF1" w14:textId="77777777" w:rsidR="004E6CA7" w:rsidRDefault="004E6CA7" w:rsidP="002E0CE2">
      <w:pPr>
        <w:pStyle w:val="Teksts"/>
        <w:numPr>
          <w:ilvl w:val="0"/>
          <w:numId w:val="27"/>
        </w:numPr>
        <w:ind w:left="419" w:hanging="357"/>
      </w:pPr>
      <w:bookmarkStart w:id="545" w:name="_Ref40258403"/>
      <w:r w:rsidRPr="004E6CA7">
        <w:rPr>
          <w:b/>
          <w:bCs/>
        </w:rPr>
        <w:t>Lidong Wang</w:t>
      </w:r>
      <w:r>
        <w:t>, “</w:t>
      </w:r>
      <w:r w:rsidRPr="004E6CA7">
        <w:rPr>
          <w:i/>
          <w:iCs/>
        </w:rPr>
        <w:t>Heterogeneous Data and Big Data Analytics</w:t>
      </w:r>
      <w:r>
        <w:t>”, Automatic Control and Information Sciences (2017). [Tiešsaiste] – [pārbaudīts 27.04.2020]</w:t>
      </w:r>
      <w:bookmarkEnd w:id="545"/>
    </w:p>
    <w:p w14:paraId="6BF8011C" w14:textId="77777777" w:rsidR="004E6CA7" w:rsidRPr="004E6CA7" w:rsidRDefault="004E6CA7" w:rsidP="002E0CE2">
      <w:pPr>
        <w:pStyle w:val="Teksts"/>
        <w:spacing w:after="240"/>
        <w:ind w:left="425" w:firstLine="0"/>
        <w:rPr>
          <w:u w:val="single"/>
        </w:rPr>
      </w:pPr>
      <w:r w:rsidRPr="004E6CA7">
        <w:rPr>
          <w:u w:val="single"/>
        </w:rPr>
        <w:t>Pieejams: http://pubs.sciepub.com/acis/3/1/3/</w:t>
      </w:r>
    </w:p>
    <w:p w14:paraId="57E5EB99" w14:textId="77777777" w:rsidR="004E6CA7" w:rsidRPr="009F5F58" w:rsidRDefault="004E6CA7" w:rsidP="004E6CA7">
      <w:pPr>
        <w:pStyle w:val="Teksts"/>
        <w:ind w:firstLine="0"/>
      </w:pPr>
    </w:p>
    <w:p w14:paraId="4359E7E4" w14:textId="77777777" w:rsidR="0049250B" w:rsidRDefault="0010434F" w:rsidP="004E6CA7">
      <w:pPr>
        <w:pStyle w:val="Teksts"/>
        <w:ind w:firstLine="0"/>
        <w:sectPr w:rsidR="0049250B" w:rsidSect="004C2940">
          <w:footerReference w:type="default" r:id="rId33"/>
          <w:pgSz w:w="11906" w:h="16838" w:code="9"/>
          <w:pgMar w:top="1134" w:right="1134" w:bottom="1134" w:left="1701" w:header="720" w:footer="720" w:gutter="0"/>
          <w:cols w:space="720"/>
          <w:titlePg/>
          <w:docGrid w:linePitch="360"/>
        </w:sectPr>
      </w:pPr>
      <w:r>
        <w:br w:type="page"/>
      </w:r>
    </w:p>
    <w:p w14:paraId="4D6B0D67" w14:textId="774EB9FF" w:rsidR="001510FA" w:rsidRDefault="001510FA" w:rsidP="001510FA">
      <w:pPr>
        <w:spacing w:line="360" w:lineRule="auto"/>
        <w:jc w:val="both"/>
      </w:pPr>
      <w:r>
        <w:lastRenderedPageBreak/>
        <w:tab/>
        <w:t>Bakalaura darbs „Neviendabīgu integrētu datu avotu evolūcijas apstrāde” izstrādāts LU Datorikas  fakultātē.</w:t>
      </w:r>
    </w:p>
    <w:p w14:paraId="1EEE087A" w14:textId="77777777" w:rsidR="001510FA" w:rsidRDefault="001510FA" w:rsidP="001510FA">
      <w:pPr>
        <w:spacing w:line="360" w:lineRule="auto"/>
        <w:jc w:val="both"/>
      </w:pPr>
    </w:p>
    <w:p w14:paraId="2CC804EA" w14:textId="77777777" w:rsidR="001510FA" w:rsidRDefault="001510FA" w:rsidP="001510FA">
      <w:pPr>
        <w:spacing w:line="360" w:lineRule="auto"/>
        <w:jc w:val="both"/>
      </w:pPr>
      <w:r>
        <w:tab/>
        <w:t>Ar savu parakstu apliecinu, ka pētījums veikts patstāvīgi, izmantoti tikai tajā norādītie informācijas avoti un iesniegtā darba elektroniskā kopija atbilst izdrukai.</w:t>
      </w:r>
    </w:p>
    <w:p w14:paraId="1071619F" w14:textId="1BF11440" w:rsidR="001510FA" w:rsidRDefault="001510FA" w:rsidP="001510FA">
      <w:pPr>
        <w:spacing w:line="360" w:lineRule="auto"/>
        <w:jc w:val="both"/>
      </w:pPr>
      <w:r>
        <w:tab/>
        <w:t xml:space="preserve">Autors: Lauma Svilpe ___________________ </w:t>
      </w:r>
    </w:p>
    <w:p w14:paraId="68BAD7B7" w14:textId="77777777" w:rsidR="001510FA" w:rsidRDefault="001510FA" w:rsidP="001510FA">
      <w:pPr>
        <w:spacing w:line="360" w:lineRule="auto"/>
        <w:jc w:val="both"/>
      </w:pPr>
    </w:p>
    <w:p w14:paraId="62F28835" w14:textId="77777777" w:rsidR="001510FA" w:rsidRDefault="001510FA" w:rsidP="001510FA">
      <w:pPr>
        <w:spacing w:line="360" w:lineRule="auto"/>
        <w:jc w:val="both"/>
      </w:pPr>
    </w:p>
    <w:p w14:paraId="0D603558" w14:textId="77777777" w:rsidR="001510FA" w:rsidRDefault="001510FA" w:rsidP="001510FA">
      <w:pPr>
        <w:spacing w:line="360" w:lineRule="auto"/>
        <w:jc w:val="both"/>
      </w:pPr>
    </w:p>
    <w:p w14:paraId="3EEB2D83" w14:textId="77777777" w:rsidR="001510FA" w:rsidRDefault="001510FA" w:rsidP="001510FA">
      <w:pPr>
        <w:spacing w:line="360" w:lineRule="auto"/>
        <w:jc w:val="both"/>
      </w:pPr>
      <w:r>
        <w:tab/>
        <w:t xml:space="preserve">Rekomendēju/nerekomendēju darbu aizstāvēšanai </w:t>
      </w:r>
      <w:r>
        <w:rPr>
          <w:i/>
        </w:rPr>
        <w:t>(nederīgo svītro vadītājs)</w:t>
      </w:r>
    </w:p>
    <w:p w14:paraId="5F3DCB70" w14:textId="43A4D5CB" w:rsidR="001510FA" w:rsidRDefault="001510FA" w:rsidP="001510FA">
      <w:pPr>
        <w:spacing w:line="360" w:lineRule="auto"/>
      </w:pPr>
      <w:r>
        <w:tab/>
        <w:t>Vadītājs: asoc</w:t>
      </w:r>
      <w:r w:rsidR="005308DD">
        <w:t>iētā</w:t>
      </w:r>
      <w:r>
        <w:t xml:space="preserve"> prof</w:t>
      </w:r>
      <w:r w:rsidR="005308DD">
        <w:t>esore</w:t>
      </w:r>
      <w:r>
        <w:t xml:space="preserve"> Dr.dat. Darja Solodovņikova ______________    __.06.2020. </w:t>
      </w:r>
    </w:p>
    <w:p w14:paraId="60B26126" w14:textId="77777777" w:rsidR="001510FA" w:rsidRDefault="001510FA" w:rsidP="001510FA">
      <w:pPr>
        <w:spacing w:line="360" w:lineRule="auto"/>
        <w:jc w:val="both"/>
      </w:pPr>
    </w:p>
    <w:p w14:paraId="3645EA5D" w14:textId="77777777" w:rsidR="001510FA" w:rsidRDefault="001510FA" w:rsidP="001510FA">
      <w:pPr>
        <w:spacing w:line="360" w:lineRule="auto"/>
        <w:jc w:val="both"/>
      </w:pPr>
    </w:p>
    <w:p w14:paraId="333CB96B" w14:textId="0F793CCE" w:rsidR="001510FA" w:rsidRDefault="001510FA" w:rsidP="001510FA">
      <w:pPr>
        <w:spacing w:line="360" w:lineRule="auto"/>
        <w:jc w:val="both"/>
      </w:pPr>
      <w:r>
        <w:t xml:space="preserve">           Recenzents: </w:t>
      </w:r>
      <w:r w:rsidR="00DF534B">
        <w:t>prof</w:t>
      </w:r>
      <w:r w:rsidR="005308DD">
        <w:t>esors</w:t>
      </w:r>
      <w:r w:rsidR="00DF534B">
        <w:t xml:space="preserve"> Dr.dat. Ģirts Karnītis</w:t>
      </w:r>
    </w:p>
    <w:p w14:paraId="3BA20A39" w14:textId="77777777" w:rsidR="001510FA" w:rsidRDefault="001510FA" w:rsidP="001510FA">
      <w:pPr>
        <w:spacing w:line="360" w:lineRule="auto"/>
        <w:jc w:val="both"/>
      </w:pPr>
    </w:p>
    <w:p w14:paraId="526F0A11" w14:textId="77777777" w:rsidR="001510FA" w:rsidRDefault="001510FA" w:rsidP="001510FA">
      <w:pPr>
        <w:spacing w:line="360" w:lineRule="auto"/>
        <w:jc w:val="both"/>
      </w:pPr>
    </w:p>
    <w:p w14:paraId="08E21475" w14:textId="77777777" w:rsidR="001510FA" w:rsidRDefault="001510FA" w:rsidP="001510FA">
      <w:pPr>
        <w:spacing w:line="360" w:lineRule="auto"/>
        <w:jc w:val="both"/>
      </w:pPr>
      <w:r>
        <w:tab/>
        <w:t>Darbs iesniegts Datorikas  fakultātē  __.06.2020.</w:t>
      </w:r>
    </w:p>
    <w:p w14:paraId="64377DA8" w14:textId="77777777" w:rsidR="001510FA" w:rsidRDefault="001510FA" w:rsidP="001510FA">
      <w:pPr>
        <w:spacing w:line="360" w:lineRule="auto"/>
        <w:jc w:val="both"/>
      </w:pPr>
      <w:r>
        <w:tab/>
        <w:t>Dekāna pilnvarotā persona: vecākā metodiķe Ārija Sproģe ____________________</w:t>
      </w:r>
    </w:p>
    <w:p w14:paraId="3FDC75DD" w14:textId="77777777" w:rsidR="001510FA" w:rsidRDefault="001510FA" w:rsidP="001510FA">
      <w:pPr>
        <w:spacing w:line="360" w:lineRule="auto"/>
        <w:jc w:val="both"/>
      </w:pPr>
    </w:p>
    <w:p w14:paraId="07A28557" w14:textId="77777777" w:rsidR="001510FA" w:rsidRDefault="001510FA" w:rsidP="001510FA">
      <w:pPr>
        <w:spacing w:line="360" w:lineRule="auto"/>
        <w:jc w:val="both"/>
      </w:pPr>
    </w:p>
    <w:p w14:paraId="00E21D39" w14:textId="77777777" w:rsidR="001510FA" w:rsidRDefault="001510FA" w:rsidP="001510FA">
      <w:pPr>
        <w:spacing w:line="360" w:lineRule="auto"/>
        <w:jc w:val="both"/>
      </w:pPr>
    </w:p>
    <w:p w14:paraId="7D87B32C" w14:textId="77777777" w:rsidR="001510FA" w:rsidRDefault="001510FA" w:rsidP="001510FA">
      <w:pPr>
        <w:spacing w:line="360" w:lineRule="auto"/>
        <w:jc w:val="both"/>
      </w:pPr>
    </w:p>
    <w:p w14:paraId="59F1AA47" w14:textId="77777777" w:rsidR="001510FA" w:rsidRDefault="001510FA" w:rsidP="001510FA">
      <w:pPr>
        <w:spacing w:line="360" w:lineRule="auto"/>
        <w:jc w:val="both"/>
      </w:pPr>
      <w:r>
        <w:tab/>
        <w:t>Darbs aizstāvēts bakalaura gala pārbaudījuma komisijas sēdē</w:t>
      </w:r>
    </w:p>
    <w:p w14:paraId="271E3E96" w14:textId="77777777" w:rsidR="001510FA" w:rsidRDefault="001510FA" w:rsidP="001510FA">
      <w:pPr>
        <w:spacing w:line="360" w:lineRule="auto"/>
        <w:jc w:val="both"/>
      </w:pPr>
      <w:r>
        <w:tab/>
        <w:t xml:space="preserve">____.06.2020. prot. Nr. _____ </w:t>
      </w:r>
    </w:p>
    <w:p w14:paraId="4E53BD55" w14:textId="77777777" w:rsidR="001510FA" w:rsidRDefault="001510FA" w:rsidP="001510FA">
      <w:pPr>
        <w:spacing w:line="360" w:lineRule="auto"/>
        <w:jc w:val="both"/>
        <w:rPr>
          <w:rFonts w:ascii="Mistral" w:hAnsi="Mistral"/>
        </w:rPr>
      </w:pPr>
      <w:r>
        <w:tab/>
        <w:t>Komisijas sekretārs(-e): ______________________________</w:t>
      </w:r>
    </w:p>
    <w:p w14:paraId="7D935299" w14:textId="77777777" w:rsidR="001510FA" w:rsidRDefault="001510FA" w:rsidP="001510FA">
      <w:pPr>
        <w:spacing w:line="360" w:lineRule="auto"/>
      </w:pPr>
    </w:p>
    <w:p w14:paraId="17D4A6EE" w14:textId="77777777" w:rsidR="001510FA" w:rsidRDefault="001510FA" w:rsidP="001510FA"/>
    <w:p w14:paraId="3EB8B64F" w14:textId="77777777" w:rsidR="001510FA" w:rsidRPr="0010434F" w:rsidRDefault="001510FA" w:rsidP="0010434F">
      <w:pPr>
        <w:pStyle w:val="nodaasvirsraksts"/>
      </w:pPr>
    </w:p>
    <w:sectPr w:rsidR="001510FA" w:rsidRPr="0010434F" w:rsidSect="004C2940">
      <w:pgSz w:w="11906" w:h="16838"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28B009" w14:textId="77777777" w:rsidR="0068378B" w:rsidRDefault="0068378B" w:rsidP="0001325B">
      <w:r>
        <w:separator/>
      </w:r>
    </w:p>
  </w:endnote>
  <w:endnote w:type="continuationSeparator" w:id="0">
    <w:p w14:paraId="79BA13E0" w14:textId="77777777" w:rsidR="0068378B" w:rsidRDefault="0068378B" w:rsidP="00013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istral">
    <w:panose1 w:val="03090702030407020403"/>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0025443"/>
      <w:docPartObj>
        <w:docPartGallery w:val="Page Numbers (Bottom of Page)"/>
        <w:docPartUnique/>
      </w:docPartObj>
    </w:sdtPr>
    <w:sdtEndPr>
      <w:rPr>
        <w:noProof/>
      </w:rPr>
    </w:sdtEndPr>
    <w:sdtContent>
      <w:p w14:paraId="5E6C64F4" w14:textId="1A803B09" w:rsidR="00984E87" w:rsidRDefault="00984E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3873E5" w14:textId="77777777" w:rsidR="00984E87" w:rsidRDefault="00984E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050DFC" w14:textId="77777777" w:rsidR="0068378B" w:rsidRDefault="0068378B" w:rsidP="0001325B">
      <w:r>
        <w:separator/>
      </w:r>
    </w:p>
  </w:footnote>
  <w:footnote w:type="continuationSeparator" w:id="0">
    <w:p w14:paraId="7AF66F59" w14:textId="77777777" w:rsidR="0068378B" w:rsidRDefault="0068378B" w:rsidP="000132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529FC"/>
    <w:multiLevelType w:val="hybridMultilevel"/>
    <w:tmpl w:val="E9A4B744"/>
    <w:lvl w:ilvl="0" w:tplc="393E8E8A">
      <w:start w:val="1"/>
      <w:numFmt w:val="decimal"/>
      <w:lvlText w:val="%1."/>
      <w:lvlJc w:val="left"/>
      <w:pPr>
        <w:ind w:left="1494"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7882EB4"/>
    <w:multiLevelType w:val="multilevel"/>
    <w:tmpl w:val="A02A00B2"/>
    <w:lvl w:ilvl="0">
      <w:start w:val="1"/>
      <w:numFmt w:val="decimal"/>
      <w:lvlText w:val="%1."/>
      <w:lvlJc w:val="left"/>
      <w:pPr>
        <w:ind w:left="3600" w:hanging="360"/>
      </w:pPr>
    </w:lvl>
    <w:lvl w:ilvl="1">
      <w:start w:val="1"/>
      <w:numFmt w:val="decimal"/>
      <w:isLgl/>
      <w:lvlText w:val="%1.%2."/>
      <w:lvlJc w:val="left"/>
      <w:pPr>
        <w:ind w:left="360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E2D0C7C"/>
    <w:multiLevelType w:val="hybridMultilevel"/>
    <w:tmpl w:val="2A58F07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3" w15:restartNumberingAfterBreak="0">
    <w:nsid w:val="0E7855BC"/>
    <w:multiLevelType w:val="hybridMultilevel"/>
    <w:tmpl w:val="87B837B2"/>
    <w:lvl w:ilvl="0" w:tplc="04090001">
      <w:start w:val="1"/>
      <w:numFmt w:val="bullet"/>
      <w:lvlText w:val=""/>
      <w:lvlJc w:val="left"/>
      <w:pPr>
        <w:ind w:left="1287" w:hanging="360"/>
      </w:pPr>
      <w:rPr>
        <w:rFonts w:ascii="Symbol" w:hAnsi="Symbol" w:cs="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9A33C7B"/>
    <w:multiLevelType w:val="hybridMultilevel"/>
    <w:tmpl w:val="F5C6571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B5E1C4D"/>
    <w:multiLevelType w:val="hybridMultilevel"/>
    <w:tmpl w:val="D2DA9AE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6" w15:restartNumberingAfterBreak="0">
    <w:nsid w:val="1FA95CD0"/>
    <w:multiLevelType w:val="hybridMultilevel"/>
    <w:tmpl w:val="B19C286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18E0F8C"/>
    <w:multiLevelType w:val="multilevel"/>
    <w:tmpl w:val="A02A00B2"/>
    <w:lvl w:ilvl="0">
      <w:start w:val="1"/>
      <w:numFmt w:val="decimal"/>
      <w:lvlText w:val="%1."/>
      <w:lvlJc w:val="left"/>
      <w:pPr>
        <w:ind w:left="3600" w:hanging="360"/>
      </w:pPr>
    </w:lvl>
    <w:lvl w:ilvl="1">
      <w:start w:val="1"/>
      <w:numFmt w:val="decimal"/>
      <w:isLgl/>
      <w:lvlText w:val="%1.%2."/>
      <w:lvlJc w:val="left"/>
      <w:pPr>
        <w:ind w:left="360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3720434"/>
    <w:multiLevelType w:val="hybridMultilevel"/>
    <w:tmpl w:val="E03E3546"/>
    <w:lvl w:ilvl="0" w:tplc="20782560">
      <w:start w:val="1"/>
      <w:numFmt w:val="decimal"/>
      <w:lvlText w:val="%1."/>
      <w:lvlJc w:val="left"/>
      <w:pPr>
        <w:ind w:left="644" w:hanging="360"/>
      </w:pPr>
      <w:rPr>
        <w:rFonts w:hint="default"/>
        <w:b w:val="0"/>
        <w:bCs/>
        <w:color w:val="262626" w:themeColor="text1" w:themeTint="D9"/>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25E27916"/>
    <w:multiLevelType w:val="hybridMultilevel"/>
    <w:tmpl w:val="349A85D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0" w15:restartNumberingAfterBreak="0">
    <w:nsid w:val="26803DB8"/>
    <w:multiLevelType w:val="hybridMultilevel"/>
    <w:tmpl w:val="EA4AD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C61D9D"/>
    <w:multiLevelType w:val="hybridMultilevel"/>
    <w:tmpl w:val="9B9EA796"/>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2B6915C1"/>
    <w:multiLevelType w:val="multilevel"/>
    <w:tmpl w:val="A6CA1E0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7771358"/>
    <w:multiLevelType w:val="hybridMultilevel"/>
    <w:tmpl w:val="71FE790A"/>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3E14339E"/>
    <w:multiLevelType w:val="hybridMultilevel"/>
    <w:tmpl w:val="ED904916"/>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5" w15:restartNumberingAfterBreak="0">
    <w:nsid w:val="44233FAC"/>
    <w:multiLevelType w:val="hybridMultilevel"/>
    <w:tmpl w:val="F7D44098"/>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6" w15:restartNumberingAfterBreak="0">
    <w:nsid w:val="4B6116F6"/>
    <w:multiLevelType w:val="hybridMultilevel"/>
    <w:tmpl w:val="2AE87F8A"/>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7" w15:restartNumberingAfterBreak="0">
    <w:nsid w:val="5A650CB2"/>
    <w:multiLevelType w:val="hybridMultilevel"/>
    <w:tmpl w:val="70CA53C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8" w15:restartNumberingAfterBreak="0">
    <w:nsid w:val="64D34931"/>
    <w:multiLevelType w:val="hybridMultilevel"/>
    <w:tmpl w:val="A3F20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7A45F7"/>
    <w:multiLevelType w:val="hybridMultilevel"/>
    <w:tmpl w:val="A88ED13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0" w15:restartNumberingAfterBreak="0">
    <w:nsid w:val="6D977A6E"/>
    <w:multiLevelType w:val="hybridMultilevel"/>
    <w:tmpl w:val="491AD24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6DB63C0B"/>
    <w:multiLevelType w:val="hybridMultilevel"/>
    <w:tmpl w:val="8A102A08"/>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2" w15:restartNumberingAfterBreak="0">
    <w:nsid w:val="704B2C74"/>
    <w:multiLevelType w:val="hybridMultilevel"/>
    <w:tmpl w:val="43D8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E90425"/>
    <w:multiLevelType w:val="multilevel"/>
    <w:tmpl w:val="A02A00B2"/>
    <w:lvl w:ilvl="0">
      <w:start w:val="1"/>
      <w:numFmt w:val="decimal"/>
      <w:lvlText w:val="%1."/>
      <w:lvlJc w:val="left"/>
      <w:pPr>
        <w:ind w:left="3600" w:hanging="360"/>
      </w:pPr>
    </w:lvl>
    <w:lvl w:ilvl="1">
      <w:start w:val="1"/>
      <w:numFmt w:val="decimal"/>
      <w:lvlText w:val="%1.%2."/>
      <w:lvlJc w:val="left"/>
      <w:pPr>
        <w:ind w:left="643" w:hanging="360"/>
      </w:pPr>
    </w:lvl>
    <w:lvl w:ilvl="2">
      <w:start w:val="1"/>
      <w:numFmt w:val="decimal"/>
      <w:lvlText w:val="%1.%2.%3."/>
      <w:lvlJc w:val="left"/>
      <w:pPr>
        <w:ind w:left="3960" w:hanging="720"/>
      </w:p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24" w15:restartNumberingAfterBreak="0">
    <w:nsid w:val="7BC928AC"/>
    <w:multiLevelType w:val="hybridMultilevel"/>
    <w:tmpl w:val="2E14279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5" w15:restartNumberingAfterBreak="0">
    <w:nsid w:val="7CD83A43"/>
    <w:multiLevelType w:val="hybridMultilevel"/>
    <w:tmpl w:val="9D1E224A"/>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6" w15:restartNumberingAfterBreak="0">
    <w:nsid w:val="7DBF5991"/>
    <w:multiLevelType w:val="hybridMultilevel"/>
    <w:tmpl w:val="9FAE5EE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27" w15:restartNumberingAfterBreak="0">
    <w:nsid w:val="7E2C202C"/>
    <w:multiLevelType w:val="hybridMultilevel"/>
    <w:tmpl w:val="D1FC2A04"/>
    <w:lvl w:ilvl="0" w:tplc="04090001">
      <w:start w:val="1"/>
      <w:numFmt w:val="bullet"/>
      <w:lvlText w:val=""/>
      <w:lvlJc w:val="left"/>
      <w:pPr>
        <w:ind w:left="1356" w:hanging="360"/>
      </w:pPr>
      <w:rPr>
        <w:rFonts w:ascii="Symbol" w:hAnsi="Symbol" w:cs="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cs="Wingdings" w:hint="default"/>
      </w:rPr>
    </w:lvl>
    <w:lvl w:ilvl="3" w:tplc="04090001" w:tentative="1">
      <w:start w:val="1"/>
      <w:numFmt w:val="bullet"/>
      <w:lvlText w:val=""/>
      <w:lvlJc w:val="left"/>
      <w:pPr>
        <w:ind w:left="3516" w:hanging="360"/>
      </w:pPr>
      <w:rPr>
        <w:rFonts w:ascii="Symbol" w:hAnsi="Symbol" w:cs="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cs="Wingdings" w:hint="default"/>
      </w:rPr>
    </w:lvl>
    <w:lvl w:ilvl="6" w:tplc="04090001" w:tentative="1">
      <w:start w:val="1"/>
      <w:numFmt w:val="bullet"/>
      <w:lvlText w:val=""/>
      <w:lvlJc w:val="left"/>
      <w:pPr>
        <w:ind w:left="5676" w:hanging="360"/>
      </w:pPr>
      <w:rPr>
        <w:rFonts w:ascii="Symbol" w:hAnsi="Symbol" w:cs="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cs="Wingdings" w:hint="default"/>
      </w:rPr>
    </w:lvl>
  </w:abstractNum>
  <w:num w:numId="1">
    <w:abstractNumId w:val="23"/>
  </w:num>
  <w:num w:numId="2">
    <w:abstractNumId w:val="16"/>
  </w:num>
  <w:num w:numId="3">
    <w:abstractNumId w:val="9"/>
  </w:num>
  <w:num w:numId="4">
    <w:abstractNumId w:val="7"/>
  </w:num>
  <w:num w:numId="5">
    <w:abstractNumId w:val="1"/>
  </w:num>
  <w:num w:numId="6">
    <w:abstractNumId w:val="24"/>
  </w:num>
  <w:num w:numId="7">
    <w:abstractNumId w:val="8"/>
  </w:num>
  <w:num w:numId="8">
    <w:abstractNumId w:val="0"/>
  </w:num>
  <w:num w:numId="9">
    <w:abstractNumId w:val="17"/>
  </w:num>
  <w:num w:numId="10">
    <w:abstractNumId w:val="27"/>
  </w:num>
  <w:num w:numId="11">
    <w:abstractNumId w:val="21"/>
  </w:num>
  <w:num w:numId="12">
    <w:abstractNumId w:val="6"/>
  </w:num>
  <w:num w:numId="13">
    <w:abstractNumId w:val="4"/>
  </w:num>
  <w:num w:numId="14">
    <w:abstractNumId w:val="25"/>
  </w:num>
  <w:num w:numId="15">
    <w:abstractNumId w:val="2"/>
  </w:num>
  <w:num w:numId="16">
    <w:abstractNumId w:val="5"/>
  </w:num>
  <w:num w:numId="17">
    <w:abstractNumId w:val="26"/>
  </w:num>
  <w:num w:numId="18">
    <w:abstractNumId w:val="13"/>
  </w:num>
  <w:num w:numId="19">
    <w:abstractNumId w:val="10"/>
  </w:num>
  <w:num w:numId="20">
    <w:abstractNumId w:val="22"/>
  </w:num>
  <w:num w:numId="21">
    <w:abstractNumId w:val="14"/>
  </w:num>
  <w:num w:numId="22">
    <w:abstractNumId w:val="15"/>
  </w:num>
  <w:num w:numId="23">
    <w:abstractNumId w:val="12"/>
  </w:num>
  <w:num w:numId="24">
    <w:abstractNumId w:val="19"/>
  </w:num>
  <w:num w:numId="25">
    <w:abstractNumId w:val="20"/>
  </w:num>
  <w:num w:numId="26">
    <w:abstractNumId w:val="3"/>
  </w:num>
  <w:num w:numId="27">
    <w:abstractNumId w:val="11"/>
  </w:num>
  <w:num w:numId="28">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auma">
    <w15:presenceInfo w15:providerId="None" w15:userId="Lauma"/>
  </w15:person>
  <w15:person w15:author="Lauma Svilpe">
    <w15:presenceInfo w15:providerId="None" w15:userId="Lauma Svilp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22404"/>
    <w:rsid w:val="000051C9"/>
    <w:rsid w:val="00006A8A"/>
    <w:rsid w:val="000110E4"/>
    <w:rsid w:val="0001325B"/>
    <w:rsid w:val="000203B1"/>
    <w:rsid w:val="000220E9"/>
    <w:rsid w:val="00022C84"/>
    <w:rsid w:val="00024A68"/>
    <w:rsid w:val="00027379"/>
    <w:rsid w:val="00030701"/>
    <w:rsid w:val="00034E3A"/>
    <w:rsid w:val="00040F87"/>
    <w:rsid w:val="000416ED"/>
    <w:rsid w:val="00042DC2"/>
    <w:rsid w:val="000457B3"/>
    <w:rsid w:val="00050BDF"/>
    <w:rsid w:val="000514BA"/>
    <w:rsid w:val="00054A7B"/>
    <w:rsid w:val="00054FE3"/>
    <w:rsid w:val="0005699C"/>
    <w:rsid w:val="0006179B"/>
    <w:rsid w:val="0006479A"/>
    <w:rsid w:val="00073532"/>
    <w:rsid w:val="0007498E"/>
    <w:rsid w:val="00077090"/>
    <w:rsid w:val="00094101"/>
    <w:rsid w:val="000A4D34"/>
    <w:rsid w:val="000A5CCF"/>
    <w:rsid w:val="000A6124"/>
    <w:rsid w:val="000A696B"/>
    <w:rsid w:val="000B071D"/>
    <w:rsid w:val="000B4C45"/>
    <w:rsid w:val="000C6881"/>
    <w:rsid w:val="000D2515"/>
    <w:rsid w:val="000E4226"/>
    <w:rsid w:val="000F06CE"/>
    <w:rsid w:val="001008A2"/>
    <w:rsid w:val="00102245"/>
    <w:rsid w:val="0010434F"/>
    <w:rsid w:val="00105402"/>
    <w:rsid w:val="0011154A"/>
    <w:rsid w:val="001161A3"/>
    <w:rsid w:val="00116302"/>
    <w:rsid w:val="00120E01"/>
    <w:rsid w:val="001309EE"/>
    <w:rsid w:val="001309F3"/>
    <w:rsid w:val="0013603B"/>
    <w:rsid w:val="001366F0"/>
    <w:rsid w:val="00142B63"/>
    <w:rsid w:val="00144D2F"/>
    <w:rsid w:val="0015016B"/>
    <w:rsid w:val="001510FA"/>
    <w:rsid w:val="00151C73"/>
    <w:rsid w:val="0015214C"/>
    <w:rsid w:val="001538B7"/>
    <w:rsid w:val="001553C9"/>
    <w:rsid w:val="00167DC7"/>
    <w:rsid w:val="00173A1C"/>
    <w:rsid w:val="00176BD9"/>
    <w:rsid w:val="00180CC4"/>
    <w:rsid w:val="00185239"/>
    <w:rsid w:val="00187F1A"/>
    <w:rsid w:val="001902A8"/>
    <w:rsid w:val="00192D3D"/>
    <w:rsid w:val="001B6E97"/>
    <w:rsid w:val="001B7614"/>
    <w:rsid w:val="001C340C"/>
    <w:rsid w:val="001C794D"/>
    <w:rsid w:val="001D0FBA"/>
    <w:rsid w:val="001D285F"/>
    <w:rsid w:val="001D466F"/>
    <w:rsid w:val="001E13C4"/>
    <w:rsid w:val="001E3FE7"/>
    <w:rsid w:val="001E4FC2"/>
    <w:rsid w:val="001E600F"/>
    <w:rsid w:val="001E6781"/>
    <w:rsid w:val="0020400E"/>
    <w:rsid w:val="00206CE9"/>
    <w:rsid w:val="00211843"/>
    <w:rsid w:val="00211C4E"/>
    <w:rsid w:val="00227BAD"/>
    <w:rsid w:val="00232E66"/>
    <w:rsid w:val="0023385E"/>
    <w:rsid w:val="00234B32"/>
    <w:rsid w:val="0024393F"/>
    <w:rsid w:val="0024449A"/>
    <w:rsid w:val="00245CC8"/>
    <w:rsid w:val="002460E7"/>
    <w:rsid w:val="00246DF4"/>
    <w:rsid w:val="00276DA8"/>
    <w:rsid w:val="002778A8"/>
    <w:rsid w:val="002911FF"/>
    <w:rsid w:val="0029525E"/>
    <w:rsid w:val="002A52F4"/>
    <w:rsid w:val="002B18FD"/>
    <w:rsid w:val="002B32A1"/>
    <w:rsid w:val="002B6A4E"/>
    <w:rsid w:val="002D6865"/>
    <w:rsid w:val="002E0CE2"/>
    <w:rsid w:val="002E0EC1"/>
    <w:rsid w:val="002E2E79"/>
    <w:rsid w:val="002E3D86"/>
    <w:rsid w:val="002E5438"/>
    <w:rsid w:val="002E5BCD"/>
    <w:rsid w:val="00311552"/>
    <w:rsid w:val="00325E0B"/>
    <w:rsid w:val="003359AB"/>
    <w:rsid w:val="00344B20"/>
    <w:rsid w:val="0035202F"/>
    <w:rsid w:val="003543DD"/>
    <w:rsid w:val="00355C9F"/>
    <w:rsid w:val="00355E0A"/>
    <w:rsid w:val="003566B4"/>
    <w:rsid w:val="00357B8F"/>
    <w:rsid w:val="00357F98"/>
    <w:rsid w:val="003670EE"/>
    <w:rsid w:val="00375AAB"/>
    <w:rsid w:val="00391BD4"/>
    <w:rsid w:val="003964EF"/>
    <w:rsid w:val="00397D08"/>
    <w:rsid w:val="003A2AD8"/>
    <w:rsid w:val="003A3062"/>
    <w:rsid w:val="003B1E76"/>
    <w:rsid w:val="003B3004"/>
    <w:rsid w:val="003B3096"/>
    <w:rsid w:val="003C3C79"/>
    <w:rsid w:val="003C610A"/>
    <w:rsid w:val="003D4778"/>
    <w:rsid w:val="003E5462"/>
    <w:rsid w:val="003F713D"/>
    <w:rsid w:val="00411667"/>
    <w:rsid w:val="004215D3"/>
    <w:rsid w:val="00432230"/>
    <w:rsid w:val="0043356A"/>
    <w:rsid w:val="004354AA"/>
    <w:rsid w:val="00455F68"/>
    <w:rsid w:val="004670F9"/>
    <w:rsid w:val="00476CC6"/>
    <w:rsid w:val="004834DB"/>
    <w:rsid w:val="00484A3F"/>
    <w:rsid w:val="0049250B"/>
    <w:rsid w:val="00492B61"/>
    <w:rsid w:val="004A64A1"/>
    <w:rsid w:val="004A755A"/>
    <w:rsid w:val="004B0384"/>
    <w:rsid w:val="004B3A98"/>
    <w:rsid w:val="004C2940"/>
    <w:rsid w:val="004C38A0"/>
    <w:rsid w:val="004D7721"/>
    <w:rsid w:val="004E4D15"/>
    <w:rsid w:val="004E503D"/>
    <w:rsid w:val="004E6CA7"/>
    <w:rsid w:val="005008D3"/>
    <w:rsid w:val="00503A11"/>
    <w:rsid w:val="00512FD8"/>
    <w:rsid w:val="005308DD"/>
    <w:rsid w:val="00531EE4"/>
    <w:rsid w:val="00532A79"/>
    <w:rsid w:val="00533AC3"/>
    <w:rsid w:val="00533DA4"/>
    <w:rsid w:val="00542ED0"/>
    <w:rsid w:val="00544927"/>
    <w:rsid w:val="00551BED"/>
    <w:rsid w:val="005569B1"/>
    <w:rsid w:val="0056477A"/>
    <w:rsid w:val="00567B42"/>
    <w:rsid w:val="005723D1"/>
    <w:rsid w:val="0059033D"/>
    <w:rsid w:val="00591FBC"/>
    <w:rsid w:val="00595AD5"/>
    <w:rsid w:val="0059672B"/>
    <w:rsid w:val="005A2ED2"/>
    <w:rsid w:val="005A3DE2"/>
    <w:rsid w:val="005A48E8"/>
    <w:rsid w:val="005B3FEA"/>
    <w:rsid w:val="005B5ACE"/>
    <w:rsid w:val="005C1AC8"/>
    <w:rsid w:val="005D4AC0"/>
    <w:rsid w:val="005D530A"/>
    <w:rsid w:val="005E05CA"/>
    <w:rsid w:val="005E1D86"/>
    <w:rsid w:val="005F7D38"/>
    <w:rsid w:val="00605864"/>
    <w:rsid w:val="006147F4"/>
    <w:rsid w:val="00621036"/>
    <w:rsid w:val="00627D9C"/>
    <w:rsid w:val="00631A83"/>
    <w:rsid w:val="00643E41"/>
    <w:rsid w:val="00645BA4"/>
    <w:rsid w:val="00650B0B"/>
    <w:rsid w:val="006547FF"/>
    <w:rsid w:val="00655B31"/>
    <w:rsid w:val="006566A9"/>
    <w:rsid w:val="0066034C"/>
    <w:rsid w:val="00663AE8"/>
    <w:rsid w:val="00670360"/>
    <w:rsid w:val="006744EA"/>
    <w:rsid w:val="00676C82"/>
    <w:rsid w:val="00677601"/>
    <w:rsid w:val="0068378B"/>
    <w:rsid w:val="00690456"/>
    <w:rsid w:val="00693AA0"/>
    <w:rsid w:val="006970A8"/>
    <w:rsid w:val="006A0EBD"/>
    <w:rsid w:val="006A34EB"/>
    <w:rsid w:val="006A4F93"/>
    <w:rsid w:val="006A7D68"/>
    <w:rsid w:val="006B0C0C"/>
    <w:rsid w:val="006C1216"/>
    <w:rsid w:val="006C1722"/>
    <w:rsid w:val="006C21AD"/>
    <w:rsid w:val="006C3BED"/>
    <w:rsid w:val="006C3E2F"/>
    <w:rsid w:val="006D0799"/>
    <w:rsid w:val="006D1A84"/>
    <w:rsid w:val="006D278B"/>
    <w:rsid w:val="006D3E2A"/>
    <w:rsid w:val="006E1A52"/>
    <w:rsid w:val="006F39C0"/>
    <w:rsid w:val="00702B37"/>
    <w:rsid w:val="007044B7"/>
    <w:rsid w:val="007046CD"/>
    <w:rsid w:val="007124B4"/>
    <w:rsid w:val="007134E2"/>
    <w:rsid w:val="00717E0E"/>
    <w:rsid w:val="007301FF"/>
    <w:rsid w:val="00731EAF"/>
    <w:rsid w:val="00736A5B"/>
    <w:rsid w:val="00764F3B"/>
    <w:rsid w:val="007722D6"/>
    <w:rsid w:val="007723DE"/>
    <w:rsid w:val="007762E1"/>
    <w:rsid w:val="00780B1F"/>
    <w:rsid w:val="00790AD6"/>
    <w:rsid w:val="00794313"/>
    <w:rsid w:val="007977B7"/>
    <w:rsid w:val="00797DE7"/>
    <w:rsid w:val="007A37BE"/>
    <w:rsid w:val="007A4858"/>
    <w:rsid w:val="007A707C"/>
    <w:rsid w:val="007B7F74"/>
    <w:rsid w:val="007C3268"/>
    <w:rsid w:val="007C4448"/>
    <w:rsid w:val="007C55AA"/>
    <w:rsid w:val="007D07B8"/>
    <w:rsid w:val="007E1005"/>
    <w:rsid w:val="007F1424"/>
    <w:rsid w:val="007F6674"/>
    <w:rsid w:val="008020AD"/>
    <w:rsid w:val="00803158"/>
    <w:rsid w:val="008065DB"/>
    <w:rsid w:val="00816EC0"/>
    <w:rsid w:val="0082437A"/>
    <w:rsid w:val="00826699"/>
    <w:rsid w:val="00826B32"/>
    <w:rsid w:val="008340A7"/>
    <w:rsid w:val="0084067A"/>
    <w:rsid w:val="00842A4A"/>
    <w:rsid w:val="00842E02"/>
    <w:rsid w:val="00843A95"/>
    <w:rsid w:val="008466F8"/>
    <w:rsid w:val="008468AF"/>
    <w:rsid w:val="008479DD"/>
    <w:rsid w:val="0085271E"/>
    <w:rsid w:val="00865FCC"/>
    <w:rsid w:val="00873409"/>
    <w:rsid w:val="008740B3"/>
    <w:rsid w:val="00876A81"/>
    <w:rsid w:val="00884E46"/>
    <w:rsid w:val="00886C95"/>
    <w:rsid w:val="008870EF"/>
    <w:rsid w:val="008931BC"/>
    <w:rsid w:val="008937B3"/>
    <w:rsid w:val="008949B9"/>
    <w:rsid w:val="00895928"/>
    <w:rsid w:val="008A1EF6"/>
    <w:rsid w:val="008B1CE9"/>
    <w:rsid w:val="008B6524"/>
    <w:rsid w:val="008E2716"/>
    <w:rsid w:val="008F2160"/>
    <w:rsid w:val="008F5341"/>
    <w:rsid w:val="00903784"/>
    <w:rsid w:val="0090464E"/>
    <w:rsid w:val="00906D37"/>
    <w:rsid w:val="009218A5"/>
    <w:rsid w:val="00922242"/>
    <w:rsid w:val="00922404"/>
    <w:rsid w:val="0092428D"/>
    <w:rsid w:val="009258B7"/>
    <w:rsid w:val="009302BE"/>
    <w:rsid w:val="00942240"/>
    <w:rsid w:val="00942EA0"/>
    <w:rsid w:val="009523B9"/>
    <w:rsid w:val="00956151"/>
    <w:rsid w:val="00956BE7"/>
    <w:rsid w:val="00970536"/>
    <w:rsid w:val="00974E32"/>
    <w:rsid w:val="009761FB"/>
    <w:rsid w:val="009804DA"/>
    <w:rsid w:val="00982B3B"/>
    <w:rsid w:val="00984E87"/>
    <w:rsid w:val="00986EE7"/>
    <w:rsid w:val="00990F0E"/>
    <w:rsid w:val="009A3056"/>
    <w:rsid w:val="009A7B6C"/>
    <w:rsid w:val="009A7C02"/>
    <w:rsid w:val="009B6563"/>
    <w:rsid w:val="009C2848"/>
    <w:rsid w:val="009D0690"/>
    <w:rsid w:val="009D23D2"/>
    <w:rsid w:val="009D7378"/>
    <w:rsid w:val="009E3539"/>
    <w:rsid w:val="009E5FAC"/>
    <w:rsid w:val="00A105AF"/>
    <w:rsid w:val="00A12069"/>
    <w:rsid w:val="00A12D51"/>
    <w:rsid w:val="00A140DD"/>
    <w:rsid w:val="00A178B9"/>
    <w:rsid w:val="00A20F20"/>
    <w:rsid w:val="00A2726E"/>
    <w:rsid w:val="00A61D55"/>
    <w:rsid w:val="00A61DF5"/>
    <w:rsid w:val="00A63588"/>
    <w:rsid w:val="00A76BB0"/>
    <w:rsid w:val="00A81A23"/>
    <w:rsid w:val="00A84726"/>
    <w:rsid w:val="00AA735C"/>
    <w:rsid w:val="00AB1A7D"/>
    <w:rsid w:val="00AC309B"/>
    <w:rsid w:val="00AC667B"/>
    <w:rsid w:val="00AC7788"/>
    <w:rsid w:val="00AD4282"/>
    <w:rsid w:val="00AD5B4B"/>
    <w:rsid w:val="00AD75D5"/>
    <w:rsid w:val="00AE2775"/>
    <w:rsid w:val="00AE47FA"/>
    <w:rsid w:val="00AE4FC1"/>
    <w:rsid w:val="00AF08B8"/>
    <w:rsid w:val="00AF6296"/>
    <w:rsid w:val="00AF6E3F"/>
    <w:rsid w:val="00B057BA"/>
    <w:rsid w:val="00B15C97"/>
    <w:rsid w:val="00B177A1"/>
    <w:rsid w:val="00B20A65"/>
    <w:rsid w:val="00B233BE"/>
    <w:rsid w:val="00B23913"/>
    <w:rsid w:val="00B30456"/>
    <w:rsid w:val="00B32BB3"/>
    <w:rsid w:val="00B57247"/>
    <w:rsid w:val="00B57367"/>
    <w:rsid w:val="00B61BC9"/>
    <w:rsid w:val="00B61F50"/>
    <w:rsid w:val="00B66D61"/>
    <w:rsid w:val="00B670E3"/>
    <w:rsid w:val="00B74222"/>
    <w:rsid w:val="00B755BA"/>
    <w:rsid w:val="00B91B9E"/>
    <w:rsid w:val="00B92265"/>
    <w:rsid w:val="00B92A52"/>
    <w:rsid w:val="00B96215"/>
    <w:rsid w:val="00BA3309"/>
    <w:rsid w:val="00BA76A1"/>
    <w:rsid w:val="00BB15CB"/>
    <w:rsid w:val="00BB3C44"/>
    <w:rsid w:val="00BB5782"/>
    <w:rsid w:val="00BC0538"/>
    <w:rsid w:val="00BC4F62"/>
    <w:rsid w:val="00BC72A3"/>
    <w:rsid w:val="00BD0155"/>
    <w:rsid w:val="00BD1D84"/>
    <w:rsid w:val="00BD2704"/>
    <w:rsid w:val="00BD4C83"/>
    <w:rsid w:val="00BD4FDB"/>
    <w:rsid w:val="00BD6BB4"/>
    <w:rsid w:val="00BD748B"/>
    <w:rsid w:val="00BE0EB3"/>
    <w:rsid w:val="00BF0698"/>
    <w:rsid w:val="00C11322"/>
    <w:rsid w:val="00C14DA9"/>
    <w:rsid w:val="00C20488"/>
    <w:rsid w:val="00C21FB8"/>
    <w:rsid w:val="00C233A1"/>
    <w:rsid w:val="00C27ECF"/>
    <w:rsid w:val="00C37695"/>
    <w:rsid w:val="00C41E9F"/>
    <w:rsid w:val="00C4473E"/>
    <w:rsid w:val="00C532A9"/>
    <w:rsid w:val="00C60720"/>
    <w:rsid w:val="00C63AB9"/>
    <w:rsid w:val="00C81CE8"/>
    <w:rsid w:val="00C91834"/>
    <w:rsid w:val="00C97DC5"/>
    <w:rsid w:val="00CC2FA9"/>
    <w:rsid w:val="00CC414E"/>
    <w:rsid w:val="00CC5907"/>
    <w:rsid w:val="00CE6B0B"/>
    <w:rsid w:val="00CF1CD4"/>
    <w:rsid w:val="00CF21D2"/>
    <w:rsid w:val="00CF3303"/>
    <w:rsid w:val="00CF6492"/>
    <w:rsid w:val="00D0196B"/>
    <w:rsid w:val="00D03EA8"/>
    <w:rsid w:val="00D07EB2"/>
    <w:rsid w:val="00D172CE"/>
    <w:rsid w:val="00D2168E"/>
    <w:rsid w:val="00D238ED"/>
    <w:rsid w:val="00D2772E"/>
    <w:rsid w:val="00D30422"/>
    <w:rsid w:val="00D414A9"/>
    <w:rsid w:val="00D4347C"/>
    <w:rsid w:val="00D43BC4"/>
    <w:rsid w:val="00D55EFF"/>
    <w:rsid w:val="00D57713"/>
    <w:rsid w:val="00D71D24"/>
    <w:rsid w:val="00D731B2"/>
    <w:rsid w:val="00D805F4"/>
    <w:rsid w:val="00D87136"/>
    <w:rsid w:val="00D928A2"/>
    <w:rsid w:val="00D94B2F"/>
    <w:rsid w:val="00D959D1"/>
    <w:rsid w:val="00DA64DA"/>
    <w:rsid w:val="00DB26F3"/>
    <w:rsid w:val="00DB40E7"/>
    <w:rsid w:val="00DB7752"/>
    <w:rsid w:val="00DC25E6"/>
    <w:rsid w:val="00DC63A3"/>
    <w:rsid w:val="00DD3124"/>
    <w:rsid w:val="00DE5534"/>
    <w:rsid w:val="00DF534B"/>
    <w:rsid w:val="00E0351B"/>
    <w:rsid w:val="00E07AB7"/>
    <w:rsid w:val="00E10B2E"/>
    <w:rsid w:val="00E14293"/>
    <w:rsid w:val="00E15F14"/>
    <w:rsid w:val="00E2191E"/>
    <w:rsid w:val="00E336A4"/>
    <w:rsid w:val="00E34542"/>
    <w:rsid w:val="00E354F5"/>
    <w:rsid w:val="00E37695"/>
    <w:rsid w:val="00E44085"/>
    <w:rsid w:val="00E46BF1"/>
    <w:rsid w:val="00E514B2"/>
    <w:rsid w:val="00E53D40"/>
    <w:rsid w:val="00E56DE7"/>
    <w:rsid w:val="00E57272"/>
    <w:rsid w:val="00E60B5E"/>
    <w:rsid w:val="00E63172"/>
    <w:rsid w:val="00E6717D"/>
    <w:rsid w:val="00E67AF1"/>
    <w:rsid w:val="00E70C63"/>
    <w:rsid w:val="00E765DA"/>
    <w:rsid w:val="00E76C78"/>
    <w:rsid w:val="00E814EF"/>
    <w:rsid w:val="00E85611"/>
    <w:rsid w:val="00E86A29"/>
    <w:rsid w:val="00E8748E"/>
    <w:rsid w:val="00E92A11"/>
    <w:rsid w:val="00E959F3"/>
    <w:rsid w:val="00EA232C"/>
    <w:rsid w:val="00EB02F9"/>
    <w:rsid w:val="00EC0036"/>
    <w:rsid w:val="00EC13FB"/>
    <w:rsid w:val="00EC3DBD"/>
    <w:rsid w:val="00EC445F"/>
    <w:rsid w:val="00EC6C48"/>
    <w:rsid w:val="00ED17DC"/>
    <w:rsid w:val="00ED2828"/>
    <w:rsid w:val="00ED448C"/>
    <w:rsid w:val="00EE0F34"/>
    <w:rsid w:val="00F01D58"/>
    <w:rsid w:val="00F02D01"/>
    <w:rsid w:val="00F03730"/>
    <w:rsid w:val="00F0549C"/>
    <w:rsid w:val="00F06039"/>
    <w:rsid w:val="00F073D5"/>
    <w:rsid w:val="00F1208D"/>
    <w:rsid w:val="00F1704B"/>
    <w:rsid w:val="00F309AB"/>
    <w:rsid w:val="00F3147A"/>
    <w:rsid w:val="00F34796"/>
    <w:rsid w:val="00F50FC5"/>
    <w:rsid w:val="00F64346"/>
    <w:rsid w:val="00F66757"/>
    <w:rsid w:val="00F67496"/>
    <w:rsid w:val="00F80615"/>
    <w:rsid w:val="00F81BFC"/>
    <w:rsid w:val="00F823CF"/>
    <w:rsid w:val="00F85B60"/>
    <w:rsid w:val="00F936A9"/>
    <w:rsid w:val="00F93C07"/>
    <w:rsid w:val="00F9403F"/>
    <w:rsid w:val="00FA6340"/>
    <w:rsid w:val="00FB0604"/>
    <w:rsid w:val="00FB53E5"/>
    <w:rsid w:val="00FB69DE"/>
    <w:rsid w:val="00FB7F00"/>
    <w:rsid w:val="00FC63DD"/>
    <w:rsid w:val="00FC6C5F"/>
    <w:rsid w:val="00FC6EE3"/>
    <w:rsid w:val="00FC741B"/>
    <w:rsid w:val="00FD61E8"/>
    <w:rsid w:val="00FD742E"/>
    <w:rsid w:val="00FE1567"/>
    <w:rsid w:val="00FE49D7"/>
    <w:rsid w:val="00FE7D9D"/>
    <w:rsid w:val="00FF1FA9"/>
    <w:rsid w:val="219B9AF5"/>
    <w:rsid w:val="22F6A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A6856"/>
  <w15:chartTrackingRefBased/>
  <w15:docId w15:val="{97AA3FF0-49F8-4EED-810A-C43980792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384"/>
    <w:pPr>
      <w:spacing w:after="0" w:line="240" w:lineRule="auto"/>
    </w:pPr>
    <w:rPr>
      <w:rFonts w:ascii="Times New Roman" w:eastAsia="Times New Roman" w:hAnsi="Times New Roman" w:cs="Times New Roman"/>
      <w:sz w:val="24"/>
      <w:szCs w:val="24"/>
      <w:lang w:val="lv-LV" w:eastAsia="lv-LV"/>
    </w:rPr>
  </w:style>
  <w:style w:type="paragraph" w:styleId="Heading1">
    <w:name w:val="heading 1"/>
    <w:basedOn w:val="Normal"/>
    <w:next w:val="Normal"/>
    <w:link w:val="Heading1Char"/>
    <w:uiPriority w:val="9"/>
    <w:qFormat/>
    <w:rsid w:val="0001325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1325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1325B"/>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s">
    <w:name w:val="Teksts"/>
    <w:basedOn w:val="Normal"/>
    <w:link w:val="TekstsChar"/>
    <w:qFormat/>
    <w:rsid w:val="004C2940"/>
    <w:pPr>
      <w:spacing w:line="360" w:lineRule="auto"/>
      <w:ind w:firstLine="567"/>
      <w:jc w:val="both"/>
    </w:pPr>
    <w:rPr>
      <w:szCs w:val="28"/>
    </w:rPr>
  </w:style>
  <w:style w:type="paragraph" w:customStyle="1" w:styleId="nodaasvirsraksts">
    <w:name w:val="nodaļas virsraksts"/>
    <w:basedOn w:val="Teksts"/>
    <w:link w:val="nodaasvirsrakstsChar"/>
    <w:qFormat/>
    <w:rsid w:val="00A61D55"/>
    <w:pPr>
      <w:spacing w:after="480"/>
      <w:ind w:firstLine="0"/>
    </w:pPr>
    <w:rPr>
      <w:b/>
      <w:caps/>
      <w:sz w:val="28"/>
    </w:rPr>
  </w:style>
  <w:style w:type="paragraph" w:customStyle="1" w:styleId="apaknodaasvirsraksts">
    <w:name w:val="apakšnodaļas virsraksts"/>
    <w:basedOn w:val="nodaasvirsraksts"/>
    <w:link w:val="apaknodaasvirsrakstsChar"/>
    <w:qFormat/>
    <w:rsid w:val="00A61D55"/>
    <w:pPr>
      <w:spacing w:before="480"/>
    </w:pPr>
    <w:rPr>
      <w:caps w:val="0"/>
      <w:sz w:val="24"/>
    </w:rPr>
  </w:style>
  <w:style w:type="character" w:customStyle="1" w:styleId="TekstsChar">
    <w:name w:val="Teksts Char"/>
    <w:basedOn w:val="DefaultParagraphFont"/>
    <w:link w:val="Teksts"/>
    <w:rsid w:val="004C2940"/>
    <w:rPr>
      <w:rFonts w:ascii="Times New Roman" w:eastAsia="Times New Roman" w:hAnsi="Times New Roman" w:cs="Times New Roman"/>
      <w:sz w:val="24"/>
      <w:szCs w:val="28"/>
      <w:lang w:val="lv-LV" w:eastAsia="lv-LV"/>
    </w:rPr>
  </w:style>
  <w:style w:type="character" w:customStyle="1" w:styleId="nodaasvirsrakstsChar">
    <w:name w:val="nodaļas virsraksts Char"/>
    <w:basedOn w:val="TekstsChar"/>
    <w:link w:val="nodaasvirsraksts"/>
    <w:rsid w:val="00A61D55"/>
    <w:rPr>
      <w:rFonts w:ascii="Times New Roman" w:eastAsia="Times New Roman" w:hAnsi="Times New Roman" w:cs="Times New Roman"/>
      <w:b/>
      <w:caps/>
      <w:sz w:val="28"/>
      <w:szCs w:val="28"/>
      <w:lang w:val="lv-LV" w:eastAsia="lv-LV"/>
    </w:rPr>
  </w:style>
  <w:style w:type="character" w:customStyle="1" w:styleId="Heading1Char">
    <w:name w:val="Heading 1 Char"/>
    <w:basedOn w:val="DefaultParagraphFont"/>
    <w:link w:val="Heading1"/>
    <w:uiPriority w:val="9"/>
    <w:rsid w:val="0001325B"/>
    <w:rPr>
      <w:rFonts w:asciiTheme="majorHAnsi" w:eastAsiaTheme="majorEastAsia" w:hAnsiTheme="majorHAnsi" w:cstheme="majorBidi"/>
      <w:color w:val="365F91" w:themeColor="accent1" w:themeShade="BF"/>
      <w:sz w:val="32"/>
      <w:szCs w:val="32"/>
      <w:lang w:val="lv-LV" w:eastAsia="lv-LV"/>
    </w:rPr>
  </w:style>
  <w:style w:type="character" w:customStyle="1" w:styleId="apaknodaasvirsrakstsChar">
    <w:name w:val="apakšnodaļas virsraksts Char"/>
    <w:basedOn w:val="nodaasvirsrakstsChar"/>
    <w:link w:val="apaknodaasvirsraksts"/>
    <w:rsid w:val="00A61D55"/>
    <w:rPr>
      <w:rFonts w:ascii="Times New Roman" w:eastAsia="Times New Roman" w:hAnsi="Times New Roman" w:cs="Times New Roman"/>
      <w:b/>
      <w:caps w:val="0"/>
      <w:sz w:val="24"/>
      <w:szCs w:val="28"/>
      <w:lang w:val="lv-LV" w:eastAsia="lv-LV"/>
    </w:rPr>
  </w:style>
  <w:style w:type="paragraph" w:styleId="TOC9">
    <w:name w:val="toc 9"/>
    <w:basedOn w:val="Normal"/>
    <w:next w:val="Normal"/>
    <w:autoRedefine/>
    <w:uiPriority w:val="39"/>
    <w:semiHidden/>
    <w:unhideWhenUsed/>
    <w:rsid w:val="0001325B"/>
    <w:pPr>
      <w:spacing w:after="100"/>
      <w:ind w:left="1920"/>
    </w:pPr>
  </w:style>
  <w:style w:type="character" w:customStyle="1" w:styleId="Heading2Char">
    <w:name w:val="Heading 2 Char"/>
    <w:basedOn w:val="DefaultParagraphFont"/>
    <w:link w:val="Heading2"/>
    <w:uiPriority w:val="9"/>
    <w:semiHidden/>
    <w:rsid w:val="0001325B"/>
    <w:rPr>
      <w:rFonts w:asciiTheme="majorHAnsi" w:eastAsiaTheme="majorEastAsia" w:hAnsiTheme="majorHAnsi" w:cstheme="majorBidi"/>
      <w:color w:val="365F91" w:themeColor="accent1" w:themeShade="BF"/>
      <w:sz w:val="26"/>
      <w:szCs w:val="26"/>
      <w:lang w:val="lv-LV" w:eastAsia="lv-LV"/>
    </w:rPr>
  </w:style>
  <w:style w:type="character" w:customStyle="1" w:styleId="Heading3Char">
    <w:name w:val="Heading 3 Char"/>
    <w:basedOn w:val="DefaultParagraphFont"/>
    <w:link w:val="Heading3"/>
    <w:uiPriority w:val="9"/>
    <w:semiHidden/>
    <w:rsid w:val="0001325B"/>
    <w:rPr>
      <w:rFonts w:asciiTheme="majorHAnsi" w:eastAsiaTheme="majorEastAsia" w:hAnsiTheme="majorHAnsi" w:cstheme="majorBidi"/>
      <w:color w:val="243F60" w:themeColor="accent1" w:themeShade="7F"/>
      <w:sz w:val="24"/>
      <w:szCs w:val="24"/>
      <w:lang w:val="lv-LV" w:eastAsia="lv-LV"/>
    </w:rPr>
  </w:style>
  <w:style w:type="paragraph" w:styleId="TOC1">
    <w:name w:val="toc 1"/>
    <w:basedOn w:val="Normal"/>
    <w:next w:val="Normal"/>
    <w:autoRedefine/>
    <w:uiPriority w:val="39"/>
    <w:unhideWhenUsed/>
    <w:rsid w:val="0001325B"/>
    <w:pPr>
      <w:spacing w:after="100"/>
    </w:pPr>
  </w:style>
  <w:style w:type="character" w:styleId="Hyperlink">
    <w:name w:val="Hyperlink"/>
    <w:basedOn w:val="DefaultParagraphFont"/>
    <w:uiPriority w:val="99"/>
    <w:unhideWhenUsed/>
    <w:rsid w:val="0001325B"/>
    <w:rPr>
      <w:color w:val="0000FF" w:themeColor="hyperlink"/>
      <w:u w:val="single"/>
    </w:rPr>
  </w:style>
  <w:style w:type="paragraph" w:styleId="Header">
    <w:name w:val="header"/>
    <w:basedOn w:val="Normal"/>
    <w:link w:val="HeaderChar"/>
    <w:uiPriority w:val="99"/>
    <w:unhideWhenUsed/>
    <w:rsid w:val="0001325B"/>
    <w:pPr>
      <w:tabs>
        <w:tab w:val="center" w:pos="4680"/>
        <w:tab w:val="right" w:pos="9360"/>
      </w:tabs>
    </w:pPr>
  </w:style>
  <w:style w:type="character" w:customStyle="1" w:styleId="HeaderChar">
    <w:name w:val="Header Char"/>
    <w:basedOn w:val="DefaultParagraphFont"/>
    <w:link w:val="Header"/>
    <w:uiPriority w:val="99"/>
    <w:rsid w:val="0001325B"/>
    <w:rPr>
      <w:rFonts w:ascii="Times New Roman" w:eastAsia="Times New Roman" w:hAnsi="Times New Roman" w:cs="Times New Roman"/>
      <w:sz w:val="24"/>
      <w:szCs w:val="24"/>
      <w:lang w:val="lv-LV" w:eastAsia="lv-LV"/>
    </w:rPr>
  </w:style>
  <w:style w:type="paragraph" w:styleId="Footer">
    <w:name w:val="footer"/>
    <w:basedOn w:val="Normal"/>
    <w:link w:val="FooterChar"/>
    <w:uiPriority w:val="99"/>
    <w:unhideWhenUsed/>
    <w:rsid w:val="0001325B"/>
    <w:pPr>
      <w:tabs>
        <w:tab w:val="center" w:pos="4680"/>
        <w:tab w:val="right" w:pos="9360"/>
      </w:tabs>
    </w:pPr>
  </w:style>
  <w:style w:type="character" w:customStyle="1" w:styleId="FooterChar">
    <w:name w:val="Footer Char"/>
    <w:basedOn w:val="DefaultParagraphFont"/>
    <w:link w:val="Footer"/>
    <w:uiPriority w:val="99"/>
    <w:rsid w:val="0001325B"/>
    <w:rPr>
      <w:rFonts w:ascii="Times New Roman" w:eastAsia="Times New Roman" w:hAnsi="Times New Roman" w:cs="Times New Roman"/>
      <w:sz w:val="24"/>
      <w:szCs w:val="24"/>
      <w:lang w:val="lv-LV" w:eastAsia="lv-LV"/>
    </w:rPr>
  </w:style>
  <w:style w:type="paragraph" w:customStyle="1" w:styleId="tabulasvirsraksts">
    <w:name w:val="tabulas virsraksts"/>
    <w:basedOn w:val="Normal"/>
    <w:link w:val="tabulasvirsrakstsChar"/>
    <w:qFormat/>
    <w:rsid w:val="00631A83"/>
    <w:pPr>
      <w:jc w:val="center"/>
    </w:pPr>
    <w:rPr>
      <w:b/>
      <w:sz w:val="22"/>
      <w:szCs w:val="28"/>
    </w:rPr>
  </w:style>
  <w:style w:type="paragraph" w:customStyle="1" w:styleId="attlavirsraksts">
    <w:name w:val="attēla virsraksts"/>
    <w:basedOn w:val="tabulasvirsraksts"/>
    <w:link w:val="attlavirsrakstsChar"/>
    <w:qFormat/>
    <w:rsid w:val="00631A83"/>
  </w:style>
  <w:style w:type="character" w:customStyle="1" w:styleId="tabulasvirsrakstsChar">
    <w:name w:val="tabulas virsraksts Char"/>
    <w:basedOn w:val="DefaultParagraphFont"/>
    <w:link w:val="tabulasvirsraksts"/>
    <w:rsid w:val="00631A83"/>
    <w:rPr>
      <w:rFonts w:ascii="Times New Roman" w:eastAsia="Times New Roman" w:hAnsi="Times New Roman" w:cs="Times New Roman"/>
      <w:b/>
      <w:szCs w:val="28"/>
      <w:lang w:val="lv-LV" w:eastAsia="lv-LV"/>
    </w:rPr>
  </w:style>
  <w:style w:type="character" w:customStyle="1" w:styleId="attlavirsrakstsChar">
    <w:name w:val="attēla virsraksts Char"/>
    <w:basedOn w:val="tabulasvirsrakstsChar"/>
    <w:link w:val="attlavirsraksts"/>
    <w:rsid w:val="00631A83"/>
    <w:rPr>
      <w:rFonts w:ascii="Times New Roman" w:eastAsia="Times New Roman" w:hAnsi="Times New Roman" w:cs="Times New Roman"/>
      <w:b/>
      <w:szCs w:val="28"/>
      <w:lang w:val="lv-LV" w:eastAsia="lv-LV"/>
    </w:rPr>
  </w:style>
  <w:style w:type="paragraph" w:styleId="BalloonText">
    <w:name w:val="Balloon Text"/>
    <w:basedOn w:val="Normal"/>
    <w:link w:val="BalloonTextChar"/>
    <w:uiPriority w:val="99"/>
    <w:semiHidden/>
    <w:unhideWhenUsed/>
    <w:rsid w:val="00627D9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D9C"/>
    <w:rPr>
      <w:rFonts w:ascii="Segoe UI" w:eastAsia="Times New Roman" w:hAnsi="Segoe UI" w:cs="Segoe UI"/>
      <w:sz w:val="18"/>
      <w:szCs w:val="18"/>
      <w:lang w:val="lv-LV" w:eastAsia="lv-LV"/>
    </w:rPr>
  </w:style>
  <w:style w:type="paragraph" w:styleId="Caption">
    <w:name w:val="caption"/>
    <w:basedOn w:val="Normal"/>
    <w:next w:val="Normal"/>
    <w:uiPriority w:val="35"/>
    <w:unhideWhenUsed/>
    <w:qFormat/>
    <w:rsid w:val="00E959F3"/>
    <w:pPr>
      <w:spacing w:after="200"/>
    </w:pPr>
    <w:rPr>
      <w:i/>
      <w:iCs/>
      <w:color w:val="1F497D" w:themeColor="text2"/>
      <w:sz w:val="18"/>
      <w:szCs w:val="18"/>
    </w:rPr>
  </w:style>
  <w:style w:type="table" w:styleId="TableGrid">
    <w:name w:val="Table Grid"/>
    <w:basedOn w:val="TableNormal"/>
    <w:uiPriority w:val="59"/>
    <w:rsid w:val="00FC74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6A4F93"/>
    <w:pPr>
      <w:spacing w:after="100"/>
      <w:ind w:left="240"/>
    </w:pPr>
  </w:style>
  <w:style w:type="paragraph" w:styleId="EndnoteText">
    <w:name w:val="endnote text"/>
    <w:basedOn w:val="Normal"/>
    <w:link w:val="EndnoteTextChar"/>
    <w:uiPriority w:val="99"/>
    <w:semiHidden/>
    <w:unhideWhenUsed/>
    <w:rsid w:val="00956151"/>
    <w:rPr>
      <w:sz w:val="20"/>
      <w:szCs w:val="20"/>
    </w:rPr>
  </w:style>
  <w:style w:type="character" w:customStyle="1" w:styleId="EndnoteTextChar">
    <w:name w:val="Endnote Text Char"/>
    <w:basedOn w:val="DefaultParagraphFont"/>
    <w:link w:val="EndnoteText"/>
    <w:uiPriority w:val="99"/>
    <w:semiHidden/>
    <w:rsid w:val="00956151"/>
    <w:rPr>
      <w:rFonts w:ascii="Times New Roman" w:eastAsia="Times New Roman" w:hAnsi="Times New Roman" w:cs="Times New Roman"/>
      <w:sz w:val="20"/>
      <w:szCs w:val="20"/>
      <w:lang w:val="lv-LV" w:eastAsia="lv-LV"/>
    </w:rPr>
  </w:style>
  <w:style w:type="character" w:styleId="EndnoteReference">
    <w:name w:val="endnote reference"/>
    <w:basedOn w:val="DefaultParagraphFont"/>
    <w:uiPriority w:val="99"/>
    <w:semiHidden/>
    <w:unhideWhenUsed/>
    <w:rsid w:val="00956151"/>
    <w:rPr>
      <w:vertAlign w:val="superscript"/>
    </w:rPr>
  </w:style>
  <w:style w:type="paragraph" w:styleId="FootnoteText">
    <w:name w:val="footnote text"/>
    <w:basedOn w:val="Normal"/>
    <w:link w:val="FootnoteTextChar"/>
    <w:uiPriority w:val="99"/>
    <w:semiHidden/>
    <w:unhideWhenUsed/>
    <w:rsid w:val="00956151"/>
    <w:rPr>
      <w:sz w:val="20"/>
      <w:szCs w:val="20"/>
    </w:rPr>
  </w:style>
  <w:style w:type="character" w:customStyle="1" w:styleId="FootnoteTextChar">
    <w:name w:val="Footnote Text Char"/>
    <w:basedOn w:val="DefaultParagraphFont"/>
    <w:link w:val="FootnoteText"/>
    <w:uiPriority w:val="99"/>
    <w:semiHidden/>
    <w:rsid w:val="00956151"/>
    <w:rPr>
      <w:rFonts w:ascii="Times New Roman" w:eastAsia="Times New Roman" w:hAnsi="Times New Roman" w:cs="Times New Roman"/>
      <w:sz w:val="20"/>
      <w:szCs w:val="20"/>
      <w:lang w:val="lv-LV" w:eastAsia="lv-LV"/>
    </w:rPr>
  </w:style>
  <w:style w:type="character" w:styleId="FootnoteReference">
    <w:name w:val="footnote reference"/>
    <w:basedOn w:val="DefaultParagraphFont"/>
    <w:uiPriority w:val="99"/>
    <w:semiHidden/>
    <w:unhideWhenUsed/>
    <w:rsid w:val="00956151"/>
    <w:rPr>
      <w:vertAlign w:val="superscript"/>
    </w:rPr>
  </w:style>
  <w:style w:type="character" w:styleId="UnresolvedMention">
    <w:name w:val="Unresolved Mention"/>
    <w:basedOn w:val="DefaultParagraphFont"/>
    <w:uiPriority w:val="99"/>
    <w:semiHidden/>
    <w:unhideWhenUsed/>
    <w:rsid w:val="00663AE8"/>
    <w:rPr>
      <w:color w:val="605E5C"/>
      <w:shd w:val="clear" w:color="auto" w:fill="E1DFDD"/>
    </w:rPr>
  </w:style>
  <w:style w:type="paragraph" w:styleId="ListParagraph">
    <w:name w:val="List Paragraph"/>
    <w:basedOn w:val="Normal"/>
    <w:uiPriority w:val="34"/>
    <w:qFormat/>
    <w:rsid w:val="008020AD"/>
    <w:pPr>
      <w:ind w:left="720"/>
      <w:contextualSpacing/>
    </w:pPr>
  </w:style>
  <w:style w:type="character" w:styleId="FollowedHyperlink">
    <w:name w:val="FollowedHyperlink"/>
    <w:basedOn w:val="DefaultParagraphFont"/>
    <w:uiPriority w:val="99"/>
    <w:semiHidden/>
    <w:unhideWhenUsed/>
    <w:rsid w:val="00C91834"/>
    <w:rPr>
      <w:color w:val="800080" w:themeColor="followedHyperlink"/>
      <w:u w:val="single"/>
    </w:rPr>
  </w:style>
  <w:style w:type="paragraph" w:customStyle="1" w:styleId="apak-apaknodvirsr">
    <w:name w:val="apakš-apakšnod virsr"/>
    <w:basedOn w:val="apaknodaasvirsraksts"/>
    <w:qFormat/>
    <w:rsid w:val="00276DA8"/>
  </w:style>
  <w:style w:type="paragraph" w:styleId="TOC3">
    <w:name w:val="toc 3"/>
    <w:basedOn w:val="Normal"/>
    <w:next w:val="Normal"/>
    <w:autoRedefine/>
    <w:uiPriority w:val="39"/>
    <w:unhideWhenUsed/>
    <w:rsid w:val="00974E32"/>
    <w:pPr>
      <w:spacing w:after="100"/>
      <w:ind w:left="480"/>
    </w:pPr>
  </w:style>
  <w:style w:type="paragraph" w:styleId="Revision">
    <w:name w:val="Revision"/>
    <w:hidden/>
    <w:uiPriority w:val="99"/>
    <w:semiHidden/>
    <w:rsid w:val="003543DD"/>
    <w:pPr>
      <w:spacing w:after="0" w:line="240" w:lineRule="auto"/>
    </w:pPr>
    <w:rPr>
      <w:rFonts w:ascii="Times New Roman" w:eastAsia="Times New Roman" w:hAnsi="Times New Roman" w:cs="Times New Roman"/>
      <w:sz w:val="24"/>
      <w:szCs w:val="24"/>
      <w:lang w:val="lv-LV" w:eastAsia="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5507287">
      <w:bodyDiv w:val="1"/>
      <w:marLeft w:val="0"/>
      <w:marRight w:val="0"/>
      <w:marTop w:val="0"/>
      <w:marBottom w:val="0"/>
      <w:divBdr>
        <w:top w:val="none" w:sz="0" w:space="0" w:color="auto"/>
        <w:left w:val="none" w:sz="0" w:space="0" w:color="auto"/>
        <w:bottom w:val="none" w:sz="0" w:space="0" w:color="auto"/>
        <w:right w:val="none" w:sz="0" w:space="0" w:color="auto"/>
      </w:divBdr>
    </w:div>
    <w:div w:id="1939175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hyperlink" Target="https://www.dataversity.net/data-warehouse-past-presen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termini.lza.lv/term.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Lid</b:Tag>
    <b:SourceType>Book</b:SourceType>
    <b:Guid>{C82E4960-A020-458F-9C10-9FBA4F0CCF7C}</b:Guid>
    <b:Author>
      <b:Author>
        <b:NameList>
          <b:Person>
            <b:Last>Wang</b:Last>
            <b:First>Lidong</b:First>
          </b:Person>
        </b:NameList>
      </b:Author>
    </b:Author>
    <b:RefOrder>1</b:RefOrder>
  </b:Source>
</b:Sources>
</file>

<file path=customXml/itemProps1.xml><?xml version="1.0" encoding="utf-8"?>
<ds:datastoreItem xmlns:ds="http://schemas.openxmlformats.org/officeDocument/2006/customXml" ds:itemID="{834BBBF6-699A-4F8A-AF47-3FBBC7A61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Pages>
  <Words>13616</Words>
  <Characters>77616</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Lauma Svilpe</dc:creator>
  <cp:keywords/>
  <dc:description/>
  <cp:lastModifiedBy>Lauma Svilpe</cp:lastModifiedBy>
  <cp:revision>274</cp:revision>
  <dcterms:created xsi:type="dcterms:W3CDTF">2020-03-16T10:23:00Z</dcterms:created>
  <dcterms:modified xsi:type="dcterms:W3CDTF">2020-05-23T21:06:00Z</dcterms:modified>
</cp:coreProperties>
</file>